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0EC7" w14:textId="44AF0397" w:rsidR="00D66903" w:rsidRPr="00713D98" w:rsidRDefault="00E947DA">
      <w:pPr>
        <w:spacing w:before="400" w:after="400" w:line="360" w:lineRule="auto"/>
        <w:jc w:val="center"/>
        <w:rPr>
          <w:rFonts w:hint="eastAsia"/>
        </w:rPr>
      </w:pPr>
      <w:r w:rsidRPr="00713D98">
        <w:rPr>
          <w:rFonts w:ascii="黑体" w:eastAsia="黑体" w:hAnsi="黑体" w:cs="黑体" w:hint="eastAsia"/>
          <w:b/>
          <w:bCs/>
          <w:sz w:val="36"/>
          <w:szCs w:val="36"/>
        </w:rPr>
        <w:t>采</w:t>
      </w:r>
      <w:r w:rsidR="00B1103D" w:rsidRPr="00713D98">
        <w:rPr>
          <w:rFonts w:ascii="黑体" w:eastAsia="黑体" w:hAnsi="黑体" w:cs="黑体" w:hint="eastAsia"/>
          <w:b/>
          <w:bCs/>
          <w:sz w:val="36"/>
          <w:szCs w:val="36"/>
        </w:rPr>
        <w:t xml:space="preserve"> </w:t>
      </w:r>
      <w:r w:rsidRPr="00713D98">
        <w:rPr>
          <w:rFonts w:ascii="黑体" w:eastAsia="黑体" w:hAnsi="黑体" w:cs="黑体" w:hint="eastAsia"/>
          <w:b/>
          <w:bCs/>
          <w:sz w:val="36"/>
          <w:szCs w:val="36"/>
        </w:rPr>
        <w:t>购</w:t>
      </w:r>
      <w:r w:rsidR="00B1103D" w:rsidRPr="00713D98">
        <w:rPr>
          <w:rFonts w:ascii="黑体" w:eastAsia="黑体" w:hAnsi="黑体" w:cs="黑体" w:hint="eastAsia"/>
          <w:b/>
          <w:bCs/>
          <w:sz w:val="36"/>
          <w:szCs w:val="36"/>
        </w:rPr>
        <w:t xml:space="preserve"> </w:t>
      </w:r>
      <w:r w:rsidRPr="00713D98">
        <w:rPr>
          <w:rFonts w:ascii="黑体" w:eastAsia="黑体" w:hAnsi="黑体" w:cs="黑体" w:hint="eastAsia"/>
          <w:b/>
          <w:bCs/>
          <w:sz w:val="36"/>
          <w:szCs w:val="36"/>
        </w:rPr>
        <w:t>订</w:t>
      </w:r>
      <w:r w:rsidR="00B1103D" w:rsidRPr="00713D98">
        <w:rPr>
          <w:rFonts w:ascii="黑体" w:eastAsia="黑体" w:hAnsi="黑体" w:cs="黑体" w:hint="eastAsia"/>
          <w:b/>
          <w:bCs/>
          <w:sz w:val="36"/>
          <w:szCs w:val="36"/>
        </w:rPr>
        <w:t xml:space="preserve"> </w:t>
      </w:r>
      <w:r w:rsidRPr="00713D98">
        <w:rPr>
          <w:rFonts w:ascii="黑体" w:eastAsia="黑体" w:hAnsi="黑体" w:cs="黑体" w:hint="eastAsia"/>
          <w:b/>
          <w:bCs/>
          <w:sz w:val="36"/>
          <w:szCs w:val="36"/>
        </w:rPr>
        <w:t>单</w:t>
      </w:r>
    </w:p>
    <w:p w14:paraId="026BCE80" w14:textId="77777777" w:rsidR="00D66903" w:rsidRPr="00713D98" w:rsidRDefault="0020505A">
      <w:pPr>
        <w:spacing w:after="120" w:line="360" w:lineRule="auto"/>
        <w:rPr>
          <w:rFonts w:hint="eastAsia"/>
        </w:rPr>
      </w:pPr>
      <w:r w:rsidRPr="00713D98">
        <w:rPr>
          <w:b/>
          <w:bCs/>
        </w:rPr>
        <w:t>买方：</w:t>
      </w:r>
      <w:r w:rsidRPr="005472C5">
        <w:rPr>
          <w:rFonts w:hint="eastAsia"/>
          <w:b/>
          <w:bCs/>
        </w:rPr>
        <w:t>______________________________</w:t>
      </w:r>
      <w:r w:rsidRPr="00713D98">
        <w:t xml:space="preserve">                    合同号：</w:t>
      </w:r>
      <w:r w:rsidRPr="005472C5">
        <w:rPr>
          <w:rFonts w:hint="eastAsia"/>
          <w:b/>
          <w:bCs/>
        </w:rPr>
        <w:t>____________</w:t>
      </w:r>
    </w:p>
    <w:p w14:paraId="7CDDAEAE" w14:textId="77777777" w:rsidR="00D66903" w:rsidRPr="00713D98" w:rsidRDefault="0020505A">
      <w:pPr>
        <w:spacing w:after="120" w:line="360" w:lineRule="auto"/>
        <w:rPr>
          <w:rFonts w:hint="eastAsia"/>
        </w:rPr>
      </w:pPr>
      <w:r w:rsidRPr="00713D98">
        <w:t>地址：</w:t>
      </w:r>
      <w:r w:rsidRPr="005472C5">
        <w:rPr>
          <w:rFonts w:hint="eastAsia"/>
          <w:b/>
          <w:bCs/>
        </w:rPr>
        <w:t>______________________________</w:t>
      </w:r>
      <w:r w:rsidRPr="00713D98">
        <w:t xml:space="preserve">                    签订时间：</w:t>
      </w:r>
      <w:r w:rsidRPr="005472C5">
        <w:rPr>
          <w:rFonts w:hint="eastAsia"/>
          <w:b/>
          <w:bCs/>
        </w:rPr>
        <w:t>____年__月__日</w:t>
      </w:r>
    </w:p>
    <w:p w14:paraId="2082D0CB" w14:textId="77777777" w:rsidR="00A91B5E" w:rsidRPr="00713D98" w:rsidRDefault="00A91B5E">
      <w:pPr>
        <w:spacing w:after="120" w:line="360" w:lineRule="auto"/>
        <w:rPr>
          <w:rFonts w:hint="eastAsia"/>
        </w:rPr>
      </w:pPr>
    </w:p>
    <w:p w14:paraId="4C285ECC" w14:textId="2EF5A334" w:rsidR="00D66903" w:rsidRPr="00713D98" w:rsidRDefault="0020505A">
      <w:pPr>
        <w:spacing w:after="120" w:line="360" w:lineRule="auto"/>
        <w:rPr>
          <w:rFonts w:hint="eastAsia"/>
        </w:rPr>
      </w:pPr>
      <w:r w:rsidRPr="00713D98">
        <w:rPr>
          <w:b/>
          <w:bCs/>
        </w:rPr>
        <w:t>卖方：</w:t>
      </w:r>
      <w:r w:rsidRPr="005472C5">
        <w:rPr>
          <w:rFonts w:hint="eastAsia"/>
          <w:b/>
          <w:bCs/>
        </w:rPr>
        <w:t>______________________________</w:t>
      </w:r>
    </w:p>
    <w:p w14:paraId="43C9A282" w14:textId="77777777" w:rsidR="00D66903" w:rsidRPr="00713D98" w:rsidRDefault="0020505A">
      <w:pPr>
        <w:spacing w:after="120" w:line="360" w:lineRule="auto"/>
        <w:rPr>
          <w:rFonts w:hint="eastAsia"/>
        </w:rPr>
      </w:pPr>
      <w:r w:rsidRPr="00713D98">
        <w:t>地址：</w:t>
      </w:r>
      <w:r w:rsidRPr="005472C5">
        <w:rPr>
          <w:rFonts w:hint="eastAsia"/>
          <w:b/>
          <w:bCs/>
        </w:rPr>
        <w:t>______________________________</w:t>
      </w:r>
    </w:p>
    <w:p w14:paraId="296C2C5F" w14:textId="33AA4722" w:rsidR="00D66903" w:rsidRPr="00713D98" w:rsidRDefault="0020505A">
      <w:pPr>
        <w:spacing w:after="120" w:line="360" w:lineRule="auto"/>
        <w:rPr>
          <w:rFonts w:hint="eastAsia"/>
        </w:rPr>
      </w:pPr>
      <w:r w:rsidRPr="00713D98">
        <w:t>电话：</w:t>
      </w:r>
      <w:r w:rsidRPr="005472C5">
        <w:rPr>
          <w:rFonts w:hint="eastAsia"/>
          <w:b/>
          <w:bCs/>
        </w:rPr>
        <w:t>______________</w:t>
      </w:r>
    </w:p>
    <w:p w14:paraId="35EEF581" w14:textId="77777777" w:rsidR="00D66903" w:rsidRDefault="00D66903">
      <w:pPr>
        <w:spacing w:after="200"/>
        <w:rPr>
          <w:rFonts w:hint="eastAsia"/>
        </w:rPr>
      </w:pPr>
    </w:p>
    <w:p w14:paraId="2B4D2A29" w14:textId="77777777" w:rsidR="00D66903" w:rsidRDefault="0020505A">
      <w:pPr>
        <w:spacing w:after="120" w:line="360" w:lineRule="auto"/>
        <w:ind w:firstLine="420"/>
        <w:rPr>
          <w:rFonts w:hint="eastAsia"/>
        </w:rPr>
      </w:pPr>
      <w:r>
        <w:t>本合同是由买卖双方根据《中华人民共和国民法典》及相关法律法规之规定订立，并承诺共同遵照执行。</w:t>
      </w:r>
    </w:p>
    <w:p w14:paraId="4A5727A2" w14:textId="77777777" w:rsidR="00D66903" w:rsidRDefault="0020505A">
      <w:pPr>
        <w:spacing w:before="200" w:after="120" w:line="360" w:lineRule="auto"/>
        <w:rPr>
          <w:rFonts w:hint="eastAsia"/>
        </w:rPr>
      </w:pPr>
      <w:r>
        <w:rPr>
          <w:b/>
          <w:bCs/>
        </w:rPr>
        <w:t>一、货物名称、规格、数量和价格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132"/>
        <w:gridCol w:w="56"/>
        <w:gridCol w:w="1380"/>
        <w:gridCol w:w="830"/>
        <w:gridCol w:w="1187"/>
        <w:gridCol w:w="1187"/>
        <w:gridCol w:w="2660"/>
      </w:tblGrid>
      <w:tr w:rsidR="00D66903" w14:paraId="31546463" w14:textId="77777777" w:rsidTr="00A91B5E">
        <w:tc>
          <w:tcPr>
            <w:tcW w:w="594"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C98494C" w14:textId="77777777" w:rsidR="00D66903" w:rsidRDefault="0020505A">
            <w:pPr>
              <w:spacing w:line="300" w:lineRule="auto"/>
              <w:jc w:val="center"/>
              <w:rPr>
                <w:rFonts w:hint="eastAsia"/>
              </w:rPr>
            </w:pPr>
            <w:r>
              <w:rPr>
                <w:b/>
                <w:bCs/>
              </w:rPr>
              <w:t>序号</w:t>
            </w:r>
          </w:p>
        </w:tc>
        <w:tc>
          <w:tcPr>
            <w:tcW w:w="1188" w:type="dxa"/>
            <w:gridSpan w:val="2"/>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9409B1C" w14:textId="77777777" w:rsidR="00D66903" w:rsidRDefault="0020505A">
            <w:pPr>
              <w:spacing w:line="300" w:lineRule="auto"/>
              <w:jc w:val="center"/>
              <w:rPr>
                <w:rFonts w:hint="eastAsia"/>
              </w:rPr>
            </w:pPr>
            <w:r>
              <w:rPr>
                <w:b/>
                <w:bCs/>
              </w:rPr>
              <w:t>产品名称</w:t>
            </w:r>
          </w:p>
        </w:tc>
        <w:tc>
          <w:tcPr>
            <w:tcW w:w="138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E8B6B58" w14:textId="77777777" w:rsidR="00D66903" w:rsidRDefault="0020505A">
            <w:pPr>
              <w:spacing w:line="300" w:lineRule="auto"/>
              <w:jc w:val="center"/>
              <w:rPr>
                <w:rFonts w:hint="eastAsia"/>
              </w:rPr>
            </w:pPr>
            <w:r>
              <w:rPr>
                <w:b/>
                <w:bCs/>
              </w:rPr>
              <w:t>规格/型号</w:t>
            </w:r>
          </w:p>
        </w:tc>
        <w:tc>
          <w:tcPr>
            <w:tcW w:w="83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5A1F791" w14:textId="77777777" w:rsidR="00D66903" w:rsidRDefault="0020505A">
            <w:pPr>
              <w:spacing w:line="300" w:lineRule="auto"/>
              <w:jc w:val="center"/>
              <w:rPr>
                <w:rFonts w:hint="eastAsia"/>
              </w:rPr>
            </w:pPr>
            <w:r>
              <w:rPr>
                <w:b/>
                <w:bCs/>
              </w:rPr>
              <w:t>单位</w:t>
            </w:r>
          </w:p>
        </w:tc>
        <w:tc>
          <w:tcPr>
            <w:tcW w:w="1187"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1A36565" w14:textId="2AD7123B" w:rsidR="00D66903" w:rsidRDefault="0020505A">
            <w:pPr>
              <w:spacing w:line="300" w:lineRule="auto"/>
              <w:jc w:val="center"/>
              <w:rPr>
                <w:rFonts w:hint="eastAsia"/>
              </w:rPr>
            </w:pPr>
            <w:r>
              <w:rPr>
                <w:b/>
                <w:bCs/>
              </w:rPr>
              <w:t>单价（元</w:t>
            </w:r>
            <w:r w:rsidR="00A91B5E">
              <w:rPr>
                <w:rFonts w:hint="eastAsia"/>
                <w:b/>
                <w:bCs/>
              </w:rPr>
              <w:t>/船套</w:t>
            </w:r>
            <w:r>
              <w:rPr>
                <w:b/>
                <w:bCs/>
              </w:rPr>
              <w:t>）</w:t>
            </w:r>
          </w:p>
        </w:tc>
        <w:tc>
          <w:tcPr>
            <w:tcW w:w="1187"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475A6DD" w14:textId="77777777" w:rsidR="00D66903" w:rsidRDefault="0020505A">
            <w:pPr>
              <w:spacing w:line="300" w:lineRule="auto"/>
              <w:jc w:val="center"/>
              <w:rPr>
                <w:rFonts w:hint="eastAsia"/>
              </w:rPr>
            </w:pPr>
            <w:r>
              <w:rPr>
                <w:b/>
                <w:bCs/>
              </w:rPr>
              <w:t>总金额（元）</w:t>
            </w:r>
          </w:p>
        </w:tc>
        <w:tc>
          <w:tcPr>
            <w:tcW w:w="26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08F3797" w14:textId="77777777" w:rsidR="00D66903" w:rsidRDefault="0020505A">
            <w:pPr>
              <w:spacing w:line="300" w:lineRule="auto"/>
              <w:jc w:val="center"/>
              <w:rPr>
                <w:rFonts w:hint="eastAsia"/>
              </w:rPr>
            </w:pPr>
            <w:r>
              <w:rPr>
                <w:b/>
                <w:bCs/>
              </w:rPr>
              <w:t>备注</w:t>
            </w:r>
          </w:p>
        </w:tc>
      </w:tr>
      <w:tr w:rsidR="00D66903" w14:paraId="348B5DD0" w14:textId="77777777" w:rsidTr="00A91B5E">
        <w:tc>
          <w:tcPr>
            <w:tcW w:w="5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9BFD37" w14:textId="77777777" w:rsidR="00D66903" w:rsidRDefault="0020505A">
            <w:pPr>
              <w:spacing w:line="300" w:lineRule="auto"/>
              <w:jc w:val="center"/>
              <w:rPr>
                <w:rFonts w:hint="eastAsia"/>
              </w:rPr>
            </w:pPr>
            <w:r>
              <w:t>1</w:t>
            </w:r>
          </w:p>
        </w:tc>
        <w:tc>
          <w:tcPr>
            <w:tcW w:w="118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4DD2E4" w14:textId="77777777" w:rsidR="00D66903" w:rsidRDefault="0020505A">
            <w:pPr>
              <w:spacing w:line="300" w:lineRule="auto"/>
              <w:jc w:val="center"/>
              <w:rPr>
                <w:rFonts w:hint="eastAsia"/>
              </w:rPr>
            </w:pPr>
            <w:r>
              <w:rPr>
                <w:color w:val="FF0000"/>
              </w:rPr>
              <w:t>______</w:t>
            </w:r>
          </w:p>
        </w:tc>
        <w:tc>
          <w:tcPr>
            <w:tcW w:w="13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A0393D" w14:textId="77777777" w:rsidR="00D66903" w:rsidRDefault="0020505A">
            <w:pPr>
              <w:spacing w:line="300" w:lineRule="auto"/>
              <w:jc w:val="center"/>
              <w:rPr>
                <w:rFonts w:hint="eastAsia"/>
              </w:rPr>
            </w:pPr>
            <w:r>
              <w:rPr>
                <w:color w:val="FF0000"/>
              </w:rPr>
              <w:t>______</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C0ACC8" w14:textId="77777777" w:rsidR="00D66903" w:rsidRDefault="0020505A">
            <w:pPr>
              <w:spacing w:line="300" w:lineRule="auto"/>
              <w:jc w:val="center"/>
              <w:rPr>
                <w:rFonts w:hint="eastAsia"/>
              </w:rPr>
            </w:pPr>
            <w:r>
              <w:rPr>
                <w:color w:val="FF0000"/>
              </w:rPr>
              <w:t>______</w:t>
            </w: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B14367" w14:textId="77777777" w:rsidR="00D66903" w:rsidRDefault="0020505A">
            <w:pPr>
              <w:spacing w:line="300" w:lineRule="auto"/>
              <w:jc w:val="center"/>
              <w:rPr>
                <w:rFonts w:hint="eastAsia"/>
              </w:rPr>
            </w:pPr>
            <w:r>
              <w:rPr>
                <w:color w:val="FF0000"/>
              </w:rPr>
              <w:t>______</w:t>
            </w: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73C2F4" w14:textId="77777777" w:rsidR="00D66903" w:rsidRDefault="0020505A">
            <w:pPr>
              <w:spacing w:line="300" w:lineRule="auto"/>
              <w:jc w:val="center"/>
              <w:rPr>
                <w:rFonts w:hint="eastAsia"/>
              </w:rPr>
            </w:pPr>
            <w:r>
              <w:rPr>
                <w:color w:val="FF0000"/>
              </w:rPr>
              <w:t>______</w:t>
            </w:r>
          </w:p>
        </w:tc>
        <w:tc>
          <w:tcPr>
            <w:tcW w:w="2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0AB9EC" w14:textId="77777777" w:rsidR="00D66903" w:rsidRDefault="0020505A">
            <w:pPr>
              <w:spacing w:line="300" w:lineRule="auto"/>
              <w:jc w:val="center"/>
              <w:rPr>
                <w:rFonts w:hint="eastAsia"/>
              </w:rPr>
            </w:pPr>
            <w:r>
              <w:rPr>
                <w:color w:val="FF0000"/>
              </w:rPr>
              <w:t>______</w:t>
            </w:r>
          </w:p>
        </w:tc>
      </w:tr>
      <w:tr w:rsidR="00D66903" w14:paraId="69F43EC6" w14:textId="77777777" w:rsidTr="00A91B5E">
        <w:tc>
          <w:tcPr>
            <w:tcW w:w="5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9ACE8D" w14:textId="77777777" w:rsidR="00D66903" w:rsidRDefault="00D66903">
            <w:pPr>
              <w:spacing w:line="300" w:lineRule="auto"/>
              <w:jc w:val="center"/>
              <w:rPr>
                <w:rFonts w:hint="eastAsia"/>
              </w:rPr>
            </w:pPr>
          </w:p>
        </w:tc>
        <w:tc>
          <w:tcPr>
            <w:tcW w:w="118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F2D6D6" w14:textId="77777777" w:rsidR="00D66903" w:rsidRDefault="00D66903">
            <w:pPr>
              <w:spacing w:line="300" w:lineRule="auto"/>
              <w:jc w:val="center"/>
              <w:rPr>
                <w:rFonts w:hint="eastAsia"/>
              </w:rPr>
            </w:pPr>
          </w:p>
        </w:tc>
        <w:tc>
          <w:tcPr>
            <w:tcW w:w="13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287A87" w14:textId="77777777" w:rsidR="00D66903" w:rsidRDefault="00D66903">
            <w:pPr>
              <w:spacing w:line="300" w:lineRule="auto"/>
              <w:jc w:val="center"/>
              <w:rPr>
                <w:rFonts w:hint="eastAsia"/>
              </w:rPr>
            </w:pP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F15C05" w14:textId="77777777" w:rsidR="00D66903" w:rsidRDefault="00D66903">
            <w:pPr>
              <w:spacing w:line="300" w:lineRule="auto"/>
              <w:jc w:val="center"/>
              <w:rPr>
                <w:rFonts w:hint="eastAsia"/>
              </w:rPr>
            </w:pP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63F086" w14:textId="77777777" w:rsidR="00D66903" w:rsidRDefault="00D66903">
            <w:pPr>
              <w:spacing w:line="300" w:lineRule="auto"/>
              <w:jc w:val="center"/>
              <w:rPr>
                <w:rFonts w:hint="eastAsia"/>
              </w:rPr>
            </w:pP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0F342C" w14:textId="77777777" w:rsidR="00D66903" w:rsidRDefault="00D66903">
            <w:pPr>
              <w:spacing w:line="300" w:lineRule="auto"/>
              <w:jc w:val="center"/>
              <w:rPr>
                <w:rFonts w:hint="eastAsia"/>
              </w:rPr>
            </w:pPr>
          </w:p>
        </w:tc>
        <w:tc>
          <w:tcPr>
            <w:tcW w:w="2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51609D" w14:textId="77777777" w:rsidR="00D66903" w:rsidRDefault="00D66903">
            <w:pPr>
              <w:spacing w:line="300" w:lineRule="auto"/>
              <w:jc w:val="center"/>
              <w:rPr>
                <w:rFonts w:hint="eastAsia"/>
              </w:rPr>
            </w:pPr>
          </w:p>
        </w:tc>
      </w:tr>
      <w:tr w:rsidR="007A55EE" w14:paraId="754200F7" w14:textId="77777777" w:rsidTr="00A91B5E">
        <w:tc>
          <w:tcPr>
            <w:tcW w:w="5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A42EA7" w14:textId="77777777" w:rsidR="007A55EE" w:rsidRDefault="007A55EE">
            <w:pPr>
              <w:spacing w:line="300" w:lineRule="auto"/>
              <w:jc w:val="center"/>
              <w:rPr>
                <w:rFonts w:hint="eastAsia"/>
              </w:rPr>
            </w:pPr>
          </w:p>
        </w:tc>
        <w:tc>
          <w:tcPr>
            <w:tcW w:w="118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9EA439" w14:textId="77777777" w:rsidR="007A55EE" w:rsidRDefault="007A55EE">
            <w:pPr>
              <w:spacing w:line="300" w:lineRule="auto"/>
              <w:jc w:val="center"/>
              <w:rPr>
                <w:rFonts w:hint="eastAsia"/>
              </w:rPr>
            </w:pPr>
          </w:p>
        </w:tc>
        <w:tc>
          <w:tcPr>
            <w:tcW w:w="13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0ED33B" w14:textId="77777777" w:rsidR="007A55EE" w:rsidRDefault="007A55EE">
            <w:pPr>
              <w:spacing w:line="300" w:lineRule="auto"/>
              <w:jc w:val="center"/>
              <w:rPr>
                <w:rFonts w:hint="eastAsia"/>
              </w:rPr>
            </w:pP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CA64EF" w14:textId="77777777" w:rsidR="007A55EE" w:rsidRDefault="007A55EE">
            <w:pPr>
              <w:spacing w:line="300" w:lineRule="auto"/>
              <w:jc w:val="center"/>
              <w:rPr>
                <w:rFonts w:hint="eastAsia"/>
              </w:rPr>
            </w:pP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8F113E" w14:textId="77777777" w:rsidR="007A55EE" w:rsidRDefault="007A55EE">
            <w:pPr>
              <w:spacing w:line="300" w:lineRule="auto"/>
              <w:jc w:val="center"/>
              <w:rPr>
                <w:rFonts w:hint="eastAsia"/>
              </w:rPr>
            </w:pP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95716F" w14:textId="77777777" w:rsidR="007A55EE" w:rsidRDefault="007A55EE">
            <w:pPr>
              <w:spacing w:line="300" w:lineRule="auto"/>
              <w:jc w:val="center"/>
              <w:rPr>
                <w:rFonts w:hint="eastAsia"/>
              </w:rPr>
            </w:pPr>
          </w:p>
        </w:tc>
        <w:tc>
          <w:tcPr>
            <w:tcW w:w="2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2D772F" w14:textId="77777777" w:rsidR="007A55EE" w:rsidRDefault="007A55EE">
            <w:pPr>
              <w:spacing w:line="300" w:lineRule="auto"/>
              <w:jc w:val="center"/>
              <w:rPr>
                <w:rFonts w:hint="eastAsia"/>
              </w:rPr>
            </w:pPr>
          </w:p>
        </w:tc>
      </w:tr>
      <w:tr w:rsidR="007A55EE" w14:paraId="4E4FCB1E" w14:textId="77777777" w:rsidTr="00A91B5E">
        <w:tc>
          <w:tcPr>
            <w:tcW w:w="5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A98BB9" w14:textId="77777777" w:rsidR="007A55EE" w:rsidRDefault="007A55EE">
            <w:pPr>
              <w:spacing w:line="300" w:lineRule="auto"/>
              <w:jc w:val="center"/>
              <w:rPr>
                <w:rFonts w:hint="eastAsia"/>
              </w:rPr>
            </w:pPr>
          </w:p>
        </w:tc>
        <w:tc>
          <w:tcPr>
            <w:tcW w:w="118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62084E" w14:textId="77777777" w:rsidR="007A55EE" w:rsidRDefault="007A55EE">
            <w:pPr>
              <w:spacing w:line="300" w:lineRule="auto"/>
              <w:jc w:val="center"/>
              <w:rPr>
                <w:rFonts w:hint="eastAsia"/>
              </w:rPr>
            </w:pPr>
          </w:p>
        </w:tc>
        <w:tc>
          <w:tcPr>
            <w:tcW w:w="13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E578D9" w14:textId="77777777" w:rsidR="007A55EE" w:rsidRDefault="007A55EE">
            <w:pPr>
              <w:spacing w:line="300" w:lineRule="auto"/>
              <w:jc w:val="center"/>
              <w:rPr>
                <w:rFonts w:hint="eastAsia"/>
              </w:rPr>
            </w:pP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59CE82" w14:textId="77777777" w:rsidR="007A55EE" w:rsidRDefault="007A55EE">
            <w:pPr>
              <w:spacing w:line="300" w:lineRule="auto"/>
              <w:jc w:val="center"/>
              <w:rPr>
                <w:rFonts w:hint="eastAsia"/>
              </w:rPr>
            </w:pP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543B7A" w14:textId="77777777" w:rsidR="007A55EE" w:rsidRDefault="007A55EE">
            <w:pPr>
              <w:spacing w:line="300" w:lineRule="auto"/>
              <w:jc w:val="center"/>
              <w:rPr>
                <w:rFonts w:hint="eastAsia"/>
              </w:rPr>
            </w:pP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7A80AD" w14:textId="77777777" w:rsidR="007A55EE" w:rsidRDefault="007A55EE">
            <w:pPr>
              <w:spacing w:line="300" w:lineRule="auto"/>
              <w:jc w:val="center"/>
              <w:rPr>
                <w:rFonts w:hint="eastAsia"/>
              </w:rPr>
            </w:pPr>
          </w:p>
        </w:tc>
        <w:tc>
          <w:tcPr>
            <w:tcW w:w="2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A74004" w14:textId="77777777" w:rsidR="007A55EE" w:rsidRDefault="007A55EE">
            <w:pPr>
              <w:spacing w:line="300" w:lineRule="auto"/>
              <w:jc w:val="center"/>
              <w:rPr>
                <w:rFonts w:hint="eastAsia"/>
              </w:rPr>
            </w:pPr>
          </w:p>
        </w:tc>
      </w:tr>
      <w:tr w:rsidR="00A91B5E" w14:paraId="377E59CC" w14:textId="77777777" w:rsidTr="00973260">
        <w:tc>
          <w:tcPr>
            <w:tcW w:w="3992" w:type="dxa"/>
            <w:gridSpan w:val="5"/>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ED47D0" w14:textId="77777777" w:rsidR="00A91B5E" w:rsidRDefault="00A91B5E">
            <w:pPr>
              <w:spacing w:line="300" w:lineRule="auto"/>
              <w:rPr>
                <w:rFonts w:hint="eastAsia"/>
              </w:rPr>
            </w:pPr>
            <w:r>
              <w:rPr>
                <w:b/>
                <w:bCs/>
              </w:rPr>
              <w:t>合 计（元）</w:t>
            </w: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6E8BA4C" w14:textId="77777777" w:rsidR="00A91B5E" w:rsidRDefault="00A91B5E">
            <w:pPr>
              <w:spacing w:line="300" w:lineRule="auto"/>
              <w:jc w:val="center"/>
              <w:rPr>
                <w:rFonts w:hint="eastAsia"/>
              </w:rPr>
            </w:pPr>
            <w:r>
              <w:rPr>
                <w:color w:val="FF0000"/>
              </w:rPr>
              <w:t>______</w:t>
            </w:r>
          </w:p>
        </w:tc>
        <w:tc>
          <w:tcPr>
            <w:tcW w:w="1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3FD73E" w14:textId="77777777" w:rsidR="00A91B5E" w:rsidRDefault="00A91B5E">
            <w:pPr>
              <w:spacing w:line="300" w:lineRule="auto"/>
              <w:jc w:val="center"/>
              <w:rPr>
                <w:rFonts w:hint="eastAsia"/>
              </w:rPr>
            </w:pPr>
            <w:r>
              <w:rPr>
                <w:color w:val="FF0000"/>
              </w:rPr>
              <w:t>______</w:t>
            </w:r>
          </w:p>
        </w:tc>
        <w:tc>
          <w:tcPr>
            <w:tcW w:w="2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3132FF" w14:textId="77777777" w:rsidR="00A91B5E" w:rsidRDefault="00A91B5E">
            <w:pPr>
              <w:spacing w:line="300" w:lineRule="auto"/>
              <w:jc w:val="center"/>
              <w:rPr>
                <w:rFonts w:hint="eastAsia"/>
              </w:rPr>
            </w:pPr>
          </w:p>
        </w:tc>
      </w:tr>
      <w:tr w:rsidR="00A91B5E" w14:paraId="6AD6C4E2" w14:textId="77777777" w:rsidTr="008361D1">
        <w:tc>
          <w:tcPr>
            <w:tcW w:w="172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84D46" w14:textId="1C848FA8" w:rsidR="00A91B5E" w:rsidRDefault="00A91B5E">
            <w:pPr>
              <w:spacing w:line="300" w:lineRule="auto"/>
              <w:rPr>
                <w:rFonts w:hint="eastAsia"/>
                <w:b/>
                <w:bCs/>
              </w:rPr>
            </w:pPr>
            <w:r w:rsidRPr="00A91B5E">
              <w:rPr>
                <w:rFonts w:hint="eastAsia"/>
                <w:b/>
                <w:bCs/>
              </w:rPr>
              <w:t>总金额（大写）</w:t>
            </w:r>
          </w:p>
        </w:tc>
        <w:tc>
          <w:tcPr>
            <w:tcW w:w="7300" w:type="dxa"/>
            <w:gridSpan w:val="6"/>
            <w:tcBorders>
              <w:top w:val="single" w:sz="1" w:space="0" w:color="000000"/>
              <w:left w:val="single" w:sz="1" w:space="0" w:color="000000"/>
              <w:bottom w:val="single" w:sz="1" w:space="0" w:color="000000"/>
              <w:right w:val="single" w:sz="1" w:space="0" w:color="000000"/>
            </w:tcBorders>
          </w:tcPr>
          <w:p w14:paraId="086A233E" w14:textId="63C32226" w:rsidR="00A91B5E" w:rsidRDefault="00A91B5E" w:rsidP="00A91B5E">
            <w:pPr>
              <w:spacing w:line="300" w:lineRule="auto"/>
              <w:rPr>
                <w:rFonts w:hint="eastAsia"/>
              </w:rPr>
            </w:pPr>
            <w:r>
              <w:rPr>
                <w:rFonts w:hint="eastAsia"/>
                <w:b/>
                <w:bCs/>
              </w:rPr>
              <w:t>人民币（大写）：</w:t>
            </w:r>
          </w:p>
        </w:tc>
      </w:tr>
    </w:tbl>
    <w:p w14:paraId="06C8CA8B" w14:textId="77777777" w:rsidR="00D66903" w:rsidRDefault="00D66903">
      <w:pPr>
        <w:spacing w:after="100"/>
        <w:rPr>
          <w:rFonts w:hint="eastAsia"/>
        </w:rPr>
      </w:pPr>
    </w:p>
    <w:p w14:paraId="600EEED7" w14:textId="34E1AFD8" w:rsidR="00D66903" w:rsidRDefault="0020505A">
      <w:pPr>
        <w:spacing w:after="120" w:line="360" w:lineRule="auto"/>
        <w:ind w:firstLine="420"/>
        <w:rPr>
          <w:rFonts w:hint="eastAsia"/>
        </w:rPr>
      </w:pPr>
      <w:r>
        <w:t>1.1  以上价格为到买方指定地点交货的含税封固定价，包括货款（含13%增值税，如果国家税率调低，则卖方应将相应税率折算的税款返还买方）在内的</w:t>
      </w:r>
      <w:r w:rsidR="008E2F46">
        <w:rPr>
          <w:rFonts w:hint="eastAsia"/>
        </w:rPr>
        <w:t>买</w:t>
      </w:r>
      <w:r>
        <w:t>方为履行本合同所需支付的所有费用。卖方负责货物运输、运输保险并承担运费、保费。</w:t>
      </w:r>
    </w:p>
    <w:p w14:paraId="37ED9EB9" w14:textId="77777777" w:rsidR="00D66903" w:rsidRPr="008E2F46" w:rsidRDefault="0020505A" w:rsidP="008E2F46">
      <w:pPr>
        <w:spacing w:before="100" w:after="120" w:line="360" w:lineRule="auto"/>
        <w:ind w:firstLine="420"/>
        <w:rPr>
          <w:rFonts w:hint="eastAsia"/>
        </w:rPr>
      </w:pPr>
      <w:r w:rsidRPr="008E2F46">
        <w:t>1.2  供货范围与协助义务</w:t>
      </w:r>
    </w:p>
    <w:p w14:paraId="31EEF946" w14:textId="2AA7882F" w:rsidR="00D66903" w:rsidRDefault="0020505A">
      <w:pPr>
        <w:spacing w:after="120" w:line="360" w:lineRule="auto"/>
        <w:ind w:firstLine="420"/>
        <w:rPr>
          <w:rFonts w:hint="eastAsia"/>
        </w:rPr>
      </w:pPr>
      <w:r>
        <w:t>合同供货范围除了包括了本合同列明的所有货物，以及应当随该货物一并交付买方的包括但不限于</w:t>
      </w:r>
      <w:r w:rsidR="006075ED">
        <w:rPr>
          <w:rFonts w:hint="eastAsia"/>
        </w:rPr>
        <w:t>中英文版的</w:t>
      </w:r>
      <w:r>
        <w:t>技术资料、专用工具、随机备品备件、保险单、保修单、产品使用所需的各类随机控制软件、程序文件、控制模块、开机密码（钥）、产品合格证、质量保证书、质量鉴定</w:t>
      </w:r>
      <w:r>
        <w:lastRenderedPageBreak/>
        <w:t>书、品质检验证书、产品进出口检疫书、原产地证明书、使用说明书、装箱单等全部物品与文件，如货物为机器设备，卖方还应当负责安装调试、人员培训、技术服务与技术指导。</w:t>
      </w:r>
    </w:p>
    <w:p w14:paraId="37DDB2A5" w14:textId="77777777" w:rsidR="00D66903" w:rsidRDefault="0020505A">
      <w:pPr>
        <w:spacing w:after="120" w:line="360" w:lineRule="auto"/>
        <w:ind w:firstLine="420"/>
        <w:rPr>
          <w:rFonts w:hint="eastAsia"/>
        </w:rPr>
      </w:pPr>
      <w:r>
        <w:t>基于诚信原则和合同相对方的协助与提示义务，在合同履行过程中如发现有任何遗漏项和短缺，即便在供货清单中未列明，但确实是保证买方在法定期限、约定期限或合理期限内正常使用货物所必须的、卖方基于供方优势应当知晓的且应当一并提供的、分期提供的，卖方供货范围应该有的包括但不限于文件资料、程序文件、备品备件，技术指导技术服务等卖方均应负责补交买方提供服务，发生的费用由卖方担，且不调整合同总价。</w:t>
      </w:r>
    </w:p>
    <w:p w14:paraId="5EE2091F" w14:textId="44CAC51C" w:rsidR="008E2F46" w:rsidRDefault="008E2F46">
      <w:pPr>
        <w:spacing w:after="120" w:line="360" w:lineRule="auto"/>
        <w:ind w:firstLine="420"/>
        <w:rPr>
          <w:rFonts w:hint="eastAsia"/>
        </w:rPr>
      </w:pPr>
      <w:r w:rsidRPr="008E2F46">
        <w:t>如果本合同标的物是单项设备或成套设备,卖方应按照技术协议或买方要求的品牌, 选定符合国家标准质量要求的主机、配件、备件,并注意主机、配件、备件在选型和使用 上的匹配,确保运行经济高效、安全可靠,易于维护。</w:t>
      </w:r>
    </w:p>
    <w:p w14:paraId="4F1B30F8" w14:textId="77777777" w:rsidR="00D66903" w:rsidRDefault="0020505A">
      <w:pPr>
        <w:spacing w:after="120" w:line="360" w:lineRule="auto"/>
        <w:ind w:firstLine="420"/>
        <w:rPr>
          <w:rFonts w:hint="eastAsia"/>
        </w:rPr>
      </w:pPr>
      <w:r>
        <w:t>1.3  合同履行完毕、卖方质保义务结束后，若因货物维修维护所需零配件系卖方专业生产专用产品，卖方应以优惠价格向卖方供应该等零配件；对货物使用所需包括但不限于控制软件、程序文件、控制模块、开机密码（钥）等卖方继续给予买方无限制无限期的免费使用权利并履行必要的协助义务，以确保买方正常使用。</w:t>
      </w:r>
    </w:p>
    <w:p w14:paraId="61326971" w14:textId="77777777" w:rsidR="00D66903" w:rsidRDefault="0020505A">
      <w:pPr>
        <w:spacing w:after="120" w:line="360" w:lineRule="auto"/>
        <w:ind w:firstLine="420"/>
        <w:rPr>
          <w:rFonts w:hint="eastAsia"/>
        </w:rPr>
      </w:pPr>
      <w:r>
        <w:t>如果卖方提供给买方的机械设备所附带的控制软件、程序文件、控制模块、开机密码（钥）等有使用期限限制，或需要定期或不定期升级才能使用，或通过升级，优化操作流程、提高操作效率，则卖方应在上述使用期限到期前及时提供新的授权、或新的升级版本，以便买方能够正常使用所购设备。</w:t>
      </w:r>
    </w:p>
    <w:p w14:paraId="6603FB9A" w14:textId="77777777" w:rsidR="00D66903" w:rsidRDefault="0020505A">
      <w:pPr>
        <w:spacing w:after="120" w:line="360" w:lineRule="auto"/>
        <w:ind w:firstLine="420"/>
        <w:rPr>
          <w:rFonts w:hint="eastAsia"/>
        </w:rPr>
      </w:pPr>
      <w:r>
        <w:t>1.4  鉴于可能存在的设计变更等原因，买方有权更改订货范围，包括但不限于货物品种、规格、型号、数量、质量标准等，由此引起的价格调整由买卖双方协商确定，变更前已商定且不在变更范围内、并已订货或继续订货的货物单价不变。</w:t>
      </w:r>
    </w:p>
    <w:p w14:paraId="6B0781A4" w14:textId="1384E804" w:rsidR="00C87C22" w:rsidRDefault="00C87C22">
      <w:pPr>
        <w:spacing w:before="200" w:after="120" w:line="360" w:lineRule="auto"/>
        <w:rPr>
          <w:rFonts w:hint="eastAsia"/>
          <w:b/>
          <w:bCs/>
        </w:rPr>
      </w:pPr>
      <w:r>
        <w:rPr>
          <w:b/>
          <w:bCs/>
        </w:rPr>
        <w:t>二、合同履行地</w:t>
      </w:r>
    </w:p>
    <w:p w14:paraId="41D81DD5" w14:textId="421642A5" w:rsidR="00D66903" w:rsidRDefault="0020505A">
      <w:pPr>
        <w:spacing w:before="200" w:after="120" w:line="360" w:lineRule="auto"/>
        <w:rPr>
          <w:rFonts w:hint="eastAsia"/>
        </w:rPr>
      </w:pPr>
      <w:r>
        <w:rPr>
          <w:b/>
          <w:bCs/>
        </w:rPr>
        <w:t>买方所在地。</w:t>
      </w:r>
    </w:p>
    <w:p w14:paraId="11B8F9C7" w14:textId="407884EF" w:rsidR="00C87C22" w:rsidRDefault="00C87C22">
      <w:pPr>
        <w:spacing w:before="200" w:after="120" w:line="360" w:lineRule="auto"/>
        <w:rPr>
          <w:rFonts w:hint="eastAsia"/>
          <w:b/>
          <w:bCs/>
        </w:rPr>
      </w:pPr>
      <w:r>
        <w:rPr>
          <w:b/>
          <w:bCs/>
        </w:rPr>
        <w:t>三、交货期</w:t>
      </w:r>
    </w:p>
    <w:p w14:paraId="1AFD5AE2" w14:textId="5ECB4DBE" w:rsidR="00D66903" w:rsidRDefault="0020505A">
      <w:pPr>
        <w:spacing w:before="200" w:after="120" w:line="360" w:lineRule="auto"/>
        <w:rPr>
          <w:rFonts w:hint="eastAsia"/>
        </w:rPr>
      </w:pPr>
      <w:r w:rsidRPr="002D1A60">
        <w:rPr>
          <w:rFonts w:hint="eastAsia"/>
          <w:b/>
          <w:bCs/>
        </w:rPr>
        <w:t>____年__月__日</w:t>
      </w:r>
      <w:r w:rsidRPr="009F2E17">
        <w:t>（</w:t>
      </w:r>
      <w:r>
        <w:t>如有调整，</w:t>
      </w:r>
      <w:r w:rsidR="007162F5">
        <w:rPr>
          <w:rFonts w:hint="eastAsia"/>
        </w:rPr>
        <w:t>买</w:t>
      </w:r>
      <w:r w:rsidR="007162F5">
        <w:t>方</w:t>
      </w:r>
      <w:r w:rsidR="00A868AB">
        <w:t>通知</w:t>
      </w:r>
      <w:r>
        <w:t>，买方不构成违约）。</w:t>
      </w:r>
    </w:p>
    <w:p w14:paraId="0494562A" w14:textId="57AD13E0" w:rsidR="00D66903" w:rsidRDefault="00C87C22">
      <w:pPr>
        <w:spacing w:before="200" w:after="120" w:line="360" w:lineRule="auto"/>
        <w:rPr>
          <w:rFonts w:hint="eastAsia"/>
        </w:rPr>
      </w:pPr>
      <w:r>
        <w:rPr>
          <w:b/>
          <w:bCs/>
        </w:rPr>
        <w:t>四、付款方式</w:t>
      </w:r>
    </w:p>
    <w:p w14:paraId="28F5193F" w14:textId="77777777" w:rsidR="00792E17" w:rsidRDefault="0020505A">
      <w:pPr>
        <w:spacing w:after="120" w:line="360" w:lineRule="auto"/>
        <w:ind w:firstLine="420"/>
        <w:rPr>
          <w:rFonts w:hint="eastAsia"/>
        </w:rPr>
      </w:pPr>
      <w:r>
        <w:t xml:space="preserve">4.1  </w:t>
      </w:r>
    </w:p>
    <w:p w14:paraId="49BA365D" w14:textId="78BEA17F" w:rsidR="00D66903" w:rsidRDefault="00792E17">
      <w:pPr>
        <w:spacing w:after="120" w:line="360" w:lineRule="auto"/>
        <w:ind w:firstLine="420"/>
        <w:rPr>
          <w:rFonts w:hint="eastAsia"/>
        </w:rPr>
      </w:pPr>
      <w:r>
        <w:rPr>
          <w:rFonts w:hint="eastAsia"/>
        </w:rPr>
        <w:t>1）</w:t>
      </w:r>
      <w:r>
        <w:t>10%预付款：买方凭卖方提供的正本“等额预付款正本增值税发票”及“加盖财务章的开户行和汇款账号”、“详细排产计划”</w:t>
      </w:r>
      <w:r w:rsidR="003C14C2">
        <w:rPr>
          <w:rFonts w:hint="eastAsia"/>
        </w:rPr>
        <w:t>、“1</w:t>
      </w:r>
      <w:r w:rsidR="003C14C2">
        <w:t>0</w:t>
      </w:r>
      <w:r w:rsidR="003C14C2">
        <w:rPr>
          <w:rFonts w:hint="eastAsia"/>
        </w:rPr>
        <w:t>%预付款</w:t>
      </w:r>
      <w:commentRangeStart w:id="0"/>
      <w:r w:rsidR="003C14C2">
        <w:rPr>
          <w:rFonts w:hint="eastAsia"/>
        </w:rPr>
        <w:t>保函</w:t>
      </w:r>
      <w:commentRangeEnd w:id="0"/>
      <w:r w:rsidR="002D1A60">
        <w:rPr>
          <w:rStyle w:val="af2"/>
          <w:rFonts w:hint="eastAsia"/>
        </w:rPr>
        <w:commentReference w:id="0"/>
      </w:r>
      <w:r w:rsidR="003C14C2">
        <w:rPr>
          <w:rFonts w:hint="eastAsia"/>
        </w:rPr>
        <w:t>”</w:t>
      </w:r>
      <w:r>
        <w:t>，买方审核无误后，与买方实际需求</w:t>
      </w:r>
      <w:r>
        <w:lastRenderedPageBreak/>
        <w:t>交货期前</w:t>
      </w:r>
      <w:r w:rsidR="001025BC">
        <w:rPr>
          <w:rFonts w:hint="eastAsia"/>
        </w:rPr>
        <w:t>三</w:t>
      </w:r>
      <w:r>
        <w:t>个月内支付；</w:t>
      </w:r>
    </w:p>
    <w:p w14:paraId="34F29BA5" w14:textId="77777777" w:rsidR="00E05F8C" w:rsidRDefault="00792E17">
      <w:pPr>
        <w:spacing w:after="120" w:line="360" w:lineRule="auto"/>
        <w:ind w:firstLine="420"/>
        <w:rPr>
          <w:rFonts w:hint="eastAsia"/>
        </w:rPr>
      </w:pPr>
      <w:r>
        <w:rPr>
          <w:rFonts w:hint="eastAsia"/>
        </w:rPr>
        <w:t>2）</w:t>
      </w:r>
      <w:r>
        <w:t>50%</w:t>
      </w:r>
      <w:r w:rsidR="00427305">
        <w:rPr>
          <w:rFonts w:hint="eastAsia"/>
        </w:rPr>
        <w:t>到货</w:t>
      </w:r>
      <w:r>
        <w:t>款：</w:t>
      </w:r>
      <w:r w:rsidR="00E05F8C">
        <w:t>卖方</w:t>
      </w:r>
      <w:r w:rsidR="00E05F8C">
        <w:rPr>
          <w:rFonts w:hint="eastAsia"/>
        </w:rPr>
        <w:t>发货后并提交以下文件</w:t>
      </w:r>
    </w:p>
    <w:p w14:paraId="07C474F7" w14:textId="47DB59DE" w:rsidR="00D66903" w:rsidRDefault="00E05F8C">
      <w:pPr>
        <w:spacing w:after="120" w:line="360" w:lineRule="auto"/>
        <w:ind w:firstLine="420"/>
        <w:rPr>
          <w:rFonts w:hint="eastAsia"/>
        </w:rPr>
      </w:pPr>
      <w:r w:rsidRPr="00E05F8C">
        <w:rPr>
          <w:rFonts w:hint="eastAsia"/>
        </w:rPr>
        <w:t>卖方需提供正确的</w:t>
      </w:r>
      <w:r w:rsidRPr="00E05F8C">
        <w:t>100%增值税发票原件</w:t>
      </w:r>
      <w:r w:rsidR="00792E17">
        <w:t>；</w:t>
      </w:r>
      <w:r w:rsidR="002D1A60">
        <w:rPr>
          <w:rFonts w:hint="eastAsia"/>
        </w:rPr>
        <w:t>卖</w:t>
      </w:r>
      <w:r w:rsidRPr="00E05F8C">
        <w:rPr>
          <w:rFonts w:hint="eastAsia"/>
        </w:rPr>
        <w:t>方出具</w:t>
      </w:r>
      <w:r w:rsidR="00F70CAD">
        <w:rPr>
          <w:rFonts w:hint="eastAsia"/>
        </w:rPr>
        <w:t>中英文版产品合格证，质量保修卡，出场检验/试验证书，安装与维修手册，使用说明书，电气原理图，备品备件清单，</w:t>
      </w:r>
      <w:r w:rsidRPr="00E05F8C">
        <w:rPr>
          <w:rFonts w:hint="eastAsia"/>
        </w:rPr>
        <w:t>货物交付完成的书面确认</w:t>
      </w:r>
      <w:r w:rsidR="00792E17">
        <w:t>；</w:t>
      </w:r>
      <w:r w:rsidRPr="00E05F8C">
        <w:rPr>
          <w:rFonts w:hint="eastAsia"/>
        </w:rPr>
        <w:t>买卖双方共同签署验收证明原件、复印件各一份</w:t>
      </w:r>
      <w:r w:rsidR="00047125">
        <w:rPr>
          <w:rFonts w:hint="eastAsia"/>
        </w:rPr>
        <w:t>；</w:t>
      </w:r>
    </w:p>
    <w:p w14:paraId="16C7DFC8" w14:textId="09AB03A0" w:rsidR="00D66903" w:rsidRDefault="00792E17">
      <w:pPr>
        <w:spacing w:after="120" w:line="360" w:lineRule="auto"/>
        <w:ind w:firstLine="420"/>
        <w:rPr>
          <w:rFonts w:hint="eastAsia"/>
        </w:rPr>
      </w:pPr>
      <w:r>
        <w:rPr>
          <w:rFonts w:hint="eastAsia"/>
        </w:rPr>
        <w:t>3）</w:t>
      </w:r>
      <w:r>
        <w:t>40%调试款：货到买方指定地点验收调试合格后，买方凭卖方提供的买卖双方签字版调试确认单原件、正本</w:t>
      </w:r>
      <w:r w:rsidR="002D1A60">
        <w:rPr>
          <w:rFonts w:hint="eastAsia"/>
        </w:rPr>
        <w:t>；</w:t>
      </w:r>
      <w:r w:rsidR="00C3668C">
        <w:rPr>
          <w:rFonts w:hint="eastAsia"/>
        </w:rPr>
        <w:t xml:space="preserve"> </w:t>
      </w:r>
      <w:r>
        <w:t>船级社及双方签订的技术协议要求证书正本</w:t>
      </w:r>
      <w:r w:rsidR="00C3668C">
        <w:rPr>
          <w:rFonts w:hint="eastAsia"/>
        </w:rPr>
        <w:t>，</w:t>
      </w:r>
      <w:r>
        <w:t>买方认可的5%银行质量保函后三个月支付。</w:t>
      </w:r>
    </w:p>
    <w:p w14:paraId="21E805D2" w14:textId="77777777" w:rsidR="00D66903" w:rsidRDefault="0020505A">
      <w:pPr>
        <w:spacing w:after="120" w:line="360" w:lineRule="auto"/>
        <w:ind w:firstLine="420"/>
        <w:rPr>
          <w:rFonts w:hint="eastAsia"/>
        </w:rPr>
      </w:pPr>
      <w:r>
        <w:t>设备（或货物）内在质量验收合格的最终确认以买方采购部、质检部（及使用部门）共同出具并加盖公章的验收报告为准，该验收报告也作为支付质保金的依据。</w:t>
      </w:r>
    </w:p>
    <w:p w14:paraId="5D340801" w14:textId="4631FF74" w:rsidR="00D66903" w:rsidRDefault="0020505A">
      <w:pPr>
        <w:spacing w:after="120" w:line="360" w:lineRule="auto"/>
        <w:ind w:firstLine="420"/>
        <w:rPr>
          <w:rFonts w:hint="eastAsia"/>
        </w:rPr>
      </w:pPr>
      <w:r>
        <w:t>4.</w:t>
      </w:r>
      <w:r w:rsidR="00792E17">
        <w:rPr>
          <w:rFonts w:hint="eastAsia"/>
        </w:rPr>
        <w:t>2</w:t>
      </w:r>
      <w:r>
        <w:t xml:space="preserve">  鉴于质量异议及问题的解决需要一定的期限（时间），故买方接受卖方增值税发票并到税务机关进行认证抵扣的行为，不表明买方对卖方产品质量的最终确认；在有质量异议的情况下，该行为也不表明买方对应付款数额的最终确认。发票的认证抵扣行为不影响买方质量异议权和索赔权的行使。</w:t>
      </w:r>
    </w:p>
    <w:p w14:paraId="3023E97A" w14:textId="3B09629F" w:rsidR="00D66903" w:rsidRDefault="0020505A">
      <w:pPr>
        <w:spacing w:after="120" w:line="360" w:lineRule="auto"/>
        <w:ind w:firstLine="420"/>
        <w:rPr>
          <w:rFonts w:hint="eastAsia"/>
        </w:rPr>
      </w:pPr>
      <w:r>
        <w:t>4.</w:t>
      </w:r>
      <w:r w:rsidR="00792E17">
        <w:rPr>
          <w:rFonts w:hint="eastAsia"/>
        </w:rPr>
        <w:t>3</w:t>
      </w:r>
      <w:r>
        <w:t xml:space="preserve">  卖方对于供货给买方的物资，买方提出要求退换货的部分，卖方应无条件接受，按照采购合同价格予以退换货。如退换货物有残缺或破损等情况，买卖双方再另协商解决。</w:t>
      </w:r>
    </w:p>
    <w:p w14:paraId="2B0FCC75" w14:textId="0A51A8E7" w:rsidR="00C87C22" w:rsidRDefault="00C87C22">
      <w:pPr>
        <w:spacing w:before="200" w:after="120" w:line="360" w:lineRule="auto"/>
        <w:rPr>
          <w:rFonts w:hint="eastAsia"/>
          <w:b/>
          <w:bCs/>
        </w:rPr>
      </w:pPr>
      <w:r>
        <w:rPr>
          <w:b/>
          <w:bCs/>
        </w:rPr>
        <w:t>五、原产地和制造商</w:t>
      </w:r>
    </w:p>
    <w:p w14:paraId="6CC0C25D" w14:textId="37D96BF8" w:rsidR="00D66903" w:rsidRDefault="0020505A">
      <w:pPr>
        <w:spacing w:before="200" w:after="120" w:line="360" w:lineRule="auto"/>
        <w:rPr>
          <w:rFonts w:hint="eastAsia"/>
        </w:rPr>
      </w:pPr>
      <w:r>
        <w:rPr>
          <w:b/>
          <w:bCs/>
          <w:color w:val="FF0000"/>
        </w:rPr>
        <w:t>______________________________</w:t>
      </w:r>
      <w:r>
        <w:t>。卖方向买方所供产品必须是买方指定品牌的原厂产品，该产品必须是最新生产的，卖方不得向买方出售侵权、假冒伪劣产品。</w:t>
      </w:r>
    </w:p>
    <w:p w14:paraId="7966075B" w14:textId="53168B43" w:rsidR="00C87C22" w:rsidRDefault="0020505A">
      <w:pPr>
        <w:spacing w:before="200" w:after="120" w:line="360" w:lineRule="auto"/>
        <w:rPr>
          <w:rFonts w:hint="eastAsia"/>
          <w:b/>
          <w:bCs/>
        </w:rPr>
      </w:pPr>
      <w:r>
        <w:rPr>
          <w:b/>
          <w:bCs/>
        </w:rPr>
        <w:t>六、技术规格/</w:t>
      </w:r>
      <w:r w:rsidR="00C87C22">
        <w:rPr>
          <w:b/>
          <w:bCs/>
        </w:rPr>
        <w:t>质量标准</w:t>
      </w:r>
    </w:p>
    <w:p w14:paraId="44EB41F6" w14:textId="77777777" w:rsidR="0080089F" w:rsidRDefault="0020505A">
      <w:pPr>
        <w:spacing w:before="200" w:after="120" w:line="360" w:lineRule="auto"/>
        <w:rPr>
          <w:ins w:id="1" w:author="Shanjing Gui" w:date="2026-10-06T20:17:00Z" w16du:dateUtc="2026-10-06T12:17:00Z"/>
          <w:b/>
          <w:bCs/>
        </w:rPr>
      </w:pPr>
      <w:r>
        <w:rPr>
          <w:b/>
          <w:bCs/>
        </w:rPr>
        <w:t>本合同项下卖方所提供货物的技术规格应与技术合同或技术合同清单的标准相一致，除买方在技术上的特殊要求外，货物还应符合国家标准及相关船级社标准和规范。</w:t>
      </w:r>
    </w:p>
    <w:p w14:paraId="5F36B836" w14:textId="60FC2A2F" w:rsidR="00D66903" w:rsidRDefault="00C87C22">
      <w:pPr>
        <w:spacing w:before="200" w:after="120" w:line="360" w:lineRule="auto"/>
        <w:rPr>
          <w:rFonts w:hint="eastAsia"/>
        </w:rPr>
      </w:pPr>
      <w:r>
        <w:rPr>
          <w:b/>
          <w:bCs/>
        </w:rPr>
        <w:t>七、知识产权</w:t>
      </w:r>
      <w:r w:rsidR="00D33467">
        <w:rPr>
          <w:rFonts w:hint="eastAsia"/>
          <w:b/>
          <w:bCs/>
        </w:rPr>
        <w:t>和保密义务</w:t>
      </w:r>
    </w:p>
    <w:p w14:paraId="5145DA2A" w14:textId="0C55BC86" w:rsidR="00D66903" w:rsidRDefault="0020505A">
      <w:pPr>
        <w:spacing w:after="120" w:line="360" w:lineRule="auto"/>
        <w:ind w:firstLine="420"/>
        <w:rPr>
          <w:rFonts w:hint="eastAsia"/>
        </w:rPr>
      </w:pPr>
      <w:r>
        <w:t xml:space="preserve">7.1  </w:t>
      </w:r>
      <w:r w:rsidR="00792E17" w:rsidRPr="00792E17">
        <w:t>卖方需保障买方及买方客户在中国境内外使用其货物(包括但不限于与货物正常使用相关的技术或服务、随机安装的各类软件,程序文件等等不受第三方关于侵犯其专利权、商标权或著作权以及相邻权的指控,亦不会遭有关国家海关因侵犯知识产权而被扣押、查封、强制没收。任何第三方如果提出侵权指控或买方及买方客户因使用卖方所供产品而 受到海关查扣,罚没,由卖方负责交涉并承担因此发生的一切法律责任和各项损失和费用,包括但不限于货物被没收所造成的全部损失、货物被查扣所产生的寄存费用、滞港费用及损失</w:t>
      </w:r>
      <w:r w:rsidR="00F61FC6" w:rsidRPr="00792E17">
        <w:t>,</w:t>
      </w:r>
      <w:r w:rsidR="00792E17" w:rsidRPr="00792E17">
        <w:t>执法机关罚款及调查取证、公证、仲裁、</w:t>
      </w:r>
      <w:r w:rsidR="00792E17" w:rsidRPr="00792E17">
        <w:lastRenderedPageBreak/>
        <w:t>诉讼、担保、律师代理等各项损失和费用。若买方基于合同关系或行政管理关系,先行承担了上述费用,则卖方应全部支付于买方。</w:t>
      </w:r>
    </w:p>
    <w:p w14:paraId="3B72197E" w14:textId="77CEB21D" w:rsidR="006E02EA" w:rsidRDefault="0020505A">
      <w:pPr>
        <w:spacing w:after="120" w:line="360" w:lineRule="auto"/>
        <w:ind w:firstLine="420"/>
        <w:rPr>
          <w:rFonts w:hint="eastAsia"/>
        </w:rPr>
      </w:pPr>
      <w:r>
        <w:t>7.2  卖方必须作出保密承诺：</w:t>
      </w:r>
      <w:r w:rsidR="0084653A">
        <w:t>卖方应当按照双方签署的保密协议（附件</w:t>
      </w:r>
      <w:r w:rsidR="0084653A">
        <w:rPr>
          <w:rFonts w:hint="eastAsia"/>
        </w:rPr>
        <w:t>【】</w:t>
      </w:r>
      <w:r w:rsidR="0084653A">
        <w:t>）对买方提供的资料（包括但不限于技术方案、工程设计、技术图纸、技术指标、价格信息、经营信息、项目信息</w:t>
      </w:r>
      <w:r w:rsidR="0084653A">
        <w:rPr>
          <w:rFonts w:hint="eastAsia"/>
        </w:rPr>
        <w:t>、</w:t>
      </w:r>
      <w:r w:rsidR="0084653A">
        <w:t>买方所订购物品或相关零件、材料规格、数量、货款及及其</w:t>
      </w:r>
      <w:r w:rsidR="006E02EA">
        <w:rPr>
          <w:rFonts w:hint="eastAsia"/>
        </w:rPr>
        <w:t>他</w:t>
      </w:r>
      <w:r w:rsidR="0084653A">
        <w:t>商业秘密等，无论是有形或无形的）保守秘密。未经买方书面同意，卖方不得向任何第三方（包括但不限于卖方无须知晓保密信息的雇员、管理人员或委托代理等）泄露该商业秘密的全部或部分内容，法律法规另有规定的除外。本保密义务应在本合同期满、解除或终止后仍然有效，卖方的保密义务不受本合同效力影响。卖方同意</w:t>
      </w:r>
      <w:r w:rsidR="0084653A">
        <w:rPr>
          <w:rFonts w:hint="eastAsia"/>
        </w:rPr>
        <w:t>，</w:t>
      </w:r>
      <w:r w:rsidR="0084653A">
        <w:t>买方披露本协议项下资料的唯一目的是履行本协议约定义务，卖方承诺不将因此而取得的对方秘密信息用于其他任何用途，任何将秘密信息用于其他用途的行为均被视为对保密义务的违反。若卖方违反上述保密义务，应承担违约责任，支付违约金给买方，违约金金额为合同总价的10%，若违约金不能弥补买方因此而遭受的实际损失的，则以实际损失为准，该实际损失包括直接损失、预期利益的损失、买方为追究卖方的违约责任和/或为防止/制止泄密而支付的律师费用、诉讼仲裁费用、调查取证费用以及其他合理的费用支出等。非经买方事先书面同意，卖方不得发布广告、公众号、公告、申明或向任何其他方（包括任何媒体等）提供关于双方的合作关系、项目内容、本合同的存在和/或条款的任何信息，不得以任何方式使用包括援引买方的名称、 logo、商标、商号、项目等信息用于任何用途。如卖方违反本条约定，买方有权要求卖方立即停止、改正违约行为并承担违约金，</w:t>
      </w:r>
      <w:r w:rsidR="00F522D1">
        <w:rPr>
          <w:rFonts w:hint="eastAsia"/>
        </w:rPr>
        <w:t>违约金</w:t>
      </w:r>
      <w:r w:rsidR="0084653A">
        <w:t>为合同总价的5%，如该等违约金不足以弥补买方因此遭受的损失，卖方应补偿买方的全部损失。若保密协议（若有）约定与本条约定不一致，以较高义务和责任为准。</w:t>
      </w:r>
    </w:p>
    <w:p w14:paraId="51FC585B" w14:textId="11B3D7FF" w:rsidR="00D66903" w:rsidRDefault="0020505A">
      <w:pPr>
        <w:spacing w:after="120" w:line="360" w:lineRule="auto"/>
        <w:ind w:firstLine="420"/>
        <w:rPr>
          <w:rFonts w:hint="eastAsia"/>
        </w:rPr>
      </w:pPr>
      <w:r>
        <w:t>7.3  买方所提供图纸的设计版权归买方所有，卖方应保护买方的知识产权，未经买方同意不得将买方的资料、文件和图纸擅自修改、复制和向第三方泄露、转让或用于本合同以外的工程项目。</w:t>
      </w:r>
      <w:r w:rsidR="00792E17" w:rsidRPr="00792E17">
        <w:t>如有发生,卖方应承担由此引起的一切后果和赔偿责任。</w:t>
      </w:r>
    </w:p>
    <w:p w14:paraId="58D6701A" w14:textId="705593AE" w:rsidR="00D66903" w:rsidRDefault="0020505A">
      <w:pPr>
        <w:spacing w:after="120" w:line="360" w:lineRule="auto"/>
        <w:ind w:firstLine="420"/>
        <w:rPr>
          <w:rFonts w:hint="eastAsia"/>
        </w:rPr>
      </w:pPr>
      <w:r>
        <w:t>7.4  卖方所提供图纸的设计版权归卖方所有，买方应保护卖方的知识产权，未经卖方同意不得将卖方的资料、文件和图纸擅自修改、复制和向第三方泄露、转让或用于本合同以外的工程项目。</w:t>
      </w:r>
      <w:r w:rsidR="00792E17" w:rsidRPr="00792E17">
        <w:t>如有发生,买方应承担由此引起的一切后果和赔偿责任。</w:t>
      </w:r>
    </w:p>
    <w:p w14:paraId="2C2FD6BF" w14:textId="562883AD" w:rsidR="00C87C22" w:rsidRDefault="00C87C22">
      <w:pPr>
        <w:spacing w:before="200" w:after="120" w:line="360" w:lineRule="auto"/>
        <w:rPr>
          <w:rFonts w:hint="eastAsia"/>
          <w:b/>
          <w:bCs/>
        </w:rPr>
      </w:pPr>
      <w:r>
        <w:rPr>
          <w:b/>
          <w:bCs/>
        </w:rPr>
        <w:t>八、包装</w:t>
      </w:r>
    </w:p>
    <w:p w14:paraId="35977581" w14:textId="4352141A" w:rsidR="00D66903" w:rsidRDefault="00D23176">
      <w:pPr>
        <w:spacing w:before="200" w:after="120" w:line="360" w:lineRule="auto"/>
        <w:rPr>
          <w:rFonts w:hint="eastAsia"/>
        </w:rPr>
      </w:pPr>
      <w:r w:rsidRPr="00D23176">
        <w:rPr>
          <w:b/>
          <w:bCs/>
        </w:rPr>
        <w:t>卖方提供的全部货物应按照国际出口标准保护措施实施包装,船板必须要有侧标。该包装应适合长途海运/空运和内地运输,并有良好的防潮、防湿、防震、防锈和 防</w:t>
      </w:r>
      <w:r w:rsidR="00F522D1">
        <w:rPr>
          <w:rFonts w:hint="eastAsia"/>
          <w:b/>
          <w:bCs/>
        </w:rPr>
        <w:t>粗暴</w:t>
      </w:r>
      <w:r w:rsidRPr="00D23176">
        <w:rPr>
          <w:b/>
          <w:bCs/>
        </w:rPr>
        <w:t>装卸等保护措施,以确保货物安全无损运抵买方或买方指定的地点,而不因上述原因使货物受损。由于包装不善引起的货物锈蚀、损失和丢失均由卖方承担。</w:t>
      </w:r>
    </w:p>
    <w:p w14:paraId="66747D1D" w14:textId="3F808787" w:rsidR="00C87C22" w:rsidRPr="00C87C22" w:rsidRDefault="006E7A2B">
      <w:pPr>
        <w:spacing w:before="200" w:after="120" w:line="360" w:lineRule="auto"/>
        <w:rPr>
          <w:rFonts w:hint="eastAsia"/>
          <w:b/>
        </w:rPr>
      </w:pPr>
      <w:r>
        <w:rPr>
          <w:b/>
        </w:rPr>
        <w:t>九、运输标记</w:t>
      </w:r>
    </w:p>
    <w:p w14:paraId="6E65B9EF" w14:textId="434C7014" w:rsidR="00D23176" w:rsidRDefault="00D23176">
      <w:pPr>
        <w:spacing w:before="200" w:after="120" w:line="360" w:lineRule="auto"/>
        <w:rPr>
          <w:rFonts w:hint="eastAsia"/>
        </w:rPr>
      </w:pPr>
      <w:r w:rsidRPr="00D23176">
        <w:lastRenderedPageBreak/>
        <w:t>卖方应在每件包装箱的四侧用不易褪色的油漆以醒目的中文印刷字样 标明:收货人、合同号(或订单号)唛头、货物名称和箱号或序列号、毛重/净重(以公斤 计)、外型尺寸、发货人。对于裸装货物,卖方应在货物的两侧或两端系上标签注明上述 装箱标志,船板必须标有侧标。</w:t>
      </w:r>
    </w:p>
    <w:p w14:paraId="0E83AA76" w14:textId="18862C7F" w:rsidR="00D66903" w:rsidRDefault="00D23176" w:rsidP="00D23176">
      <w:pPr>
        <w:spacing w:before="200" w:after="120" w:line="360" w:lineRule="auto"/>
        <w:ind w:firstLine="420"/>
        <w:rPr>
          <w:rFonts w:hint="eastAsia"/>
        </w:rPr>
      </w:pPr>
      <w:r w:rsidRPr="00D23176">
        <w:t>凡运输各种设备的包装,卖方应在每件包装箱的两侧用中/英文和以国际贸易适宜的 运输标志,标明“重心”和“吊装点”,以便装卸和搬运,根据货物的特点和运输的不同 要求,注明“防潮”、“小心轻放”、“勿倒置”等字样和其它国际贸易中适当的标志。</w:t>
      </w:r>
    </w:p>
    <w:p w14:paraId="6C2F271D" w14:textId="77777777" w:rsidR="00D66903" w:rsidRDefault="0020505A">
      <w:pPr>
        <w:spacing w:before="200" w:after="120" w:line="360" w:lineRule="auto"/>
        <w:rPr>
          <w:rFonts w:hint="eastAsia"/>
        </w:rPr>
      </w:pPr>
      <w:r>
        <w:rPr>
          <w:b/>
          <w:bCs/>
        </w:rPr>
        <w:t>十、装运条件、通知和单据</w:t>
      </w:r>
    </w:p>
    <w:p w14:paraId="67FC70DA" w14:textId="6C053D8C" w:rsidR="00D66903" w:rsidRDefault="0020505A">
      <w:pPr>
        <w:spacing w:after="120" w:line="360" w:lineRule="auto"/>
        <w:ind w:firstLine="420"/>
        <w:rPr>
          <w:rFonts w:hint="eastAsia"/>
        </w:rPr>
      </w:pPr>
      <w:r>
        <w:t xml:space="preserve">10.1  </w:t>
      </w:r>
      <w:r w:rsidR="00D23176">
        <w:rPr>
          <w:rFonts w:hint="eastAsia"/>
        </w:rPr>
        <w:t>条件：</w:t>
      </w:r>
      <w:r>
        <w:t>根据合同规定的交货日期，卖方应在交货前2个工作日内以传真形式通知买方合同号（或订单号）、货物名称、规格型号、数量、总毛重、总体积和备妥待运日期、待运方式等。</w:t>
      </w:r>
    </w:p>
    <w:p w14:paraId="5A825BFF" w14:textId="45190EA3" w:rsidR="00D66903" w:rsidRDefault="0020505A">
      <w:pPr>
        <w:spacing w:after="120" w:line="360" w:lineRule="auto"/>
        <w:ind w:firstLine="420"/>
        <w:rPr>
          <w:rFonts w:hint="eastAsia"/>
        </w:rPr>
      </w:pPr>
      <w:r>
        <w:t xml:space="preserve">10.2  </w:t>
      </w:r>
      <w:r w:rsidR="00BC5EA0">
        <w:rPr>
          <w:rFonts w:hint="eastAsia"/>
        </w:rPr>
        <w:t>中英文版</w:t>
      </w:r>
      <w:r>
        <w:t>单据：下列单据应随货同行（根据货物种类及属性包括但不限于此）：</w:t>
      </w:r>
    </w:p>
    <w:p w14:paraId="561028B1" w14:textId="77777777" w:rsidR="00D66903" w:rsidRDefault="0020505A">
      <w:pPr>
        <w:spacing w:after="120" w:line="360" w:lineRule="auto"/>
        <w:ind w:left="840"/>
        <w:rPr>
          <w:rFonts w:hint="eastAsia"/>
        </w:rPr>
      </w:pPr>
      <w:r>
        <w:t>(1) 详细出厂码单/装箱单或重量单正本3份，副本4份；</w:t>
      </w:r>
    </w:p>
    <w:p w14:paraId="29953637" w14:textId="31846AA4" w:rsidR="00D66903" w:rsidRDefault="0020505A" w:rsidP="0018387C">
      <w:pPr>
        <w:spacing w:after="120" w:line="360" w:lineRule="auto"/>
        <w:ind w:left="840"/>
        <w:rPr>
          <w:rFonts w:hint="eastAsia"/>
        </w:rPr>
      </w:pPr>
      <w:r>
        <w:t>(2) 提供满足</w:t>
      </w:r>
      <w:r w:rsidR="00047125">
        <w:t>XXX</w:t>
      </w:r>
      <w:r>
        <w:t>船级社及买卖双方签订的技术协议要求证书正本一份；</w:t>
      </w:r>
    </w:p>
    <w:p w14:paraId="5C4DB1EC" w14:textId="77777777" w:rsidR="00D66903" w:rsidRDefault="0020505A">
      <w:pPr>
        <w:spacing w:after="120" w:line="360" w:lineRule="auto"/>
        <w:ind w:left="840"/>
        <w:rPr>
          <w:rFonts w:hint="eastAsia"/>
        </w:rPr>
      </w:pPr>
      <w:r>
        <w:t>(4) 随机控制软件、程序文件、控制模块、开机密码（钥）；</w:t>
      </w:r>
    </w:p>
    <w:p w14:paraId="2BAF91B0" w14:textId="77777777" w:rsidR="00D66903" w:rsidRDefault="0020505A">
      <w:pPr>
        <w:spacing w:after="120" w:line="360" w:lineRule="auto"/>
        <w:ind w:left="840"/>
        <w:rPr>
          <w:rFonts w:hint="eastAsia"/>
        </w:rPr>
      </w:pPr>
      <w:r>
        <w:t>(5) 产品合格证、使用说明书、质保书；</w:t>
      </w:r>
    </w:p>
    <w:p w14:paraId="0974D672" w14:textId="77777777" w:rsidR="00D66903" w:rsidRDefault="0020505A">
      <w:pPr>
        <w:spacing w:after="120" w:line="360" w:lineRule="auto"/>
        <w:ind w:left="840"/>
        <w:rPr>
          <w:rFonts w:hint="eastAsia"/>
        </w:rPr>
      </w:pPr>
      <w:r>
        <w:t>(6) 原产地证明（如需要）；</w:t>
      </w:r>
    </w:p>
    <w:p w14:paraId="62538E28" w14:textId="77777777" w:rsidR="00D66903" w:rsidRDefault="0020505A">
      <w:pPr>
        <w:spacing w:after="120" w:line="360" w:lineRule="auto"/>
        <w:ind w:left="840"/>
        <w:rPr>
          <w:rFonts w:hint="eastAsia"/>
        </w:rPr>
      </w:pPr>
      <w:r>
        <w:t>(7) 法定机构检验证书或产品进出口检验检疫证书（如需要）；</w:t>
      </w:r>
    </w:p>
    <w:p w14:paraId="3A817DF5" w14:textId="77777777" w:rsidR="00D66903" w:rsidRDefault="0020505A">
      <w:pPr>
        <w:spacing w:after="120" w:line="360" w:lineRule="auto"/>
        <w:ind w:left="840"/>
        <w:rPr>
          <w:rFonts w:hint="eastAsia"/>
        </w:rPr>
      </w:pPr>
      <w:r>
        <w:t>(8) 厂内检验合格证书等。</w:t>
      </w:r>
    </w:p>
    <w:p w14:paraId="26F9CAB0" w14:textId="5832701C" w:rsidR="00C87C22" w:rsidRDefault="00C87C22">
      <w:pPr>
        <w:spacing w:before="200" w:after="120" w:line="360" w:lineRule="auto"/>
        <w:rPr>
          <w:rFonts w:hint="eastAsia"/>
          <w:b/>
          <w:bCs/>
        </w:rPr>
      </w:pPr>
      <w:r>
        <w:rPr>
          <w:b/>
          <w:bCs/>
        </w:rPr>
        <w:t>十一、货物运输</w:t>
      </w:r>
    </w:p>
    <w:p w14:paraId="14C9E949" w14:textId="5518797E" w:rsidR="00D66903" w:rsidRDefault="0020505A">
      <w:pPr>
        <w:spacing w:before="200" w:after="120" w:line="360" w:lineRule="auto"/>
        <w:rPr>
          <w:rFonts w:hint="eastAsia"/>
        </w:rPr>
      </w:pPr>
      <w:r>
        <w:rPr>
          <w:b/>
          <w:bCs/>
        </w:rPr>
        <w:t>卖方负责将项下货物在合同规定时间内安全无损地运至买方指定的地点，在货物交付买方前所发生的一切费用及运输风险、在途货物的毁损、灭失风险由卖方承担。</w:t>
      </w:r>
    </w:p>
    <w:p w14:paraId="210761B9" w14:textId="77777777" w:rsidR="00D66903" w:rsidRDefault="0020505A">
      <w:pPr>
        <w:spacing w:before="200" w:after="120" w:line="360" w:lineRule="auto"/>
        <w:rPr>
          <w:rFonts w:hint="eastAsia"/>
        </w:rPr>
      </w:pPr>
      <w:r>
        <w:rPr>
          <w:b/>
          <w:bCs/>
        </w:rPr>
        <w:t>十二、数量异议期、质量异议与保证期</w:t>
      </w:r>
    </w:p>
    <w:p w14:paraId="333CC5A2" w14:textId="074C1D4A" w:rsidR="00D66903" w:rsidRDefault="0020505A">
      <w:pPr>
        <w:spacing w:after="120" w:line="360" w:lineRule="auto"/>
        <w:ind w:firstLine="420"/>
        <w:rPr>
          <w:rFonts w:hint="eastAsia"/>
        </w:rPr>
      </w:pPr>
      <w:r>
        <w:t xml:space="preserve">12.1  </w:t>
      </w:r>
      <w:r w:rsidR="00D23176" w:rsidRPr="00D23176">
        <w:t>买方对卖方交货数量的异议期限为买方收货后</w:t>
      </w:r>
      <w:r w:rsidR="00E17DDB">
        <w:t>15</w:t>
      </w:r>
      <w:r w:rsidR="00D23176" w:rsidRPr="00D23176">
        <w:t>日内。如当场验收,卖方送货人员应对数量差异签字确认,卖方在接到买方通知后立即派人前来核对处理。在不当场验收的情况下,买方收货人员在卖方磅码单(或送货单)上的签字,不表示对卖方供货数量的最终确认。</w:t>
      </w:r>
    </w:p>
    <w:p w14:paraId="3D76A002" w14:textId="2417598E" w:rsidR="00D66903" w:rsidRDefault="0020505A">
      <w:pPr>
        <w:spacing w:after="120" w:line="360" w:lineRule="auto"/>
        <w:ind w:firstLine="420"/>
        <w:rPr>
          <w:rFonts w:hint="eastAsia"/>
        </w:rPr>
      </w:pPr>
      <w:r>
        <w:t xml:space="preserve">12.2  </w:t>
      </w:r>
      <w:r w:rsidR="00D23176" w:rsidRPr="00D23176">
        <w:t>买方向卖方提出质量异议的期限等同于质保期,均为买方向买方客户交船之日向后</w:t>
      </w:r>
      <w:r w:rsidR="00D072E7">
        <w:rPr>
          <w:rFonts w:hint="eastAsia"/>
        </w:rPr>
        <w:t>12</w:t>
      </w:r>
      <w:r w:rsidR="00D23176" w:rsidRPr="00D23176">
        <w:t>个月。在质保期内,由于卖方的缺陷而发生的任何不足或故障,卖方应以买方或买方客户同意的方法修理或更替,从缺陷部分开始修理或更替之日起,保证期应另外延长</w:t>
      </w:r>
      <w:r w:rsidR="00D072E7">
        <w:rPr>
          <w:rFonts w:hint="eastAsia"/>
        </w:rPr>
        <w:t>12</w:t>
      </w:r>
      <w:r w:rsidR="00D23176" w:rsidRPr="00D23176">
        <w:t>个月。若本合同产品应用</w:t>
      </w:r>
      <w:r w:rsidR="00D23176" w:rsidRPr="00D23176">
        <w:lastRenderedPageBreak/>
        <w:t>于船舶,则交船后,买方及船东均有权向卖方提出质量异议。</w:t>
      </w:r>
    </w:p>
    <w:p w14:paraId="3F0AED62" w14:textId="5EBF004C" w:rsidR="00EE3DA6" w:rsidRDefault="00EE3DA6">
      <w:pPr>
        <w:spacing w:after="120" w:line="360" w:lineRule="auto"/>
        <w:ind w:firstLine="420"/>
        <w:rPr>
          <w:rFonts w:hint="eastAsia"/>
        </w:rPr>
      </w:pPr>
      <w:r>
        <w:rPr>
          <w:rFonts w:hint="eastAsia"/>
        </w:rPr>
        <w:t>12.3 卖方应在货物安装调试验收合格后</w:t>
      </w:r>
      <w:r w:rsidR="009761B6">
        <w:rPr>
          <w:rFonts w:hint="eastAsia"/>
        </w:rPr>
        <w:t>七</w:t>
      </w:r>
      <w:r w:rsidR="001E2903">
        <w:rPr>
          <w:rFonts w:hint="eastAsia"/>
        </w:rPr>
        <w:t>（</w:t>
      </w:r>
      <w:r w:rsidR="009761B6">
        <w:rPr>
          <w:rFonts w:hint="eastAsia"/>
        </w:rPr>
        <w:t>7</w:t>
      </w:r>
      <w:r w:rsidR="001E2903">
        <w:rPr>
          <w:rFonts w:hint="eastAsia"/>
        </w:rPr>
        <w:t>）</w:t>
      </w:r>
      <w:r>
        <w:rPr>
          <w:rFonts w:hint="eastAsia"/>
        </w:rPr>
        <w:t>天内，向买方提交一份</w:t>
      </w:r>
      <w:r w:rsidR="001E2903">
        <w:rPr>
          <w:rFonts w:hint="eastAsia"/>
        </w:rPr>
        <w:t>以买方为受益人的，</w:t>
      </w:r>
      <w:r>
        <w:rPr>
          <w:rFonts w:hint="eastAsia"/>
        </w:rPr>
        <w:t>不可撤销、见索即付，金额为</w:t>
      </w:r>
      <w:r w:rsidR="001E2903">
        <w:rPr>
          <w:rFonts w:hint="eastAsia"/>
        </w:rPr>
        <w:t>合同价款</w:t>
      </w:r>
      <w:r>
        <w:rPr>
          <w:rFonts w:hint="eastAsia"/>
        </w:rPr>
        <w:t xml:space="preserve"> 5% 质量保函，</w:t>
      </w:r>
      <w:r w:rsidR="001E2903">
        <w:rPr>
          <w:rFonts w:hint="eastAsia"/>
        </w:rPr>
        <w:t>格式须事先经买方书面认可。质量保函的有效期自设备安装调试验收合同之日起算，有效期为</w:t>
      </w:r>
      <w:r w:rsidR="003A5F8C">
        <w:rPr>
          <w:rFonts w:hint="eastAsia"/>
        </w:rPr>
        <w:t>18</w:t>
      </w:r>
      <w:r w:rsidR="001E2903">
        <w:rPr>
          <w:rFonts w:hint="eastAsia"/>
        </w:rPr>
        <w:t>个月。质保期满后</w:t>
      </w:r>
      <w:r w:rsidR="009761B6">
        <w:rPr>
          <w:rFonts w:hint="eastAsia"/>
        </w:rPr>
        <w:t>十四（</w:t>
      </w:r>
      <w:r w:rsidR="001E2903">
        <w:rPr>
          <w:rFonts w:hint="eastAsia"/>
        </w:rPr>
        <w:t>1</w:t>
      </w:r>
      <w:r w:rsidR="009761B6">
        <w:rPr>
          <w:rFonts w:hint="eastAsia"/>
        </w:rPr>
        <w:t>4）</w:t>
      </w:r>
      <w:r w:rsidR="001E2903">
        <w:rPr>
          <w:rFonts w:hint="eastAsia"/>
        </w:rPr>
        <w:t>日内，且卖方已履行完</w:t>
      </w:r>
      <w:r w:rsidR="009761B6">
        <w:rPr>
          <w:rFonts w:hint="eastAsia"/>
        </w:rPr>
        <w:t>合同内的全部义务，买方应将质保函退还给卖方。</w:t>
      </w:r>
    </w:p>
    <w:p w14:paraId="0AE5437F" w14:textId="77777777" w:rsidR="00D66903" w:rsidRDefault="0020505A">
      <w:pPr>
        <w:spacing w:before="200" w:after="120" w:line="360" w:lineRule="auto"/>
        <w:rPr>
          <w:rFonts w:hint="eastAsia"/>
        </w:rPr>
      </w:pPr>
      <w:r>
        <w:rPr>
          <w:b/>
          <w:bCs/>
        </w:rPr>
        <w:t>十三、质量责任</w:t>
      </w:r>
    </w:p>
    <w:p w14:paraId="185B1FA7" w14:textId="7A92F31C" w:rsidR="00D66903" w:rsidRDefault="0020505A">
      <w:pPr>
        <w:spacing w:after="120" w:line="360" w:lineRule="auto"/>
        <w:ind w:firstLine="420"/>
        <w:rPr>
          <w:rFonts w:hint="eastAsia"/>
        </w:rPr>
      </w:pPr>
      <w:r>
        <w:t>13.1  卖方应保证买方自己使用或向买方客户最终交付后，在质量保证期内，卖方应对由于设计、制造、工艺落后或材料的缺陷而发生的任何不足或故障负责</w:t>
      </w:r>
      <w:r w:rsidR="00D23176">
        <w:rPr>
          <w:rFonts w:hint="eastAsia"/>
        </w:rPr>
        <w:t>；</w:t>
      </w:r>
      <w:r w:rsidR="00D23176" w:rsidRPr="00D23176">
        <w:t>在质量保证期内,如果因产品出现问题所发生的一切直接、间接费用(包括但不限于设备材料费、施工费、鉴定费、差旅费等)由卖方负责。</w:t>
      </w:r>
    </w:p>
    <w:p w14:paraId="7ADA0C33" w14:textId="77777777" w:rsidR="00D66903" w:rsidRDefault="0020505A">
      <w:pPr>
        <w:spacing w:after="120" w:line="360" w:lineRule="auto"/>
        <w:ind w:firstLine="420"/>
        <w:rPr>
          <w:rFonts w:hint="eastAsia"/>
        </w:rPr>
      </w:pPr>
      <w:r>
        <w:t>13.2  卖方应保证货物全新的、未使用过的，是一流工艺和优质材料制造而成，并完全符合产品技术规格书、说明书、图纸或卖方提供的样品等合同项下规定的质量、规格和性能要求。</w:t>
      </w:r>
    </w:p>
    <w:p w14:paraId="1A130C1F" w14:textId="0C220720" w:rsidR="00D66903" w:rsidRDefault="0020505A">
      <w:pPr>
        <w:spacing w:after="120" w:line="360" w:lineRule="auto"/>
        <w:ind w:firstLine="420"/>
        <w:rPr>
          <w:rFonts w:hint="eastAsia"/>
        </w:rPr>
      </w:pPr>
      <w:r>
        <w:t>13.3  卖方应在合同签订后一周内提供本合同项下货物的总体生产计划，主管人员，联系人及为确保该货物顺利交货而拟采取的措施方案。此后，每周都要提供生产进度情况报告，买方有权对卖方的生产过程予以监督</w:t>
      </w:r>
    </w:p>
    <w:p w14:paraId="67C4C405" w14:textId="40AEC5C9" w:rsidR="00D66903" w:rsidRDefault="0020505A">
      <w:pPr>
        <w:spacing w:after="120" w:line="360" w:lineRule="auto"/>
        <w:ind w:firstLine="420"/>
        <w:rPr>
          <w:rFonts w:hint="eastAsia"/>
        </w:rPr>
      </w:pPr>
      <w:r>
        <w:t>13.4  在质保期内，卖方接到买方或买方客户质量问题的通知后，应在24小时内安排维修人员至买方或买方客户要求的地点</w:t>
      </w:r>
      <w:r w:rsidR="00D0130A">
        <w:rPr>
          <w:rFonts w:hint="eastAsia"/>
        </w:rPr>
        <w:t>，</w:t>
      </w:r>
      <w:r w:rsidR="00D0130A" w:rsidRPr="00D0130A">
        <w:t>如果卖方未能按时到达现场及时进行维修,由此所造成的一切直接、间接的责任及损失由卖方负责承担。</w:t>
      </w:r>
    </w:p>
    <w:p w14:paraId="7EC2BAAF" w14:textId="74C34B68" w:rsidR="00827DC8" w:rsidRPr="00827DC8" w:rsidRDefault="00827DC8">
      <w:pPr>
        <w:spacing w:before="200" w:after="120" w:line="360" w:lineRule="auto"/>
        <w:rPr>
          <w:rFonts w:hint="eastAsia"/>
          <w:b/>
          <w:bCs/>
        </w:rPr>
      </w:pPr>
      <w:r>
        <w:rPr>
          <w:b/>
          <w:bCs/>
        </w:rPr>
        <w:t>十四、产品质量侵权责任</w:t>
      </w:r>
    </w:p>
    <w:p w14:paraId="02A0EDF4" w14:textId="23A0AE87" w:rsidR="00D66903" w:rsidRDefault="00D0130A">
      <w:pPr>
        <w:spacing w:before="200" w:after="120" w:line="360" w:lineRule="auto"/>
        <w:rPr>
          <w:rFonts w:hint="eastAsia"/>
        </w:rPr>
      </w:pPr>
      <w:r w:rsidRPr="00D0130A">
        <w:t>因本合同项下卖方的产品质量而给买方及买方客户造成的质量侵权或买方及买方客户使用卖方的产品后而给第三方造成的侵权,均由卖方承担全部、最终责任,且由卖方负责举证责任</w:t>
      </w:r>
      <w:r w:rsidR="0020505A">
        <w:t>。</w:t>
      </w:r>
    </w:p>
    <w:p w14:paraId="72D55FF6" w14:textId="33A451BB" w:rsidR="00D66903" w:rsidRDefault="008303DD">
      <w:pPr>
        <w:spacing w:before="200" w:after="120" w:line="360" w:lineRule="auto"/>
        <w:rPr>
          <w:rFonts w:hint="eastAsia"/>
        </w:rPr>
      </w:pPr>
      <w:r>
        <w:rPr>
          <w:b/>
          <w:bCs/>
        </w:rPr>
        <w:t>十五、安全保证</w:t>
      </w:r>
    </w:p>
    <w:p w14:paraId="7ECF54A8" w14:textId="77777777" w:rsidR="00D66903" w:rsidRDefault="0020505A">
      <w:pPr>
        <w:spacing w:after="120" w:line="360" w:lineRule="auto"/>
        <w:ind w:firstLine="420"/>
        <w:rPr>
          <w:rFonts w:hint="eastAsia"/>
        </w:rPr>
      </w:pPr>
      <w:r>
        <w:t>15.1  买方或买方客户提供卖方工作人员因工作原因进入买方或买方客户工作场地的便利；</w:t>
      </w:r>
    </w:p>
    <w:p w14:paraId="72EF9E59" w14:textId="1FE0EC07" w:rsidR="00D66903" w:rsidRDefault="0020505A">
      <w:pPr>
        <w:spacing w:after="120" w:line="360" w:lineRule="auto"/>
        <w:ind w:firstLine="420"/>
        <w:rPr>
          <w:rFonts w:hint="eastAsia"/>
        </w:rPr>
      </w:pPr>
      <w:r>
        <w:t>15.2  卖方人员因工作原因进入买方或买方客户工作场地，必须遵守买方或买方客户的规章制度规定并尽合理的安全注意义务</w:t>
      </w:r>
      <w:r w:rsidR="00BB0C5B">
        <w:rPr>
          <w:rFonts w:hint="eastAsia"/>
        </w:rPr>
        <w:t>，</w:t>
      </w:r>
      <w:r w:rsidR="00BB0C5B" w:rsidRPr="00BB0C5B">
        <w:t>否则出现的任何伤害卖方人员人身及其他的一切事故由卖方承担,并且由于卖方原因引起的买方或买方客户及第三方人员的人身安全及 其他一切连带责任将由卖方完全负责,由此引起的一切直接、间接的损失完全由卖方承担。</w:t>
      </w:r>
    </w:p>
    <w:p w14:paraId="01243B8C" w14:textId="77777777" w:rsidR="00A22E9D" w:rsidRDefault="00E420A0" w:rsidP="00A4683A">
      <w:pPr>
        <w:spacing w:after="120" w:line="360" w:lineRule="auto"/>
        <w:ind w:firstLine="420"/>
        <w:rPr>
          <w:rFonts w:hint="eastAsia"/>
          <w:b/>
          <w:bCs/>
        </w:rPr>
      </w:pPr>
      <w:r>
        <w:rPr>
          <w:b/>
          <w:bCs/>
        </w:rPr>
        <w:t>十六、检验</w:t>
      </w:r>
    </w:p>
    <w:p w14:paraId="6456A47B" w14:textId="328A5D26" w:rsidR="00D66903" w:rsidRDefault="0020505A" w:rsidP="00A4683A">
      <w:pPr>
        <w:spacing w:after="120" w:line="360" w:lineRule="auto"/>
        <w:ind w:firstLine="420"/>
        <w:rPr>
          <w:rFonts w:hint="eastAsia"/>
        </w:rPr>
      </w:pPr>
      <w:r>
        <w:t>16.1 在发货前，卖方应对货物质量、规格、性能、数量和重量等进行准确而全面的检验</w:t>
      </w:r>
      <w:r w:rsidR="00BB0C5B">
        <w:rPr>
          <w:rFonts w:hint="eastAsia"/>
        </w:rPr>
        <w:t>，</w:t>
      </w:r>
      <w:r w:rsidR="00BB0C5B" w:rsidRPr="00BB0C5B">
        <w:t>并</w:t>
      </w:r>
      <w:r w:rsidR="00BB0C5B" w:rsidRPr="00BB0C5B">
        <w:lastRenderedPageBreak/>
        <w:t>出具证明货物符合合同规定的质量证书,但有关质量、规格、性能、数量和重量的检验不应视为最终检验。卖方应在检验报告中详细载明检验的结果和要求。</w:t>
      </w:r>
    </w:p>
    <w:p w14:paraId="6AF0E882" w14:textId="156734AD" w:rsidR="00D66903" w:rsidRDefault="0020505A">
      <w:pPr>
        <w:spacing w:after="120" w:line="360" w:lineRule="auto"/>
        <w:ind w:firstLine="420"/>
        <w:rPr>
          <w:rFonts w:hint="eastAsia"/>
        </w:rPr>
      </w:pPr>
      <w:r>
        <w:t>16.2  买方</w:t>
      </w:r>
      <w:r w:rsidR="009376D0">
        <w:rPr>
          <w:rFonts w:hint="eastAsia"/>
        </w:rPr>
        <w:t>,船级社</w:t>
      </w:r>
      <w:r>
        <w:t>及买方客户有权在卖方车间内对项下货物进行初步检验</w:t>
      </w:r>
      <w:r w:rsidR="00A4683A">
        <w:rPr>
          <w:rFonts w:hint="eastAsia"/>
        </w:rPr>
        <w:t>，有权</w:t>
      </w:r>
      <w:r w:rsidR="00A4683A" w:rsidRPr="00A4683A">
        <w:rPr>
          <w:rFonts w:hint="eastAsia"/>
        </w:rPr>
        <w:t>对正在制造、组装或装运期间和</w:t>
      </w:r>
      <w:r w:rsidR="00A4683A" w:rsidRPr="00A4683A">
        <w:t>/或前的合同货物进行检查，以检查重量、质量、数量和证书等相关文件是否符合合同规格。</w:t>
      </w:r>
      <w:r>
        <w:t>但该检验</w:t>
      </w:r>
      <w:r w:rsidR="00A4683A">
        <w:rPr>
          <w:rFonts w:hint="eastAsia"/>
        </w:rPr>
        <w:t>或检查</w:t>
      </w:r>
      <w:r>
        <w:t>并不免除卖方对所提供货物的检验义务与产品质量责任。</w:t>
      </w:r>
    </w:p>
    <w:p w14:paraId="3714BDA9" w14:textId="346638C7" w:rsidR="00D66903" w:rsidRDefault="0020505A">
      <w:pPr>
        <w:spacing w:after="120" w:line="360" w:lineRule="auto"/>
        <w:ind w:firstLine="420"/>
        <w:rPr>
          <w:rFonts w:hint="eastAsia"/>
        </w:rPr>
      </w:pPr>
      <w:r>
        <w:t>16.3  货物抵运目的地后，如初步检验发现货物的规格、质量、数量等不符合合同要求时，买方有权向卖方索赔。</w:t>
      </w:r>
      <w:r w:rsidR="00BB0C5B" w:rsidRPr="00BB0C5B">
        <w:t>由此引起的一切直接和间接的责任及损失将由卖方完全承担。</w:t>
      </w:r>
    </w:p>
    <w:p w14:paraId="31BCCEBE" w14:textId="77777777" w:rsidR="00D66903" w:rsidRDefault="0020505A">
      <w:pPr>
        <w:spacing w:after="120" w:line="360" w:lineRule="auto"/>
        <w:ind w:firstLine="420"/>
        <w:rPr>
          <w:rFonts w:hint="eastAsia"/>
        </w:rPr>
      </w:pPr>
      <w:r>
        <w:t>16.4  买方厂内的外观检查及调试检验均不能豁免卖方的质保责任。</w:t>
      </w:r>
    </w:p>
    <w:p w14:paraId="33541A67" w14:textId="51749361" w:rsidR="00D66903" w:rsidRDefault="0020505A">
      <w:pPr>
        <w:spacing w:after="120" w:line="360" w:lineRule="auto"/>
        <w:ind w:firstLine="420"/>
        <w:rPr>
          <w:rFonts w:hint="eastAsia"/>
        </w:rPr>
      </w:pPr>
      <w:r>
        <w:t>16.5  对有缺陷的、与合同规定不符的货物、服务，买方有权选择拒绝接收</w:t>
      </w:r>
      <w:r w:rsidR="00BB0C5B" w:rsidRPr="00BB0C5B">
        <w:t>且由此引起的 一切直接和间接的责任及损失将由卖方完全承担。</w:t>
      </w:r>
    </w:p>
    <w:p w14:paraId="2F912359" w14:textId="77777777" w:rsidR="00A22E9D" w:rsidRDefault="0020505A" w:rsidP="00A22E9D">
      <w:pPr>
        <w:spacing w:after="120" w:line="360" w:lineRule="auto"/>
        <w:ind w:firstLine="420"/>
        <w:rPr>
          <w:rFonts w:hint="eastAsia"/>
        </w:rPr>
      </w:pPr>
      <w:r>
        <w:t>16.6  系统整体（钢材除外）交由卖方负责，如交验不合格，卖方应在买方及买方客户所要求的时间内整改合格</w:t>
      </w:r>
      <w:r w:rsidR="00370E01">
        <w:rPr>
          <w:rFonts w:hint="eastAsia"/>
        </w:rPr>
        <w:t>，</w:t>
      </w:r>
      <w:r w:rsidR="00370E01" w:rsidRPr="00370E01">
        <w:t>如卖方未能在买方及买方客户所要求的时间内整改合格, 买方及买方客户有权要求卖方赔偿由此引起的一切直接和间接的损失。</w:t>
      </w:r>
    </w:p>
    <w:p w14:paraId="6B2F17B1" w14:textId="77777777" w:rsidR="00A22E9D" w:rsidRPr="00A22E9D" w:rsidRDefault="00A22E9D">
      <w:pPr>
        <w:spacing w:after="120" w:line="360" w:lineRule="auto"/>
        <w:ind w:firstLine="420"/>
        <w:rPr>
          <w:rFonts w:hint="eastAsia"/>
        </w:rPr>
      </w:pPr>
    </w:p>
    <w:p w14:paraId="3DD6A767" w14:textId="24FAC2F5" w:rsidR="00C352AB" w:rsidRDefault="00B85EBF">
      <w:pPr>
        <w:spacing w:before="200" w:after="120" w:line="360" w:lineRule="auto"/>
        <w:rPr>
          <w:rFonts w:hint="eastAsia"/>
        </w:rPr>
      </w:pPr>
      <w:r>
        <w:rPr>
          <w:b/>
        </w:rPr>
        <w:t>十七、</w:t>
      </w:r>
      <w:r w:rsidR="00C352AB" w:rsidRPr="00C352AB">
        <w:rPr>
          <w:rFonts w:hint="eastAsia"/>
          <w:b/>
        </w:rPr>
        <w:t>合同货物的安装、试运行和性能测试</w:t>
      </w:r>
      <w:r w:rsidR="00C352AB" w:rsidRPr="00C352AB">
        <w:rPr>
          <w:rFonts w:hint="eastAsia"/>
        </w:rPr>
        <w:t>合同货物的安装，试运行和性能测试应由买方按照卖方代表的技术指导下进行。从到现场、安装、现场验收试验（</w:t>
      </w:r>
      <w:r w:rsidR="00C352AB" w:rsidRPr="00C352AB">
        <w:t>SAT）直到合同货物调试和启动期间，双方应授权一名代表在现场处理与合同货物验收有关的所有的技术问题。双方代表应通过友好协商做出详细安排。双方代表的任何不一致意见，应在合同项下条款范围内友好协商解决。</w:t>
      </w:r>
    </w:p>
    <w:p w14:paraId="192633FF" w14:textId="77777777" w:rsidR="0080089F" w:rsidRDefault="00C352AB">
      <w:pPr>
        <w:spacing w:before="200" w:after="120" w:line="360" w:lineRule="auto"/>
        <w:rPr>
          <w:ins w:id="2" w:author="Shanjing Gui" w:date="2026-10-06T20:17:00Z" w16du:dateUtc="2026-10-06T12:17:00Z"/>
        </w:rPr>
      </w:pPr>
      <w:r w:rsidRPr="00C352AB">
        <w:rPr>
          <w:rFonts w:hint="eastAsia"/>
        </w:rPr>
        <w:t>在现场组装、现场验收试验、试运行、启动和培训期间，卖方应自费派遣合格技术人员进行技术服务</w:t>
      </w:r>
      <w:r w:rsidRPr="00C352AB">
        <w:t>。卖方技术人员有权应提供技术指导，并解决所有合同范围内的技术问题。</w:t>
      </w:r>
      <w:r w:rsidRPr="00C352AB">
        <w:rPr>
          <w:rFonts w:hint="eastAsia"/>
        </w:rPr>
        <w:t>如果货物或买方的任何财产由于卖方人员的指导而损坏，所有损失应由卖方承担。卖方必须确保其人员在调动前已适当投保了意外事故险，每起事故的保险金额至少为</w:t>
      </w:r>
      <w:r w:rsidRPr="00C352AB">
        <w:t>100万元人民币。这些人员必须完全遵守现场的HSE管理制度。</w:t>
      </w:r>
      <w:r w:rsidRPr="00C352AB">
        <w:rPr>
          <w:rFonts w:hint="eastAsia"/>
        </w:rPr>
        <w:t>若需要卖方或者其分包商厂家的人员因不可抗力等原因无法到现场时，买方有权按照卖方的操作手册或说明书对合同货物进行操作、调试和</w:t>
      </w:r>
      <w:r w:rsidRPr="00C352AB">
        <w:t>/或维修，但不免除卖方在合同项下的任何责任。</w:t>
      </w:r>
    </w:p>
    <w:p w14:paraId="245D38C9" w14:textId="32A25867" w:rsidR="00D66903" w:rsidRDefault="0020505A">
      <w:pPr>
        <w:spacing w:before="200" w:after="120" w:line="360" w:lineRule="auto"/>
        <w:rPr>
          <w:rFonts w:hint="eastAsia"/>
        </w:rPr>
      </w:pPr>
      <w:r>
        <w:rPr>
          <w:b/>
          <w:bCs/>
        </w:rPr>
        <w:t>十八、违约责任</w:t>
      </w:r>
    </w:p>
    <w:p w14:paraId="275837FC" w14:textId="13393A14" w:rsidR="00D66903" w:rsidRDefault="0020505A">
      <w:pPr>
        <w:spacing w:after="120" w:line="360" w:lineRule="auto"/>
        <w:ind w:firstLine="420"/>
        <w:rPr>
          <w:rFonts w:hint="eastAsia"/>
        </w:rPr>
      </w:pPr>
      <w:r>
        <w:t>18.1  在履行合同的过程中，如果卖方遇到不能按时交货和提供服务的情况，应及时以书面形式将理由和延迟时间通知买方并需取得买方的书面认可。</w:t>
      </w:r>
      <w:r w:rsidR="00CE3C8A" w:rsidRPr="00CE3C8A">
        <w:t>未取得买方书面认可的一切理由,买方将不予承认,并且买方保留向卖方索取相关赔偿的权利。</w:t>
      </w:r>
    </w:p>
    <w:p w14:paraId="7E688487" w14:textId="3C702F08" w:rsidR="00D66903" w:rsidRDefault="0020505A">
      <w:pPr>
        <w:spacing w:after="120" w:line="360" w:lineRule="auto"/>
        <w:ind w:firstLine="420"/>
        <w:rPr>
          <w:rFonts w:hint="eastAsia"/>
        </w:rPr>
      </w:pPr>
      <w:r>
        <w:t>18.2  如果卖方不能在合同规定期限内按合同要求交付整批或一部分的货物，除非不可抗力</w:t>
      </w:r>
      <w:r>
        <w:lastRenderedPageBreak/>
        <w:t>原因或经买方同意而修改合同规定外，买方有权取消所有或部分本项下未履行部分的合同</w:t>
      </w:r>
      <w:r w:rsidR="00CE3C8A">
        <w:rPr>
          <w:rFonts w:hint="eastAsia"/>
        </w:rPr>
        <w:t>，</w:t>
      </w:r>
      <w:r w:rsidR="00CE3C8A" w:rsidRPr="00CE3C8A">
        <w:t>并保留向卖方索取相关赔偿的权利。</w:t>
      </w:r>
    </w:p>
    <w:p w14:paraId="0AB121E9" w14:textId="2DFA6798" w:rsidR="00D66903" w:rsidRDefault="0020505A">
      <w:pPr>
        <w:spacing w:after="120" w:line="360" w:lineRule="auto"/>
        <w:ind w:firstLine="420"/>
        <w:rPr>
          <w:rFonts w:hint="eastAsia"/>
        </w:rPr>
      </w:pPr>
      <w:r>
        <w:t xml:space="preserve">18.3  </w:t>
      </w:r>
      <w:r w:rsidR="00CE3C8A" w:rsidRPr="00CE3C8A">
        <w:t>延迟交货在10日以内(含)的,按合同总金额的0.5%/天支付违约金,但违约</w:t>
      </w:r>
      <w:r w:rsidR="007A55EE">
        <w:rPr>
          <w:rFonts w:hint="eastAsia"/>
        </w:rPr>
        <w:t>金</w:t>
      </w:r>
      <w:r w:rsidR="00CE3C8A" w:rsidRPr="00CE3C8A">
        <w:t>总额不超过合同总金额的5%;若逾期达10日以上的,卖方仍不能按约定期限履行全部或部分交货义务,应向买方支付相当于合同总金额或未履行部分金额20%的违约金,上述违约金的计算是累积的,并且买方无须事前通知即享有随时解除合同的权利。</w:t>
      </w:r>
    </w:p>
    <w:p w14:paraId="41A440EA" w14:textId="2CEDD2C5" w:rsidR="003851F1" w:rsidRDefault="003851F1">
      <w:pPr>
        <w:spacing w:after="120" w:line="360" w:lineRule="auto"/>
        <w:ind w:firstLine="420"/>
        <w:rPr>
          <w:rFonts w:hint="eastAsia"/>
        </w:rPr>
      </w:pPr>
      <w:r>
        <w:rPr>
          <w:rFonts w:hint="eastAsia"/>
        </w:rPr>
        <w:t>18.4</w:t>
      </w:r>
      <w:r w:rsidRPr="003851F1">
        <w:t>卖方未按照文件提交程序和合同技术协议中规定的交付时间表交付技术文件和证书，卖方应在此类延误的前四（4）周内，每延误七（7）天，向买方支付总额的百分之零点五（0.5%）的违约赔偿金，此后每延误七天，应向买方支付总价的百分之一点五（1.5%）的违约金。同样的违约金应适用于最终技术资料汇编的交付。在计算违约金时，任何不足七（7）天的天数应视为七（7）天。迟交技术资料的违约赔偿金不得超过总价的百分之五（5%）。</w:t>
      </w:r>
    </w:p>
    <w:p w14:paraId="5FC08D94" w14:textId="53EB1EC9" w:rsidR="003851F1" w:rsidRPr="003851F1" w:rsidRDefault="003851F1" w:rsidP="003851F1">
      <w:pPr>
        <w:spacing w:after="120" w:line="360" w:lineRule="auto"/>
        <w:ind w:firstLine="420"/>
        <w:rPr>
          <w:rFonts w:hint="eastAsia"/>
        </w:rPr>
      </w:pPr>
      <w:r>
        <w:rPr>
          <w:rFonts w:hint="eastAsia"/>
        </w:rPr>
        <w:t>18.5</w:t>
      </w:r>
      <w:r w:rsidRPr="003851F1">
        <w:t>卖方未能按照技术协议中规定的时间和要求提供技术服务，卖方应在此类延误或不合规的前四（4）周内，每延误七（7）天或不合规，向买方支付总价的百分之零点五（0.5%）的违约赔偿金，此后每延误七天或不合规，应向买方支付总额的百分之一点五（1.5%）的违约金。未按要求提供技术服务的违约赔偿金不得超过总价的百分之五（5%）。</w:t>
      </w:r>
    </w:p>
    <w:p w14:paraId="486EACA7" w14:textId="1002EEB3" w:rsidR="00D66903" w:rsidRDefault="0020505A">
      <w:pPr>
        <w:spacing w:after="120" w:line="360" w:lineRule="auto"/>
        <w:ind w:firstLine="420"/>
        <w:rPr>
          <w:rFonts w:hint="eastAsia"/>
        </w:rPr>
      </w:pPr>
      <w:r>
        <w:t>18.</w:t>
      </w:r>
      <w:r w:rsidR="003851F1">
        <w:rPr>
          <w:rFonts w:hint="eastAsia"/>
        </w:rPr>
        <w:t>6</w:t>
      </w:r>
      <w:r w:rsidR="003851F1">
        <w:t xml:space="preserve">  </w:t>
      </w:r>
      <w:r>
        <w:t>如果卖方不履行第1.2、1.3条所约定义务，应向买方支付该批货物或机械设备合同价款30%的违约金，并赔偿买方相应损失。</w:t>
      </w:r>
    </w:p>
    <w:p w14:paraId="58E267AC" w14:textId="5B8C0BDD" w:rsidR="00D66903" w:rsidRDefault="0020505A">
      <w:pPr>
        <w:spacing w:after="120" w:line="360" w:lineRule="auto"/>
        <w:ind w:firstLine="420"/>
        <w:rPr>
          <w:rFonts w:hint="eastAsia"/>
        </w:rPr>
      </w:pPr>
      <w:r>
        <w:t>18.</w:t>
      </w:r>
      <w:r w:rsidR="003851F1">
        <w:rPr>
          <w:rFonts w:hint="eastAsia"/>
        </w:rPr>
        <w:t>7</w:t>
      </w:r>
      <w:r w:rsidR="003851F1">
        <w:t xml:space="preserve">  </w:t>
      </w:r>
      <w:r>
        <w:t>如果卖方违反本合同第五条的约定，买方有权解除合同，除不退还全部货物外，卖方均应向买方支付实际交货价款100%的违约金和补偿，并赔偿买方全部损失。</w:t>
      </w:r>
      <w:r w:rsidR="00CE3C8A" w:rsidRPr="00CE3C8A">
        <w:t>买方有权追究卖方的法律责任。</w:t>
      </w:r>
    </w:p>
    <w:p w14:paraId="00B005A2" w14:textId="26AFF806" w:rsidR="00D66903" w:rsidRDefault="0020505A">
      <w:pPr>
        <w:spacing w:after="120" w:line="360" w:lineRule="auto"/>
        <w:ind w:firstLine="420"/>
        <w:rPr>
          <w:rFonts w:hint="eastAsia"/>
        </w:rPr>
      </w:pPr>
      <w:r>
        <w:t>18.</w:t>
      </w:r>
      <w:r w:rsidR="003851F1">
        <w:rPr>
          <w:rFonts w:hint="eastAsia"/>
        </w:rPr>
        <w:t>8</w:t>
      </w:r>
      <w:r w:rsidR="003851F1">
        <w:t xml:space="preserve">  </w:t>
      </w:r>
      <w:r>
        <w:t>本合同签订前后若卖方存在以下情形（包括但不限于）：发生20万元以上的重大诉讼仲裁事件、政府行政处罚、卖方财务状况恶化、卖方发生群体性劳动纠纷、卖方经营困难导致停产、卖方股权对外转让、以及可能影响买方正常履行本合同的其他任何情形，卖方应主动书面告知买方，并提供相应的说明和法律文书</w:t>
      </w:r>
      <w:r w:rsidR="00CE3C8A">
        <w:rPr>
          <w:rFonts w:hint="eastAsia"/>
        </w:rPr>
        <w:t>，</w:t>
      </w:r>
      <w:r w:rsidR="00CE3C8A" w:rsidRPr="00CE3C8A">
        <w:t>买方有权要求卖方为本合同的履行提供相应担保。如卖方故意隐瞒或不能提供相应担保,视为卖方违约,买方有权中止履行本合同或解除本合同。</w:t>
      </w:r>
    </w:p>
    <w:p w14:paraId="7BD4CAA6" w14:textId="47CAD6BF" w:rsidR="00D66903" w:rsidRDefault="0020505A">
      <w:pPr>
        <w:spacing w:after="120" w:line="360" w:lineRule="auto"/>
        <w:ind w:firstLine="420"/>
        <w:rPr>
          <w:rFonts w:hint="eastAsia"/>
        </w:rPr>
      </w:pPr>
      <w:r>
        <w:t>18.</w:t>
      </w:r>
      <w:r w:rsidR="003851F1">
        <w:rPr>
          <w:rFonts w:hint="eastAsia"/>
        </w:rPr>
        <w:t>9</w:t>
      </w:r>
      <w:r w:rsidR="003851F1">
        <w:t xml:space="preserve">  </w:t>
      </w:r>
      <w:r>
        <w:t>由于买方原因延误，经双方确认后，卖方交货期顺延。</w:t>
      </w:r>
    </w:p>
    <w:p w14:paraId="2D6F485B" w14:textId="4B9D2BB0" w:rsidR="00D66903" w:rsidRDefault="0020505A">
      <w:pPr>
        <w:spacing w:after="120" w:line="360" w:lineRule="auto"/>
        <w:ind w:firstLine="420"/>
        <w:rPr>
          <w:rFonts w:hint="eastAsia"/>
        </w:rPr>
      </w:pPr>
      <w:r>
        <w:t>18.</w:t>
      </w:r>
      <w:r w:rsidR="003851F1">
        <w:rPr>
          <w:rFonts w:hint="eastAsia"/>
        </w:rPr>
        <w:t>10</w:t>
      </w:r>
      <w:r w:rsidR="003851F1">
        <w:t xml:space="preserve">  </w:t>
      </w:r>
      <w:r>
        <w:t>如卖方不能按本合同第10.2之约定的期限向买方交付全部发票，每逾期一日，应向买方支付相当于该批次货物货款总额1%的违约金</w:t>
      </w:r>
      <w:r w:rsidR="00CE3C8A">
        <w:rPr>
          <w:rFonts w:hint="eastAsia"/>
        </w:rPr>
        <w:t>，超</w:t>
      </w:r>
      <w:r w:rsidR="00CE3C8A" w:rsidRPr="00CE3C8A">
        <w:t>过10日仍然不能交付,应按日向买方支付相当于该批货物货款5%的违约金。船级社证书买方给予卖方30天的宽展期,超过该期限,则按照发票逾期交付的标准向买方支付违约金。</w:t>
      </w:r>
    </w:p>
    <w:p w14:paraId="453A9D21" w14:textId="45F50840" w:rsidR="00C352AB" w:rsidRDefault="00C352AB">
      <w:pPr>
        <w:spacing w:after="120" w:line="360" w:lineRule="auto"/>
        <w:ind w:firstLine="420"/>
        <w:rPr>
          <w:rFonts w:hint="eastAsia"/>
        </w:rPr>
      </w:pPr>
      <w:r>
        <w:rPr>
          <w:rFonts w:hint="eastAsia"/>
        </w:rPr>
        <w:t>1</w:t>
      </w:r>
      <w:r>
        <w:t>8.</w:t>
      </w:r>
      <w:r w:rsidR="003851F1">
        <w:rPr>
          <w:rFonts w:hint="eastAsia"/>
        </w:rPr>
        <w:t>11</w:t>
      </w:r>
      <w:r w:rsidR="003851F1">
        <w:t xml:space="preserve"> </w:t>
      </w:r>
      <w:r w:rsidRPr="00C352AB">
        <w:rPr>
          <w:rFonts w:hint="eastAsia"/>
        </w:rPr>
        <w:t>在合同执行期间、性能试验</w:t>
      </w:r>
      <w:r w:rsidRPr="00C352AB">
        <w:t>/现场验收试验或保修期内，卖方在收到买方有关合同货物</w:t>
      </w:r>
      <w:r w:rsidRPr="00C352AB">
        <w:lastRenderedPageBreak/>
        <w:t>质量、不合格、违约赔偿金或违反本合同规定的索赔通知后不迟于7天内应回复买方的索赔。如果卖方没有在上述时限内回复，默认卖方已接受买方的索赔要求。</w:t>
      </w:r>
    </w:p>
    <w:p w14:paraId="5AC21632" w14:textId="14652C3A" w:rsidR="00C352AB" w:rsidRPr="00C352AB" w:rsidRDefault="00C352AB">
      <w:pPr>
        <w:spacing w:after="120" w:line="360" w:lineRule="auto"/>
        <w:ind w:firstLine="420"/>
        <w:rPr>
          <w:rFonts w:hint="eastAsia"/>
        </w:rPr>
      </w:pPr>
      <w:r>
        <w:t>18.</w:t>
      </w:r>
      <w:r w:rsidR="003851F1">
        <w:rPr>
          <w:rFonts w:hint="eastAsia"/>
        </w:rPr>
        <w:t>12</w:t>
      </w:r>
      <w:r w:rsidR="003851F1">
        <w:t xml:space="preserve"> </w:t>
      </w:r>
      <w:r w:rsidRPr="00C352AB">
        <w:rPr>
          <w:rFonts w:hint="eastAsia"/>
        </w:rPr>
        <w:t>如果卖方应就损失损坏向买方支付罚款和</w:t>
      </w:r>
      <w:r w:rsidRPr="00C352AB">
        <w:t>/或赔偿金，卖方应在收到买方的索赔通知后10天内通过电汇支付，否则买方有权从付给卖方的任何款项里扣除，或尽可能从履约保函、质保函或者质保金中收回该款项（以可能项为准）。在不放弃或限制买方的任何权利或补救措施的情况下，买方有权不时从支付给卖方的款项中扣除违约赔偿金或补收费用。如果通过上述方式仍有任何无法收回的款项，买方有权按照本合同中的仲裁条款向卖方要求赔偿。</w:t>
      </w:r>
    </w:p>
    <w:p w14:paraId="2579CB97" w14:textId="77777777" w:rsidR="00B54DA2" w:rsidRPr="00B54DA2" w:rsidRDefault="0020505A">
      <w:pPr>
        <w:spacing w:before="200" w:after="120" w:line="360" w:lineRule="auto"/>
        <w:rPr>
          <w:rFonts w:hint="eastAsia"/>
          <w:b/>
        </w:rPr>
      </w:pPr>
      <w:r w:rsidRPr="00B54DA2">
        <w:rPr>
          <w:b/>
        </w:rPr>
        <w:t>十九、不可抗力：</w:t>
      </w:r>
    </w:p>
    <w:p w14:paraId="4B16B882" w14:textId="4965F0A6" w:rsidR="00C352AB" w:rsidRDefault="00C352AB" w:rsidP="007A55EE">
      <w:pPr>
        <w:spacing w:before="200" w:after="120" w:line="360" w:lineRule="auto"/>
        <w:jc w:val="both"/>
        <w:rPr>
          <w:rFonts w:hint="eastAsia"/>
        </w:rPr>
      </w:pPr>
      <w:r>
        <w:t xml:space="preserve">19.1 </w:t>
      </w:r>
      <w:r>
        <w:rPr>
          <w:rFonts w:hint="eastAsia"/>
        </w:rPr>
        <w:t>不可抗力：是指不可预见的、无法克服的、超出援引方控制范围的、实质上不可归责于任何一方的特殊事件或情况，导致援引方无法完全或部分履行其在订单项下的义务。</w:t>
      </w:r>
    </w:p>
    <w:p w14:paraId="43828936" w14:textId="39F6D08F" w:rsidR="00C352AB" w:rsidRDefault="00C352AB" w:rsidP="007A55EE">
      <w:pPr>
        <w:spacing w:before="200" w:after="120" w:line="360" w:lineRule="auto"/>
        <w:jc w:val="both"/>
        <w:rPr>
          <w:rFonts w:hint="eastAsia"/>
        </w:rPr>
      </w:pPr>
      <w:r>
        <w:rPr>
          <w:rFonts w:hint="eastAsia"/>
        </w:rPr>
        <w:t>1</w:t>
      </w:r>
      <w:r>
        <w:t>9.2</w:t>
      </w:r>
      <w:r>
        <w:rPr>
          <w:rFonts w:hint="eastAsia"/>
        </w:rPr>
        <w:t>如果完全满足上述标准，则不可抗力包括：</w:t>
      </w:r>
    </w:p>
    <w:p w14:paraId="2686E824" w14:textId="77777777" w:rsidR="00C352AB" w:rsidRDefault="00C352AB" w:rsidP="007A55EE">
      <w:pPr>
        <w:pStyle w:val="a4"/>
        <w:numPr>
          <w:ilvl w:val="0"/>
          <w:numId w:val="3"/>
        </w:numPr>
        <w:spacing w:before="200" w:after="120" w:line="360" w:lineRule="auto"/>
        <w:jc w:val="both"/>
        <w:rPr>
          <w:rFonts w:hint="eastAsia"/>
        </w:rPr>
      </w:pPr>
      <w:r>
        <w:rPr>
          <w:rFonts w:hint="eastAsia"/>
        </w:rPr>
        <w:t>流行病、火灾、潮汐、海啸、闪电、地震、飓风、台风、气旋、火山活动等自然灾害，</w:t>
      </w:r>
    </w:p>
    <w:p w14:paraId="15502409" w14:textId="77777777" w:rsidR="00C352AB" w:rsidRDefault="00C352AB" w:rsidP="007A55EE">
      <w:pPr>
        <w:pStyle w:val="a4"/>
        <w:numPr>
          <w:ilvl w:val="0"/>
          <w:numId w:val="3"/>
        </w:numPr>
        <w:spacing w:before="200" w:after="120" w:line="360" w:lineRule="auto"/>
        <w:jc w:val="both"/>
        <w:rPr>
          <w:rFonts w:hint="eastAsia"/>
        </w:rPr>
      </w:pPr>
      <w:r>
        <w:rPr>
          <w:rFonts w:hint="eastAsia"/>
        </w:rPr>
        <w:t>敌对行动或战争行为（无论是否宣布）、恐怖主义行为、内乱或军事动乱，</w:t>
      </w:r>
    </w:p>
    <w:p w14:paraId="47A03027" w14:textId="721B6021" w:rsidR="00C352AB" w:rsidRDefault="00C352AB" w:rsidP="007A55EE">
      <w:pPr>
        <w:pStyle w:val="a4"/>
        <w:numPr>
          <w:ilvl w:val="0"/>
          <w:numId w:val="3"/>
        </w:numPr>
        <w:spacing w:before="200" w:after="120" w:line="360" w:lineRule="auto"/>
        <w:jc w:val="both"/>
        <w:rPr>
          <w:rFonts w:hint="eastAsia"/>
        </w:rPr>
      </w:pPr>
      <w:r>
        <w:rPr>
          <w:rFonts w:hint="eastAsia"/>
        </w:rPr>
        <w:t>蓄意破坏、暴乱（买方、卖方或分包商的员工除外）、全国或地区</w:t>
      </w:r>
      <w:r w:rsidR="00602B9A">
        <w:rPr>
          <w:rFonts w:hint="eastAsia"/>
        </w:rPr>
        <w:t>劳工罢工以及任何政府或公共当局或其任何代表的行为，无论是否合法,</w:t>
      </w:r>
    </w:p>
    <w:p w14:paraId="7954C736" w14:textId="5DF7F719" w:rsidR="00C352AB" w:rsidRDefault="00C352AB" w:rsidP="007A55EE">
      <w:pPr>
        <w:pStyle w:val="a4"/>
        <w:numPr>
          <w:ilvl w:val="0"/>
          <w:numId w:val="3"/>
        </w:numPr>
        <w:spacing w:before="200" w:after="120" w:line="360" w:lineRule="auto"/>
        <w:jc w:val="both"/>
        <w:rPr>
          <w:rFonts w:hint="eastAsia"/>
        </w:rPr>
      </w:pPr>
      <w:r>
        <w:rPr>
          <w:rFonts w:hint="eastAsia"/>
        </w:rPr>
        <w:t>任何核燃料或核燃料燃烧产生的任何核废料的电离辐射或放射性污染，或</w:t>
      </w:r>
      <w:r w:rsidR="00602B9A">
        <w:rPr>
          <w:rFonts w:hint="eastAsia"/>
        </w:rPr>
        <w:t>任何爆炸性核组件或其核部件的放射性、毒性、爆炸性或其他危险特性</w:t>
      </w:r>
      <w:r w:rsidR="00F522D1">
        <w:rPr>
          <w:rFonts w:hint="eastAsia"/>
        </w:rPr>
        <w:t>。</w:t>
      </w:r>
    </w:p>
    <w:p w14:paraId="446B5E2D" w14:textId="7905DB9C" w:rsidR="00C352AB" w:rsidRDefault="00C352AB" w:rsidP="007A55EE">
      <w:pPr>
        <w:spacing w:before="200" w:after="120" w:line="360" w:lineRule="auto"/>
        <w:jc w:val="both"/>
        <w:rPr>
          <w:rFonts w:hint="eastAsia"/>
        </w:rPr>
      </w:pPr>
      <w:r>
        <w:rPr>
          <w:rFonts w:hint="eastAsia"/>
        </w:rPr>
        <w:t>如果一方因不可抗力完全或部分延迟、阻止或阻碍履行本合同项下的任何义务（付款义务除外），并根据第</w:t>
      </w:r>
      <w:r>
        <w:t>19.4条约定及时通知了另一方，且在该段时间内，尽管受影响方已尽了合理的努力，但该方未能履行义务的情况，应视为不可抗力事件发生，免除其在不可抗力影响下的相关责任。</w:t>
      </w:r>
    </w:p>
    <w:p w14:paraId="75BD6867" w14:textId="62AD24A5" w:rsidR="00C352AB" w:rsidRDefault="00C352AB" w:rsidP="007A55EE">
      <w:pPr>
        <w:spacing w:before="200" w:after="120" w:line="360" w:lineRule="auto"/>
        <w:jc w:val="both"/>
        <w:rPr>
          <w:rFonts w:hint="eastAsia"/>
        </w:rPr>
      </w:pPr>
      <w:r>
        <w:t>19.3</w:t>
      </w:r>
      <w:r>
        <w:rPr>
          <w:rFonts w:hint="eastAsia"/>
        </w:rPr>
        <w:t>在并不限制不构成不可抗力的事件的情况下，下列事件或情况不构成不不可抗力，除非受影响方能够明确证明该事件是由符合不可抗力条件的事件造成的：</w:t>
      </w:r>
    </w:p>
    <w:p w14:paraId="7E5B3704" w14:textId="0459D36D" w:rsidR="00C352AB" w:rsidRDefault="00C352AB" w:rsidP="007A55EE">
      <w:pPr>
        <w:spacing w:before="200" w:after="120" w:line="360" w:lineRule="auto"/>
        <w:jc w:val="both"/>
        <w:rPr>
          <w:rFonts w:hint="eastAsia"/>
        </w:rPr>
      </w:pPr>
      <w:r>
        <w:t>a.延迟向卖方集团交付施工设备和/或卖方项目；</w:t>
      </w:r>
    </w:p>
    <w:p w14:paraId="0C5AA18C" w14:textId="5EB8D635" w:rsidR="00C352AB" w:rsidRDefault="00C352AB" w:rsidP="007A55EE">
      <w:pPr>
        <w:spacing w:before="200" w:after="120" w:line="360" w:lineRule="auto"/>
        <w:jc w:val="both"/>
        <w:rPr>
          <w:rFonts w:hint="eastAsia"/>
        </w:rPr>
      </w:pPr>
      <w:r>
        <w:t>b.任何分包商或其他人员（买方集团除外）的履约延误；</w:t>
      </w:r>
    </w:p>
    <w:p w14:paraId="0BF42C8A" w14:textId="1E0AB44F" w:rsidR="00C352AB" w:rsidRDefault="00C352AB" w:rsidP="007A55EE">
      <w:pPr>
        <w:spacing w:before="200" w:after="120" w:line="360" w:lineRule="auto"/>
        <w:jc w:val="both"/>
        <w:rPr>
          <w:rFonts w:hint="eastAsia"/>
        </w:rPr>
      </w:pPr>
      <w:r>
        <w:t>c.缺少或无法获得劳动力、机械、施工设备、卖方项目或供货，包括运输；</w:t>
      </w:r>
    </w:p>
    <w:p w14:paraId="315D51D9" w14:textId="0CC968C0" w:rsidR="00C352AB" w:rsidRDefault="00C352AB" w:rsidP="007A55EE">
      <w:pPr>
        <w:spacing w:before="200" w:after="120" w:line="360" w:lineRule="auto"/>
        <w:jc w:val="both"/>
        <w:rPr>
          <w:rFonts w:hint="eastAsia"/>
        </w:rPr>
      </w:pPr>
      <w:r>
        <w:t>d.施工设备、卖方项目的正常磨损和随机缺陷；</w:t>
      </w:r>
    </w:p>
    <w:p w14:paraId="6419AFA5" w14:textId="0B90535E" w:rsidR="00C352AB" w:rsidRDefault="00C352AB" w:rsidP="007A55EE">
      <w:pPr>
        <w:spacing w:before="200" w:after="120" w:line="360" w:lineRule="auto"/>
        <w:jc w:val="both"/>
        <w:rPr>
          <w:rFonts w:hint="eastAsia"/>
        </w:rPr>
      </w:pPr>
      <w:r>
        <w:t>e.资金不可用、资不抵债、无力支付或延迟支付，或影响一方的经济状况发生变化；</w:t>
      </w:r>
    </w:p>
    <w:p w14:paraId="48744786" w14:textId="1561AA52" w:rsidR="00C352AB" w:rsidRDefault="00602B9A" w:rsidP="007A55EE">
      <w:pPr>
        <w:spacing w:before="200" w:after="120" w:line="360" w:lineRule="auto"/>
        <w:jc w:val="both"/>
        <w:rPr>
          <w:rFonts w:hint="eastAsia"/>
        </w:rPr>
      </w:pPr>
      <w:r>
        <w:lastRenderedPageBreak/>
        <w:t>f.</w:t>
      </w:r>
      <w:r w:rsidR="00C352AB">
        <w:t>除上述19.1 a）以外的不利天气条件，包括季节性不利天气条件；</w:t>
      </w:r>
    </w:p>
    <w:p w14:paraId="2FE8BFD0" w14:textId="6E647130" w:rsidR="00C352AB" w:rsidRDefault="00602B9A" w:rsidP="007A55EE">
      <w:pPr>
        <w:spacing w:before="200" w:after="120" w:line="360" w:lineRule="auto"/>
        <w:jc w:val="both"/>
        <w:rPr>
          <w:rFonts w:hint="eastAsia"/>
        </w:rPr>
      </w:pPr>
      <w:r>
        <w:t>g.</w:t>
      </w:r>
      <w:r w:rsidR="00C352AB">
        <w:t>受影响方可（i）合理预见和（ii）防止或防范的任何事件或情况；</w:t>
      </w:r>
    </w:p>
    <w:p w14:paraId="0F136A21" w14:textId="48760A01" w:rsidR="00C352AB" w:rsidRDefault="00602B9A" w:rsidP="007A55EE">
      <w:pPr>
        <w:spacing w:before="200" w:after="120" w:line="360" w:lineRule="auto"/>
        <w:jc w:val="both"/>
        <w:rPr>
          <w:rFonts w:hint="eastAsia"/>
        </w:rPr>
      </w:pPr>
      <w:r>
        <w:t>h.</w:t>
      </w:r>
      <w:r w:rsidR="00C352AB">
        <w:t>卖方集团的工厂或工厂、卖方项目或施工设备的故障；</w:t>
      </w:r>
    </w:p>
    <w:p w14:paraId="76DB261D" w14:textId="6BDC0AF2" w:rsidR="00C352AB" w:rsidRDefault="00C352AB" w:rsidP="007A55EE">
      <w:pPr>
        <w:spacing w:before="200" w:after="120" w:line="360" w:lineRule="auto"/>
        <w:jc w:val="both"/>
        <w:rPr>
          <w:rFonts w:hint="eastAsia"/>
        </w:rPr>
      </w:pPr>
      <w:r>
        <w:t>i.仅限于卖方集团的罢工或劳工骚乱，不属于全国性或地区性罢工；</w:t>
      </w:r>
    </w:p>
    <w:p w14:paraId="5052143B" w14:textId="19AE0DFD" w:rsidR="00C352AB" w:rsidRDefault="00602B9A" w:rsidP="007A55EE">
      <w:pPr>
        <w:spacing w:before="200" w:after="120" w:line="360" w:lineRule="auto"/>
        <w:jc w:val="both"/>
        <w:rPr>
          <w:rFonts w:hint="eastAsia"/>
        </w:rPr>
      </w:pPr>
      <w:r>
        <w:t>j.</w:t>
      </w:r>
      <w:r w:rsidR="00C352AB">
        <w:t>无法购买保险；</w:t>
      </w:r>
    </w:p>
    <w:p w14:paraId="77DEF246" w14:textId="2D2F12F0" w:rsidR="00C352AB" w:rsidRDefault="00C352AB" w:rsidP="007A55EE">
      <w:pPr>
        <w:spacing w:before="200" w:after="120" w:line="360" w:lineRule="auto"/>
        <w:jc w:val="both"/>
        <w:rPr>
          <w:rFonts w:hint="eastAsia"/>
        </w:rPr>
      </w:pPr>
      <w:r>
        <w:t>k.市场条件的变化；和/或</w:t>
      </w:r>
    </w:p>
    <w:p w14:paraId="3F015546" w14:textId="7BC78AEF" w:rsidR="00C352AB" w:rsidRDefault="00C352AB" w:rsidP="007A55EE">
      <w:pPr>
        <w:spacing w:before="200" w:after="120" w:line="360" w:lineRule="auto"/>
        <w:jc w:val="both"/>
        <w:rPr>
          <w:rFonts w:hint="eastAsia"/>
        </w:rPr>
      </w:pPr>
      <w:r>
        <w:t>l.COVID 19大流行病（或与之相关的任何流行病）；</w:t>
      </w:r>
    </w:p>
    <w:p w14:paraId="3131435C" w14:textId="34AA1382" w:rsidR="00C352AB" w:rsidRDefault="00C352AB" w:rsidP="007A55EE">
      <w:pPr>
        <w:spacing w:before="200" w:after="120" w:line="360" w:lineRule="auto"/>
        <w:jc w:val="both"/>
        <w:rPr>
          <w:rFonts w:hint="eastAsia"/>
        </w:rPr>
      </w:pPr>
      <w:r>
        <w:t>m.</w:t>
      </w:r>
      <w:r>
        <w:tab/>
        <w:t>卖方</w:t>
      </w:r>
      <w:r>
        <w:rPr>
          <w:rFonts w:hint="eastAsia"/>
        </w:rPr>
        <w:t>未能获得和</w:t>
      </w:r>
      <w:r>
        <w:t>/或保持订单项下其有责任获得和//或保持的许可证、授权书、同意书、批准书、执照、签证、清关、证书或类似物品，除非其本身是由不可抗力造成的。</w:t>
      </w:r>
    </w:p>
    <w:p w14:paraId="6134E3DE" w14:textId="532DFC8E" w:rsidR="00C352AB" w:rsidRDefault="00C352AB" w:rsidP="007A55EE">
      <w:pPr>
        <w:spacing w:before="200" w:after="120" w:line="360" w:lineRule="auto"/>
        <w:jc w:val="both"/>
        <w:rPr>
          <w:rFonts w:hint="eastAsia"/>
        </w:rPr>
      </w:pPr>
      <w:r>
        <w:t>1</w:t>
      </w:r>
      <w:r w:rsidR="00602B9A">
        <w:t>9</w:t>
      </w:r>
      <w:r>
        <w:t>.4</w:t>
      </w:r>
      <w:r>
        <w:rPr>
          <w:rFonts w:hint="eastAsia"/>
        </w:rPr>
        <w:t>声称因不可抗力而免除履行义务的一方应在不可抗力发生后</w:t>
      </w:r>
      <w:r>
        <w:t>3天内，立即通知另一方（并在合理可能的情况下尽快但不迟于其后7天内，向该另一方提供令人满意的支持证据），不可抗力的开始日期和预计持续时间，以及该方预计该事件将延迟、阻止或阻碍该方履行本合同项下义务的程度。此后，通知方应尽其合理努力消除不可抗力并减轻其影响。</w:t>
      </w:r>
    </w:p>
    <w:p w14:paraId="2C44670A" w14:textId="7CED38ED" w:rsidR="00C352AB" w:rsidRDefault="00C352AB" w:rsidP="007A55EE">
      <w:pPr>
        <w:spacing w:before="200" w:after="120" w:line="360" w:lineRule="auto"/>
        <w:jc w:val="both"/>
        <w:rPr>
          <w:rFonts w:hint="eastAsia"/>
        </w:rPr>
      </w:pPr>
      <w:r>
        <w:t>1</w:t>
      </w:r>
      <w:r w:rsidR="00602B9A">
        <w:t>9</w:t>
      </w:r>
      <w:r>
        <w:t>.5</w:t>
      </w:r>
      <w:r>
        <w:rPr>
          <w:rFonts w:hint="eastAsia"/>
        </w:rPr>
        <w:t>如一方恰当地援引了任何不可抗力，应在此不可抗力事件终止后的</w:t>
      </w:r>
      <w:r>
        <w:t>3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p>
    <w:p w14:paraId="5731ADD8" w14:textId="77777777" w:rsidR="00C352AB" w:rsidRDefault="00C352AB" w:rsidP="007A55EE">
      <w:pPr>
        <w:spacing w:before="200" w:after="120" w:line="360" w:lineRule="auto"/>
        <w:jc w:val="both"/>
        <w:rPr>
          <w:rFonts w:hint="eastAsia"/>
        </w:rPr>
      </w:pPr>
      <w:r>
        <w:rPr>
          <w:rFonts w:hint="eastAsia"/>
        </w:rPr>
        <w:t>各方应分别承担此类不可抗力造成的所有直接和间接财务后果，买方不得因不可抗力导致工程暂停而向卖方支付额外款项或赔偿。</w:t>
      </w:r>
    </w:p>
    <w:p w14:paraId="662B39E5" w14:textId="30542889" w:rsidR="00C352AB" w:rsidRDefault="00602B9A" w:rsidP="00C352AB">
      <w:pPr>
        <w:spacing w:before="200" w:after="120" w:line="360" w:lineRule="auto"/>
        <w:rPr>
          <w:rFonts w:hint="eastAsia"/>
        </w:rPr>
      </w:pPr>
      <w:r>
        <w:t>19.6</w:t>
      </w:r>
      <w:r w:rsidR="00C352AB">
        <w:rPr>
          <w:rFonts w:hint="eastAsia"/>
        </w:rPr>
        <w:t>如果买方认为卖方无法完成交付，或者买方因不可抗力而不再</w:t>
      </w:r>
      <w:r w:rsidR="00F522D1">
        <w:rPr>
          <w:rFonts w:hint="eastAsia"/>
        </w:rPr>
        <w:t>需要</w:t>
      </w:r>
      <w:r w:rsidR="00C352AB">
        <w:rPr>
          <w:rFonts w:hint="eastAsia"/>
        </w:rPr>
        <w:t>进一步交付合同货物，买方有权提前</w:t>
      </w:r>
      <w:r w:rsidR="00C352AB">
        <w:t>14天通知卖方终止本合同。</w:t>
      </w:r>
    </w:p>
    <w:p w14:paraId="2358FCBB" w14:textId="56DF7661" w:rsidR="00C352AB" w:rsidRDefault="00C352AB" w:rsidP="00C352AB">
      <w:pPr>
        <w:spacing w:before="200" w:after="120" w:line="360" w:lineRule="auto"/>
        <w:rPr>
          <w:rFonts w:hint="eastAsia"/>
        </w:rPr>
      </w:pPr>
      <w:r>
        <w:t>1</w:t>
      </w:r>
      <w:r w:rsidR="00602B9A">
        <w:t>9</w:t>
      </w:r>
      <w:r>
        <w:t>.7在终止的情况下，买方</w:t>
      </w:r>
    </w:p>
    <w:p w14:paraId="7D52C747" w14:textId="1EF7FB84" w:rsidR="00C352AB" w:rsidRDefault="00602B9A" w:rsidP="00C352AB">
      <w:pPr>
        <w:spacing w:before="200" w:after="120" w:line="360" w:lineRule="auto"/>
        <w:rPr>
          <w:rFonts w:hint="eastAsia"/>
        </w:rPr>
      </w:pPr>
      <w:r>
        <w:t>a.</w:t>
      </w:r>
      <w:r w:rsidR="00C352AB">
        <w:rPr>
          <w:rFonts w:hint="eastAsia"/>
        </w:rPr>
        <w:t>应根据评估合同项下供货的方式，向卖方支付订单项下卖方在合同终止日期前完成且买方接受的合同货物的应付款项，且</w:t>
      </w:r>
    </w:p>
    <w:p w14:paraId="6DA8A3A0" w14:textId="2F2C504D" w:rsidR="00C352AB" w:rsidRDefault="00602B9A" w:rsidP="00C352AB">
      <w:pPr>
        <w:spacing w:before="200" w:after="120" w:line="360" w:lineRule="auto"/>
        <w:rPr>
          <w:rFonts w:hint="eastAsia"/>
        </w:rPr>
      </w:pPr>
      <w:r>
        <w:t>b.</w:t>
      </w:r>
      <w:r w:rsidR="00C352AB">
        <w:rPr>
          <w:rFonts w:hint="eastAsia"/>
        </w:rPr>
        <w:t>扣除所有未完成供货的未付款后，应在提交令人满意的证明文件后，按比例偿还卖方因供货未完成部分而合理、直接且不可撤销地产生和善意支付的所有费用，双方理解，卖方有义务将已发</w:t>
      </w:r>
      <w:r w:rsidR="00C352AB">
        <w:rPr>
          <w:rFonts w:hint="eastAsia"/>
        </w:rPr>
        <w:lastRenderedPageBreak/>
        <w:t>生费用降至最低。</w:t>
      </w:r>
    </w:p>
    <w:p w14:paraId="6B00153C" w14:textId="77777777" w:rsidR="007A55EE" w:rsidRDefault="00C352AB" w:rsidP="00886609">
      <w:pPr>
        <w:spacing w:before="200" w:after="120" w:line="360" w:lineRule="auto"/>
        <w:rPr>
          <w:rFonts w:hint="eastAsia"/>
        </w:rPr>
      </w:pPr>
      <w:r>
        <w:rPr>
          <w:rFonts w:hint="eastAsia"/>
        </w:rPr>
        <w:t>如果不可抗力仅影响供货的一部分，买方有权从合同中撤回该部分，上述规定应比照适用于该部分，合同对不受不可抗力影响的供货部分仍然有效。在这种情况下，买方应根据订单价格计算的撤回和剩余部件中合同货物的价值，确定合同总价的减少，以反映该等撤回。</w:t>
      </w:r>
    </w:p>
    <w:p w14:paraId="099C5E75" w14:textId="02720395" w:rsidR="00886609" w:rsidRPr="00886609" w:rsidRDefault="0076020E" w:rsidP="00886609">
      <w:pPr>
        <w:spacing w:before="200" w:after="120" w:line="360" w:lineRule="auto"/>
        <w:rPr>
          <w:rFonts w:hint="eastAsia"/>
          <w:b/>
        </w:rPr>
      </w:pPr>
      <w:r>
        <w:rPr>
          <w:b/>
        </w:rPr>
        <w:t>二十、</w:t>
      </w:r>
      <w:r w:rsidR="00886609" w:rsidRPr="00886609">
        <w:rPr>
          <w:rFonts w:hint="eastAsia"/>
          <w:b/>
        </w:rPr>
        <w:t>合同的暂停和终止（除不可抗力外）</w:t>
      </w:r>
    </w:p>
    <w:p w14:paraId="2E5201C5" w14:textId="1B929F9B" w:rsidR="00886609" w:rsidRPr="007A55EE" w:rsidRDefault="00886609" w:rsidP="00886609">
      <w:pPr>
        <w:spacing w:before="200" w:after="120" w:line="360" w:lineRule="auto"/>
        <w:rPr>
          <w:rFonts w:hint="eastAsia"/>
        </w:rPr>
      </w:pPr>
      <w:r w:rsidRPr="007A55EE">
        <w:rPr>
          <w:rFonts w:hint="eastAsia"/>
        </w:rPr>
        <w:t>20.1</w:t>
      </w:r>
      <w:r w:rsidRPr="007A55EE">
        <w:rPr>
          <w:rFonts w:hint="eastAsia"/>
        </w:rPr>
        <w:tab/>
        <w:t>如果本合同的执行因项目暂停而暂缓履行，卖方应在收到暂停的书面通知后停止执行本合同，并应保存和保护本合同项下的材料，包括合同货物。如果合同暂停不超过（60）天，卖方不得收取任何额外费用。如果暂停超过（60）天，除卖方集团的原因外，由此产生的储存或维护费用应由双方协商确定。因卖方集团原因导致的任何暂停产生的任何费用应由卖方承担。</w:t>
      </w:r>
    </w:p>
    <w:p w14:paraId="1B1A9B84" w14:textId="77777777" w:rsidR="00886609" w:rsidRPr="007A55EE" w:rsidRDefault="00886609" w:rsidP="00886609">
      <w:pPr>
        <w:spacing w:before="200" w:after="120" w:line="360" w:lineRule="auto"/>
        <w:rPr>
          <w:rFonts w:hint="eastAsia"/>
        </w:rPr>
      </w:pPr>
      <w:r w:rsidRPr="007A55EE">
        <w:rPr>
          <w:rFonts w:hint="eastAsia"/>
        </w:rPr>
        <w:t xml:space="preserve">在收到买方的书面通知后（15）天内，卖方和买方应就供货恢复的条款达成一致。如果买方同意，卖方就此恢复供货的协商和协商可获得的唯一救济应为交付延期，且延期时间不应超过15天。 </w:t>
      </w:r>
    </w:p>
    <w:p w14:paraId="66CCCC3A" w14:textId="49F33E4A" w:rsidR="00886609" w:rsidRPr="007A55EE" w:rsidRDefault="00886609" w:rsidP="00886609">
      <w:pPr>
        <w:spacing w:before="200" w:after="120" w:line="360" w:lineRule="auto"/>
        <w:rPr>
          <w:rFonts w:hint="eastAsia"/>
        </w:rPr>
      </w:pPr>
      <w:r w:rsidRPr="007A55EE">
        <w:rPr>
          <w:rFonts w:hint="eastAsia"/>
        </w:rPr>
        <w:t>20.2 买方有权根据业主/最终用户和项目的具体情况随时终止本合同。</w:t>
      </w:r>
    </w:p>
    <w:p w14:paraId="59C3AC87" w14:textId="3181EDCF" w:rsidR="00886609" w:rsidRPr="007A55EE" w:rsidRDefault="00886609" w:rsidP="00886609">
      <w:pPr>
        <w:spacing w:before="200" w:after="120" w:line="360" w:lineRule="auto"/>
        <w:rPr>
          <w:rFonts w:hint="eastAsia"/>
        </w:rPr>
      </w:pPr>
      <w:r w:rsidRPr="007A55EE">
        <w:rPr>
          <w:rFonts w:hint="eastAsia"/>
        </w:rPr>
        <w:t>在特定情况下，如买方做出选择，卖方可根据本条款部分终止卖方在本合同项下的义务。卖方应在终止合同通知书上注明终止履行合同的范围，以及终止生效的日期：</w:t>
      </w:r>
    </w:p>
    <w:p w14:paraId="42BEA09E" w14:textId="24F1C855" w:rsidR="00886609" w:rsidRPr="007A55EE" w:rsidRDefault="00886609" w:rsidP="00886609">
      <w:pPr>
        <w:spacing w:before="200" w:after="120" w:line="360" w:lineRule="auto"/>
        <w:rPr>
          <w:rFonts w:hint="eastAsia"/>
        </w:rPr>
      </w:pPr>
      <w:r w:rsidRPr="007A55EE">
        <w:rPr>
          <w:rFonts w:hint="eastAsia"/>
        </w:rPr>
        <w:t>a.</w:t>
      </w:r>
      <w:r w:rsidRPr="007A55EE">
        <w:rPr>
          <w:rFonts w:hint="eastAsia"/>
        </w:rPr>
        <w:tab/>
        <w:t>在通知规定的日期和范围内立即停止工作；</w:t>
      </w:r>
    </w:p>
    <w:p w14:paraId="2624A49E" w14:textId="21C017CA" w:rsidR="00886609" w:rsidRPr="007A55EE" w:rsidRDefault="00886609" w:rsidP="00886609">
      <w:pPr>
        <w:spacing w:before="200" w:after="120" w:line="360" w:lineRule="auto"/>
        <w:rPr>
          <w:rFonts w:hint="eastAsia"/>
        </w:rPr>
      </w:pPr>
      <w:r w:rsidRPr="007A55EE">
        <w:rPr>
          <w:rFonts w:hint="eastAsia"/>
        </w:rPr>
        <w:t>b.</w:t>
      </w:r>
      <w:r w:rsidRPr="007A55EE">
        <w:rPr>
          <w:rFonts w:hint="eastAsia"/>
        </w:rPr>
        <w:tab/>
        <w:t>不再为完成供货所需的材料下任何分订单；</w:t>
      </w:r>
    </w:p>
    <w:p w14:paraId="66CC055B" w14:textId="4756FE7B" w:rsidR="00886609" w:rsidRPr="007A55EE" w:rsidRDefault="00886609" w:rsidP="00886609">
      <w:pPr>
        <w:spacing w:before="200" w:after="120" w:line="360" w:lineRule="auto"/>
        <w:rPr>
          <w:rFonts w:hint="eastAsia"/>
        </w:rPr>
      </w:pPr>
      <w:r w:rsidRPr="007A55EE">
        <w:rPr>
          <w:rFonts w:hint="eastAsia"/>
        </w:rPr>
        <w:t>c.</w:t>
      </w:r>
      <w:r w:rsidRPr="007A55EE">
        <w:rPr>
          <w:rFonts w:hint="eastAsia"/>
        </w:rPr>
        <w:tab/>
        <w:t>迅速做出一切合理努力，按照买方满意的条款，取消向分包商发出的所有订单。</w:t>
      </w:r>
    </w:p>
    <w:p w14:paraId="776430B1" w14:textId="77777777" w:rsidR="00886609" w:rsidRPr="007A55EE" w:rsidRDefault="00886609" w:rsidP="00886609">
      <w:pPr>
        <w:spacing w:before="200" w:after="120" w:line="360" w:lineRule="auto"/>
        <w:rPr>
          <w:rFonts w:hint="eastAsia"/>
        </w:rPr>
      </w:pPr>
      <w:r w:rsidRPr="007A55EE">
        <w:rPr>
          <w:rFonts w:hint="eastAsia"/>
        </w:rPr>
        <w:t>卖方应在（7）个工作日内提交一份详细的生产状况报告，说明终止合同的影响，包括但不限于以下文件：</w:t>
      </w:r>
    </w:p>
    <w:p w14:paraId="59ACF095" w14:textId="1B7409D7" w:rsidR="00886609" w:rsidRPr="007A55EE" w:rsidRDefault="00886609" w:rsidP="00886609">
      <w:pPr>
        <w:spacing w:before="200" w:after="120" w:line="360" w:lineRule="auto"/>
        <w:rPr>
          <w:rFonts w:hint="eastAsia"/>
        </w:rPr>
      </w:pPr>
      <w:r w:rsidRPr="007A55EE">
        <w:rPr>
          <w:rFonts w:hint="eastAsia"/>
        </w:rPr>
        <w:t>a.</w:t>
      </w:r>
      <w:r w:rsidRPr="007A55EE">
        <w:rPr>
          <w:rFonts w:hint="eastAsia"/>
        </w:rPr>
        <w:tab/>
        <w:t>已完成成品清单及价格</w:t>
      </w:r>
    </w:p>
    <w:p w14:paraId="5A966EC0" w14:textId="208F3572" w:rsidR="00886609" w:rsidRPr="007A55EE" w:rsidRDefault="00886609" w:rsidP="00886609">
      <w:pPr>
        <w:spacing w:before="200" w:after="120" w:line="360" w:lineRule="auto"/>
        <w:rPr>
          <w:rFonts w:hint="eastAsia"/>
        </w:rPr>
      </w:pPr>
      <w:r w:rsidRPr="007A55EE">
        <w:rPr>
          <w:rFonts w:hint="eastAsia"/>
        </w:rPr>
        <w:t>b.</w:t>
      </w:r>
      <w:r w:rsidRPr="007A55EE">
        <w:rPr>
          <w:rFonts w:hint="eastAsia"/>
        </w:rPr>
        <w:tab/>
        <w:t>半成品清单及价格</w:t>
      </w:r>
    </w:p>
    <w:p w14:paraId="5823A7CC" w14:textId="06FF1BFD" w:rsidR="00886609" w:rsidRPr="007A55EE" w:rsidRDefault="00886609" w:rsidP="00886609">
      <w:pPr>
        <w:spacing w:before="200" w:after="120" w:line="360" w:lineRule="auto"/>
        <w:rPr>
          <w:rFonts w:hint="eastAsia"/>
        </w:rPr>
      </w:pPr>
      <w:r w:rsidRPr="007A55EE">
        <w:rPr>
          <w:rFonts w:hint="eastAsia"/>
        </w:rPr>
        <w:t>c.</w:t>
      </w:r>
      <w:r w:rsidRPr="007A55EE">
        <w:rPr>
          <w:rFonts w:hint="eastAsia"/>
        </w:rPr>
        <w:tab/>
        <w:t>未开工生产的原材料</w:t>
      </w:r>
    </w:p>
    <w:p w14:paraId="6AE91419" w14:textId="3CDE5742" w:rsidR="00886609" w:rsidRPr="007A55EE" w:rsidRDefault="00886609" w:rsidP="00886609">
      <w:pPr>
        <w:spacing w:before="200" w:after="120" w:line="360" w:lineRule="auto"/>
        <w:rPr>
          <w:rFonts w:hint="eastAsia"/>
        </w:rPr>
      </w:pPr>
      <w:r w:rsidRPr="007A55EE">
        <w:rPr>
          <w:rFonts w:hint="eastAsia"/>
        </w:rPr>
        <w:t>d.</w:t>
      </w:r>
      <w:r w:rsidRPr="007A55EE">
        <w:rPr>
          <w:rFonts w:hint="eastAsia"/>
        </w:rPr>
        <w:tab/>
        <w:t>以上所列物资的对应照片</w:t>
      </w:r>
    </w:p>
    <w:p w14:paraId="5CA240D2" w14:textId="7AE25AF5" w:rsidR="00886609" w:rsidRPr="007A55EE" w:rsidRDefault="00284401" w:rsidP="00886609">
      <w:pPr>
        <w:spacing w:before="200" w:after="120" w:line="360" w:lineRule="auto"/>
        <w:rPr>
          <w:rFonts w:hint="eastAsia"/>
        </w:rPr>
      </w:pPr>
      <w:r>
        <w:t>20</w:t>
      </w:r>
      <w:r w:rsidRPr="00284401">
        <w:t>.3</w:t>
      </w:r>
      <w:r w:rsidR="00886609" w:rsidRPr="007A55EE">
        <w:rPr>
          <w:rFonts w:hint="eastAsia"/>
        </w:rPr>
        <w:t>卖方应允许买方进驻其工厂，对以上生产进度进行详细核实，双方须对核实后的生产进度报告进行签字，作为合同终止结算的依据。</w:t>
      </w:r>
    </w:p>
    <w:p w14:paraId="54DBD810" w14:textId="09B3F742" w:rsidR="00886609" w:rsidRPr="007A55EE" w:rsidRDefault="00284401" w:rsidP="00886609">
      <w:pPr>
        <w:spacing w:before="200" w:after="120" w:line="360" w:lineRule="auto"/>
        <w:rPr>
          <w:rFonts w:hint="eastAsia"/>
        </w:rPr>
      </w:pPr>
      <w:r>
        <w:lastRenderedPageBreak/>
        <w:t>20</w:t>
      </w:r>
      <w:r w:rsidRPr="00284401">
        <w:t>.4</w:t>
      </w:r>
      <w:r w:rsidR="00886609" w:rsidRPr="007A55EE">
        <w:rPr>
          <w:rFonts w:hint="eastAsia"/>
        </w:rPr>
        <w:t>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卖方根据本合同提供的货物的所有权应在支付货物款项后转移给买方；无论是半成品还是卖方已根据本合同商定的交付条款下订单的任何部分子订单。</w:t>
      </w:r>
    </w:p>
    <w:p w14:paraId="4A66301B" w14:textId="1F1493A3" w:rsidR="00886609" w:rsidRPr="007A55EE" w:rsidRDefault="00284401" w:rsidP="00886609">
      <w:pPr>
        <w:spacing w:before="200" w:after="120" w:line="360" w:lineRule="auto"/>
        <w:rPr>
          <w:rFonts w:hint="eastAsia"/>
        </w:rPr>
      </w:pPr>
      <w:r>
        <w:t>20</w:t>
      </w:r>
      <w:r w:rsidRPr="00284401">
        <w:t>.5</w:t>
      </w:r>
      <w:r w:rsidR="00886609" w:rsidRPr="007A55EE">
        <w:rPr>
          <w:rFonts w:hint="eastAsia"/>
        </w:rPr>
        <w:t>若因卖方的原因终止或暂停本合同执行的，卖方应承担买方由此产生的所有直接和间接损失费用，包括但不仅限于可得利益及第三方索赔、重新签订合同的差价、由此产生的赶工费和导致项目延期的罚款等。</w:t>
      </w:r>
    </w:p>
    <w:p w14:paraId="45ED83E7" w14:textId="11DB16A5" w:rsidR="00284401" w:rsidRDefault="00284401" w:rsidP="00886609">
      <w:pPr>
        <w:spacing w:before="200" w:after="120" w:line="360" w:lineRule="auto"/>
        <w:rPr>
          <w:rFonts w:hint="eastAsia"/>
        </w:rPr>
      </w:pPr>
      <w:r>
        <w:t>20</w:t>
      </w:r>
      <w:r w:rsidR="00886609" w:rsidRPr="007A55EE">
        <w:rPr>
          <w:rFonts w:hint="eastAsia"/>
        </w:rPr>
        <w:t>.6</w:t>
      </w:r>
      <w:r w:rsidR="00886609" w:rsidRPr="007A55EE">
        <w:rPr>
          <w:rFonts w:hint="eastAsia"/>
        </w:rPr>
        <w:tab/>
        <w:t>终止程序。本合同终止后，卖方应遵守买方发出的所有合理指示，以使得终止生效，包括必要时安排向买方移交任何买方指示的合同货物或供货的其他方面（包括技术文件）。</w:t>
      </w:r>
    </w:p>
    <w:p w14:paraId="2791C901" w14:textId="31C3F61D" w:rsidR="00B54DA2" w:rsidRPr="00284401" w:rsidRDefault="00284401" w:rsidP="00886609">
      <w:pPr>
        <w:spacing w:before="200" w:after="120" w:line="360" w:lineRule="auto"/>
        <w:rPr>
          <w:rFonts w:hint="eastAsia"/>
          <w:b/>
        </w:rPr>
      </w:pPr>
      <w:r w:rsidRPr="007A55EE">
        <w:rPr>
          <w:rFonts w:hint="eastAsia"/>
          <w:b/>
        </w:rPr>
        <w:t>二十一、</w:t>
      </w:r>
      <w:r w:rsidR="0076020E" w:rsidRPr="00284401">
        <w:rPr>
          <w:b/>
        </w:rPr>
        <w:t>税费</w:t>
      </w:r>
    </w:p>
    <w:p w14:paraId="6A798E5E" w14:textId="410CEAA0" w:rsidR="00D66903" w:rsidRDefault="0020505A">
      <w:pPr>
        <w:spacing w:before="200" w:after="120" w:line="360" w:lineRule="auto"/>
        <w:rPr>
          <w:rFonts w:hint="eastAsia"/>
        </w:rPr>
      </w:pPr>
      <w:r>
        <w:t>除合同另有规定外，在中国以内及以外发生的与执行本合同有关的一切税费用均由卖方承担。</w:t>
      </w:r>
    </w:p>
    <w:p w14:paraId="116EB819" w14:textId="09FA828A" w:rsidR="00B54DA2" w:rsidRPr="00B54DA2" w:rsidRDefault="0076020E">
      <w:pPr>
        <w:spacing w:before="200" w:after="120" w:line="360" w:lineRule="auto"/>
        <w:rPr>
          <w:rFonts w:hint="eastAsia"/>
          <w:b/>
        </w:rPr>
      </w:pPr>
      <w:r>
        <w:rPr>
          <w:b/>
        </w:rPr>
        <w:t>二十</w:t>
      </w:r>
      <w:r w:rsidR="00284401">
        <w:rPr>
          <w:rFonts w:hint="eastAsia"/>
          <w:b/>
        </w:rPr>
        <w:t>二</w:t>
      </w:r>
      <w:r>
        <w:rPr>
          <w:b/>
        </w:rPr>
        <w:t>、适用法律</w:t>
      </w:r>
    </w:p>
    <w:p w14:paraId="5457A502" w14:textId="745F91F1" w:rsidR="00D66903" w:rsidRDefault="0020505A">
      <w:pPr>
        <w:spacing w:before="200" w:after="120" w:line="360" w:lineRule="auto"/>
        <w:rPr>
          <w:rFonts w:hint="eastAsia"/>
        </w:rPr>
      </w:pPr>
      <w:r>
        <w:t>本合同应按中华人民共和国法律解释（不包括港澳台地区的法律）。</w:t>
      </w:r>
    </w:p>
    <w:p w14:paraId="21820E5D" w14:textId="6A6EABDE" w:rsidR="00B54DA2" w:rsidRPr="00B54DA2" w:rsidRDefault="0076020E">
      <w:pPr>
        <w:spacing w:before="200" w:after="120" w:line="360" w:lineRule="auto"/>
        <w:rPr>
          <w:rFonts w:hint="eastAsia"/>
          <w:b/>
        </w:rPr>
      </w:pPr>
      <w:r>
        <w:rPr>
          <w:b/>
        </w:rPr>
        <w:t>二十</w:t>
      </w:r>
      <w:r w:rsidR="00284401">
        <w:rPr>
          <w:rFonts w:hint="eastAsia"/>
          <w:b/>
        </w:rPr>
        <w:t>三</w:t>
      </w:r>
      <w:r>
        <w:rPr>
          <w:b/>
        </w:rPr>
        <w:t>、争议的解决</w:t>
      </w:r>
    </w:p>
    <w:p w14:paraId="4162170B" w14:textId="1FF8A942" w:rsidR="00D66903" w:rsidRDefault="0020505A">
      <w:pPr>
        <w:spacing w:before="200" w:after="120" w:line="360" w:lineRule="auto"/>
        <w:rPr>
          <w:rFonts w:hint="eastAsia"/>
        </w:rPr>
      </w:pPr>
      <w:r>
        <w:t>因执行本合同或有关合同所发生的一切争议，双方应友好协商解决。如协商不成，应提交买方所在地有管辖权的人民法院诉讼解决。</w:t>
      </w:r>
    </w:p>
    <w:p w14:paraId="6B1AC840" w14:textId="77B7555D" w:rsidR="00D66903" w:rsidRDefault="0020505A">
      <w:pPr>
        <w:spacing w:before="200" w:after="120" w:line="360" w:lineRule="auto"/>
        <w:rPr>
          <w:rFonts w:hint="eastAsia"/>
        </w:rPr>
      </w:pPr>
      <w:r>
        <w:rPr>
          <w:b/>
          <w:bCs/>
        </w:rPr>
        <w:t>二十</w:t>
      </w:r>
      <w:r w:rsidR="00284401">
        <w:rPr>
          <w:rFonts w:hint="eastAsia"/>
          <w:b/>
          <w:bCs/>
        </w:rPr>
        <w:t>四</w:t>
      </w:r>
      <w:r>
        <w:rPr>
          <w:b/>
          <w:bCs/>
        </w:rPr>
        <w:t>、合同生效与修改</w:t>
      </w:r>
    </w:p>
    <w:p w14:paraId="7D81357C" w14:textId="77777777" w:rsidR="00D66903" w:rsidRDefault="0020505A">
      <w:pPr>
        <w:spacing w:after="120" w:line="360" w:lineRule="auto"/>
        <w:ind w:firstLine="420"/>
        <w:rPr>
          <w:rFonts w:hint="eastAsia"/>
        </w:rPr>
      </w:pPr>
      <w:r>
        <w:t>23.1  本合同正本2份，双方各持一份。</w:t>
      </w:r>
    </w:p>
    <w:p w14:paraId="60EDC829" w14:textId="77777777" w:rsidR="00D66903" w:rsidRDefault="0020505A">
      <w:pPr>
        <w:spacing w:after="120" w:line="360" w:lineRule="auto"/>
        <w:ind w:firstLine="420"/>
        <w:rPr>
          <w:rFonts w:hint="eastAsia"/>
        </w:rPr>
      </w:pPr>
      <w:r>
        <w:t>23.2  本合同须由双方采办代表签字、并加盖公章生效。定金及预付款合同在定金或预付款到账之日起生效。</w:t>
      </w:r>
    </w:p>
    <w:p w14:paraId="1D24BF50" w14:textId="0F5237DB" w:rsidR="00D66903" w:rsidRDefault="0020505A">
      <w:pPr>
        <w:spacing w:after="120" w:line="360" w:lineRule="auto"/>
        <w:ind w:firstLine="420"/>
        <w:rPr>
          <w:rFonts w:hint="eastAsia"/>
        </w:rPr>
      </w:pPr>
      <w:r>
        <w:t>23.3  合同附件与本合同具有同等法律效力，但发生抵触时，以本合同为准执行</w:t>
      </w:r>
      <w:r w:rsidR="006D2690">
        <w:rPr>
          <w:rFonts w:hint="eastAsia"/>
        </w:rPr>
        <w:t>，</w:t>
      </w:r>
      <w:r w:rsidR="006D2690" w:rsidRPr="006D2690">
        <w:t>但因合同履行过程中发现的遗漏事项,或需要变更、补充的事项,按照双方签署的补充协议执行。</w:t>
      </w:r>
    </w:p>
    <w:p w14:paraId="25CC218D" w14:textId="05EC0F03" w:rsidR="00D66903" w:rsidRDefault="0020505A">
      <w:pPr>
        <w:spacing w:after="120" w:line="360" w:lineRule="auto"/>
        <w:ind w:firstLine="420"/>
        <w:rPr>
          <w:rFonts w:hint="eastAsia"/>
        </w:rPr>
      </w:pPr>
      <w:r>
        <w:t>23.4  本合同若有变更或补充应另立补充协议，补充协议由买方副总以上人员签署并加盖买方公章方生效</w:t>
      </w:r>
      <w:r w:rsidR="006D2690">
        <w:rPr>
          <w:rFonts w:hint="eastAsia"/>
        </w:rPr>
        <w:t>，任</w:t>
      </w:r>
      <w:r w:rsidR="006D2690" w:rsidRPr="006D2690">
        <w:t>何一方不得在原合同上添附或涂改,否则无效。</w:t>
      </w:r>
    </w:p>
    <w:p w14:paraId="232FEE9F" w14:textId="56EDEDC5" w:rsidR="00D66903" w:rsidRDefault="0020505A">
      <w:pPr>
        <w:spacing w:after="120" w:line="360" w:lineRule="auto"/>
        <w:ind w:firstLine="420"/>
        <w:rPr>
          <w:rFonts w:hint="eastAsia"/>
        </w:rPr>
      </w:pPr>
      <w:r>
        <w:t xml:space="preserve">23.5  </w:t>
      </w:r>
      <w:r w:rsidR="006D2690" w:rsidRPr="006D2690">
        <w:t>双方确认:非经双方协商一致,卖方不得在包括但不限于《送货单》、《结算单》、《对账单》、《备忘录》等本合同之外的任何文件单据中添附超出本合同(或补充 协议)约定范围</w:t>
      </w:r>
      <w:r w:rsidR="006D2690" w:rsidRPr="006D2690">
        <w:lastRenderedPageBreak/>
        <w:t>或与本合同(或补充协议)约定相抵触的条款,即使买方非本合同签订人 员签字或承诺,亦属无效,对买方不产生合同效力。</w:t>
      </w:r>
    </w:p>
    <w:p w14:paraId="00E21FC9" w14:textId="4F52B9C2" w:rsidR="00D66903" w:rsidRDefault="0020505A">
      <w:pPr>
        <w:spacing w:before="200" w:after="120" w:line="360" w:lineRule="auto"/>
        <w:rPr>
          <w:rFonts w:hint="eastAsia"/>
        </w:rPr>
      </w:pPr>
      <w:r>
        <w:rPr>
          <w:b/>
          <w:bCs/>
        </w:rPr>
        <w:t>二十</w:t>
      </w:r>
      <w:r w:rsidR="00284401">
        <w:rPr>
          <w:rFonts w:hint="eastAsia"/>
          <w:b/>
          <w:bCs/>
        </w:rPr>
        <w:t>五</w:t>
      </w:r>
      <w:r>
        <w:rPr>
          <w:b/>
          <w:bCs/>
        </w:rPr>
        <w:t>、廉政条款</w:t>
      </w:r>
    </w:p>
    <w:p w14:paraId="32587B7F" w14:textId="77777777" w:rsidR="007A55EE" w:rsidRDefault="00F251F0">
      <w:pPr>
        <w:spacing w:before="200" w:after="120" w:line="360" w:lineRule="auto"/>
        <w:rPr>
          <w:rFonts w:hint="eastAsia"/>
        </w:rPr>
      </w:pPr>
      <w:r w:rsidRPr="00F251F0">
        <w:t>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w:t>
      </w:r>
      <w:r>
        <w:rPr>
          <w:rFonts w:hint="eastAsia"/>
        </w:rPr>
        <w:t>【】</w:t>
      </w:r>
      <w:r w:rsidRPr="00F251F0">
        <w:t>《廉洁从业承诺书》中有关条款执行。</w:t>
      </w:r>
    </w:p>
    <w:p w14:paraId="158A1A5E" w14:textId="1810225F" w:rsidR="00D66903" w:rsidRDefault="00B54DA2">
      <w:pPr>
        <w:spacing w:before="200" w:after="120" w:line="360" w:lineRule="auto"/>
        <w:rPr>
          <w:rFonts w:hint="eastAsia"/>
        </w:rPr>
      </w:pPr>
      <w:r>
        <w:rPr>
          <w:b/>
          <w:bCs/>
        </w:rPr>
        <w:t>二十</w:t>
      </w:r>
      <w:r w:rsidR="00284401">
        <w:rPr>
          <w:rFonts w:hint="eastAsia"/>
          <w:b/>
          <w:bCs/>
        </w:rPr>
        <w:t>六</w:t>
      </w:r>
      <w:r>
        <w:rPr>
          <w:b/>
          <w:bCs/>
        </w:rPr>
        <w:t>、买方特别声明</w:t>
      </w:r>
    </w:p>
    <w:p w14:paraId="6E224ECE" w14:textId="24182496" w:rsidR="00D66903" w:rsidRDefault="0020505A">
      <w:pPr>
        <w:spacing w:after="120" w:line="360" w:lineRule="auto"/>
        <w:ind w:firstLine="420"/>
        <w:rPr>
          <w:rFonts w:hint="eastAsia"/>
        </w:rPr>
      </w:pPr>
      <w:r>
        <w:t>本合同所涉标的物系应用于出口</w:t>
      </w:r>
      <w:r w:rsidR="005472C5">
        <w:rPr>
          <w:rFonts w:hint="eastAsia"/>
        </w:rPr>
        <w:t>VLCC</w:t>
      </w:r>
      <w:r>
        <w:t>，或应用于海上项目以及其他建设工程，卖方应确保其所供应产品在中国境内外不受法律限制或追究；卖方承担产品质量保证责任的期限包括买方及买方客户使用上述产品的期限。</w:t>
      </w:r>
    </w:p>
    <w:p w14:paraId="378F3D3C" w14:textId="63E10C20" w:rsidR="00851152" w:rsidRDefault="00851152" w:rsidP="007A55EE">
      <w:pPr>
        <w:spacing w:after="120" w:line="360" w:lineRule="auto"/>
        <w:ind w:firstLine="420"/>
        <w:jc w:val="both"/>
        <w:rPr>
          <w:rFonts w:hint="eastAsia"/>
        </w:rPr>
      </w:pPr>
      <w:r>
        <w:rPr>
          <w:rFonts w:hint="eastAsia"/>
        </w:rPr>
        <w:t>如果货物或其中的任何部分从美国、欧盟国家、英国</w:t>
      </w:r>
      <w:r w:rsidR="007C635C">
        <w:rPr>
          <w:rFonts w:hint="eastAsia"/>
        </w:rPr>
        <w:t>、日本、韩国</w:t>
      </w:r>
      <w:r>
        <w:rPr>
          <w:rFonts w:hint="eastAsia"/>
        </w:rPr>
        <w:t>或任何存在出口管制的国家出口，则卖方应负责确定所有出口许可要求，并根据相关国家法律的要求获得所有必要的出口许可和授权，包括但不限于美国国防部、美国商务部、欧盟海关法</w:t>
      </w:r>
      <w:r>
        <w:t xml:space="preserve"> （UCC）、英国出口管制机构（ECO），以及规定了与货物、材料或知识产权出口有关的义务的任何其他部门或机构，包括外国政府（即非美国和非欧盟国家）的部门或机构。在此等情况下，卖方亦应取得美国、欧盟国家、英国</w:t>
      </w:r>
      <w:r w:rsidR="007C635C">
        <w:rPr>
          <w:rFonts w:hint="eastAsia"/>
        </w:rPr>
        <w:t>、日本、韩国</w:t>
      </w:r>
      <w:r>
        <w:t>或相关国家的代理或货运代理，以促进任何货物的出口，而卖方应全权负责向其代理或货运代理提供书面授权</w:t>
      </w:r>
      <w:r>
        <w:rPr>
          <w:rFonts w:hint="eastAsia"/>
        </w:rPr>
        <w:t>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w:t>
      </w:r>
      <w:r>
        <w:t>/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14:paraId="3D61E9A8" w14:textId="0D2CE5AA" w:rsidR="00851152" w:rsidRPr="00851152" w:rsidRDefault="00851152" w:rsidP="007A55EE">
      <w:pPr>
        <w:spacing w:after="120" w:line="360" w:lineRule="auto"/>
        <w:ind w:firstLine="420"/>
        <w:jc w:val="both"/>
        <w:rPr>
          <w:rFonts w:hint="eastAsia"/>
        </w:rPr>
      </w:pPr>
      <w:r>
        <w:rPr>
          <w:rFonts w:hint="eastAsia"/>
        </w:rPr>
        <w:t>卖方应负责就与卖方向买方出售货物有关的所有货物、材料和知识产权提交并获得所有此类出口许可证和授权，并应免除、维护、保护、赔偿买方集团及其各自的所有管理人员，并使其免受损害、</w:t>
      </w:r>
      <w:r>
        <w:t xml:space="preserve"> 卖方向买方销售货物的所有货物、材料和知识产权的所有出口许可证和授权备案和适当获得，从而导致买方遭受任何损失、费用、索赔、责任、诉讼、判决、裁决或损害（包括合理的律师费），卖方应免除买方的责任，并为其提供保护，使其免受损害。</w:t>
      </w:r>
    </w:p>
    <w:p w14:paraId="353619B1" w14:textId="34351A9C" w:rsidR="00D66903" w:rsidRDefault="00B54DA2">
      <w:pPr>
        <w:spacing w:before="200" w:after="120" w:line="360" w:lineRule="auto"/>
        <w:rPr>
          <w:rFonts w:hint="eastAsia"/>
        </w:rPr>
      </w:pPr>
      <w:r>
        <w:rPr>
          <w:b/>
          <w:bCs/>
        </w:rPr>
        <w:t>二十</w:t>
      </w:r>
      <w:r w:rsidR="00F522D1">
        <w:rPr>
          <w:rFonts w:hint="eastAsia"/>
          <w:b/>
          <w:bCs/>
        </w:rPr>
        <w:t>七</w:t>
      </w:r>
      <w:r>
        <w:rPr>
          <w:b/>
          <w:bCs/>
        </w:rPr>
        <w:t>、特殊条款</w:t>
      </w:r>
    </w:p>
    <w:p w14:paraId="778461A8" w14:textId="744AACBC" w:rsidR="00D66903" w:rsidRDefault="00F522D1">
      <w:pPr>
        <w:spacing w:after="120" w:line="360" w:lineRule="auto"/>
        <w:ind w:firstLine="420"/>
        <w:rPr>
          <w:rFonts w:hint="eastAsia"/>
        </w:rPr>
      </w:pPr>
      <w:r>
        <w:t>2</w:t>
      </w:r>
      <w:r>
        <w:rPr>
          <w:rFonts w:hint="eastAsia"/>
        </w:rPr>
        <w:t>7</w:t>
      </w:r>
      <w:r w:rsidR="0020505A">
        <w:t>.1  卖方应于合同签订日后5天内提供买方认可资料。</w:t>
      </w:r>
    </w:p>
    <w:p w14:paraId="2CA35960" w14:textId="6FD1A5E0" w:rsidR="00D66903" w:rsidRDefault="00F522D1">
      <w:pPr>
        <w:spacing w:after="120" w:line="360" w:lineRule="auto"/>
        <w:ind w:firstLine="420"/>
        <w:rPr>
          <w:rFonts w:hint="eastAsia"/>
        </w:rPr>
      </w:pPr>
      <w:r>
        <w:lastRenderedPageBreak/>
        <w:t>2</w:t>
      </w:r>
      <w:r>
        <w:rPr>
          <w:rFonts w:hint="eastAsia"/>
        </w:rPr>
        <w:t>7</w:t>
      </w:r>
      <w:r w:rsidR="0020505A">
        <w:t>.2  调试服务：</w:t>
      </w:r>
    </w:p>
    <w:p w14:paraId="11A88EB8" w14:textId="77777777" w:rsidR="00D66903" w:rsidRDefault="0020505A">
      <w:pPr>
        <w:spacing w:after="120" w:line="360" w:lineRule="auto"/>
        <w:ind w:left="840"/>
        <w:rPr>
          <w:rFonts w:hint="eastAsia"/>
        </w:rPr>
      </w:pPr>
      <w:r>
        <w:t>1）卖方应根据买方需求免费提供技术协调、技术服务、技术指导、人员培训、安装调试、试航等服务直到买方产品通过验收交付业主或买方客户、船检等认可为止。</w:t>
      </w:r>
    </w:p>
    <w:p w14:paraId="0A77F054" w14:textId="37367587" w:rsidR="00D66903" w:rsidRDefault="0020505A">
      <w:pPr>
        <w:spacing w:after="120" w:line="360" w:lineRule="auto"/>
        <w:ind w:left="840"/>
        <w:rPr>
          <w:rFonts w:hint="eastAsia"/>
        </w:rPr>
      </w:pPr>
      <w:r>
        <w:t>2）</w:t>
      </w:r>
      <w:r w:rsidR="006D2690">
        <w:rPr>
          <w:rFonts w:hint="eastAsia"/>
        </w:rPr>
        <w:t>买</w:t>
      </w:r>
      <w:r>
        <w:t>方根据生产进度的安排，将提前3天预报给</w:t>
      </w:r>
      <w:r w:rsidR="006D2690">
        <w:rPr>
          <w:rFonts w:hint="eastAsia"/>
        </w:rPr>
        <w:t>卖</w:t>
      </w:r>
      <w:r>
        <w:t>方要求服务时间，并提前1天予以正式确认。卖方应按照买方的要求时间提供现场技术、调试等配套服务。如在收到买方通知后，2天内卖方未能作出书面反馈或卖方不能准时到厂服务的，买方视卖方违约，</w:t>
      </w:r>
      <w:r w:rsidR="006D2690">
        <w:rPr>
          <w:rFonts w:hint="eastAsia"/>
        </w:rPr>
        <w:t>买</w:t>
      </w:r>
      <w:r>
        <w:t>方将每天按设备合同总金额的1%向</w:t>
      </w:r>
      <w:r w:rsidR="00C23C1A">
        <w:rPr>
          <w:rFonts w:hint="eastAsia"/>
        </w:rPr>
        <w:t>卖</w:t>
      </w:r>
      <w:r>
        <w:t>方收取罚款</w:t>
      </w:r>
      <w:r w:rsidR="006D2690">
        <w:rPr>
          <w:rFonts w:hint="eastAsia"/>
        </w:rPr>
        <w:t>，该</w:t>
      </w:r>
      <w:r w:rsidR="006D2690" w:rsidRPr="006D2690">
        <w:t>罚款在</w:t>
      </w:r>
      <w:r w:rsidR="0097387A">
        <w:rPr>
          <w:rFonts w:hint="eastAsia"/>
        </w:rPr>
        <w:t>收到买方正式书面通知</w:t>
      </w:r>
      <w:r w:rsidR="0097387A" w:rsidRPr="006D2690">
        <w:t>后</w:t>
      </w:r>
      <w:r w:rsidR="0097387A">
        <w:rPr>
          <w:rFonts w:hint="eastAsia"/>
        </w:rPr>
        <w:t>7</w:t>
      </w:r>
      <w:r w:rsidR="006D2690" w:rsidRPr="006D2690">
        <w:t>天内单独支付至买方指定账户。</w:t>
      </w:r>
    </w:p>
    <w:p w14:paraId="364B84EF" w14:textId="45A52911" w:rsidR="00D66903" w:rsidRDefault="00F522D1" w:rsidP="006D2690">
      <w:pPr>
        <w:spacing w:after="120" w:line="360" w:lineRule="auto"/>
        <w:ind w:firstLine="420"/>
        <w:rPr>
          <w:rFonts w:hint="eastAsia"/>
        </w:rPr>
      </w:pPr>
      <w:r>
        <w:t>2</w:t>
      </w:r>
      <w:r>
        <w:rPr>
          <w:rFonts w:hint="eastAsia"/>
        </w:rPr>
        <w:t>7</w:t>
      </w:r>
      <w:r w:rsidR="0020505A">
        <w:t>.3  卖方联系人：</w:t>
      </w:r>
      <w:r w:rsidR="0020505A">
        <w:rPr>
          <w:b/>
          <w:bCs/>
          <w:color w:val="FF0000"/>
        </w:rPr>
        <w:t>____________</w:t>
      </w:r>
      <w:r w:rsidR="0020505A">
        <w:t>（</w:t>
      </w:r>
      <w:r w:rsidR="0020505A">
        <w:rPr>
          <w:b/>
          <w:bCs/>
          <w:color w:val="FF0000"/>
        </w:rPr>
        <w:t>______________</w:t>
      </w:r>
      <w:r w:rsidR="0020505A">
        <w:t>）。</w:t>
      </w:r>
    </w:p>
    <w:p w14:paraId="0A378411" w14:textId="64558899" w:rsidR="00D66903" w:rsidRDefault="00F522D1">
      <w:pPr>
        <w:spacing w:after="120" w:line="360" w:lineRule="auto"/>
        <w:ind w:firstLine="420"/>
        <w:rPr>
          <w:rFonts w:hint="eastAsia"/>
        </w:rPr>
      </w:pPr>
      <w:r>
        <w:t>2</w:t>
      </w:r>
      <w:r>
        <w:rPr>
          <w:rFonts w:hint="eastAsia"/>
        </w:rPr>
        <w:t>7</w:t>
      </w:r>
      <w:r w:rsidR="0020505A">
        <w:t>.4  自本合同签订之日起两年内，若买方需求同等供货范围合同项下物资，卖方确认按照不高于本合同项下的单价执行。</w:t>
      </w:r>
    </w:p>
    <w:p w14:paraId="0ED23F58" w14:textId="4066436D" w:rsidR="00D66903" w:rsidRDefault="00F522D1">
      <w:pPr>
        <w:spacing w:after="120" w:line="360" w:lineRule="auto"/>
        <w:ind w:firstLine="420"/>
        <w:rPr>
          <w:rFonts w:hint="eastAsia"/>
        </w:rPr>
      </w:pPr>
      <w:r>
        <w:t>2</w:t>
      </w:r>
      <w:r>
        <w:rPr>
          <w:rFonts w:hint="eastAsia"/>
        </w:rPr>
        <w:t>7</w:t>
      </w:r>
      <w:r w:rsidR="0020505A">
        <w:t>.5  以上所有涉及双方权利和义务的合同条款的内容及表述的文字含义，双方均已完全理解，并不存在劫持、欺诈、重大误解等情形，对此双方均表示无异议。</w:t>
      </w:r>
    </w:p>
    <w:p w14:paraId="32D4CB2B" w14:textId="77777777" w:rsidR="00D66903" w:rsidRDefault="00D66903">
      <w:pPr>
        <w:spacing w:before="600" w:after="20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66903" w14:paraId="227D30EA" w14:textId="77777777">
        <w:tc>
          <w:tcPr>
            <w:tcW w:w="4513" w:type="dxa"/>
            <w:tcMar>
              <w:top w:w="60" w:type="dxa"/>
              <w:left w:w="100" w:type="dxa"/>
              <w:bottom w:w="60" w:type="dxa"/>
              <w:right w:w="100" w:type="dxa"/>
            </w:tcMar>
          </w:tcPr>
          <w:p w14:paraId="2882ECF1" w14:textId="77777777" w:rsidR="00D66903" w:rsidRDefault="0020505A">
            <w:pPr>
              <w:spacing w:after="200" w:line="400" w:lineRule="auto"/>
              <w:rPr>
                <w:rFonts w:hint="eastAsia"/>
              </w:rPr>
            </w:pPr>
            <w:r>
              <w:rPr>
                <w:b/>
                <w:bCs/>
              </w:rPr>
              <w:t>买方：</w:t>
            </w:r>
            <w:r>
              <w:rPr>
                <w:b/>
                <w:bCs/>
                <w:color w:val="FF0000"/>
              </w:rPr>
              <w:t>________________</w:t>
            </w:r>
          </w:p>
          <w:p w14:paraId="41C8957E" w14:textId="77777777" w:rsidR="00D66903" w:rsidRDefault="0020505A">
            <w:pPr>
              <w:spacing w:after="400" w:line="400" w:lineRule="auto"/>
              <w:rPr>
                <w:rFonts w:hint="eastAsia"/>
              </w:rPr>
            </w:pPr>
            <w:r>
              <w:t>代表签字：</w:t>
            </w:r>
          </w:p>
          <w:p w14:paraId="471BE89A" w14:textId="77777777" w:rsidR="00D66903" w:rsidRDefault="0020505A">
            <w:pPr>
              <w:spacing w:after="200" w:line="400" w:lineRule="auto"/>
              <w:rPr>
                <w:rFonts w:hint="eastAsia"/>
              </w:rPr>
            </w:pPr>
            <w:r>
              <w:t>（公章）</w:t>
            </w:r>
          </w:p>
        </w:tc>
        <w:tc>
          <w:tcPr>
            <w:tcW w:w="4513" w:type="dxa"/>
            <w:tcMar>
              <w:top w:w="60" w:type="dxa"/>
              <w:left w:w="100" w:type="dxa"/>
              <w:bottom w:w="60" w:type="dxa"/>
              <w:right w:w="100" w:type="dxa"/>
            </w:tcMar>
          </w:tcPr>
          <w:p w14:paraId="14B73005" w14:textId="77777777" w:rsidR="00D66903" w:rsidRDefault="0020505A">
            <w:pPr>
              <w:spacing w:after="200" w:line="400" w:lineRule="auto"/>
              <w:rPr>
                <w:rFonts w:hint="eastAsia"/>
              </w:rPr>
            </w:pPr>
            <w:r>
              <w:rPr>
                <w:b/>
                <w:bCs/>
              </w:rPr>
              <w:t>卖方：</w:t>
            </w:r>
            <w:r>
              <w:rPr>
                <w:b/>
                <w:bCs/>
                <w:color w:val="FF0000"/>
              </w:rPr>
              <w:t>________________</w:t>
            </w:r>
          </w:p>
          <w:p w14:paraId="52B9DBA6" w14:textId="77777777" w:rsidR="00D66903" w:rsidRDefault="0020505A">
            <w:pPr>
              <w:spacing w:after="400" w:line="400" w:lineRule="auto"/>
              <w:rPr>
                <w:rFonts w:hint="eastAsia"/>
              </w:rPr>
            </w:pPr>
            <w:r>
              <w:t>代表签字：</w:t>
            </w:r>
          </w:p>
          <w:p w14:paraId="3F2C531C" w14:textId="77777777" w:rsidR="00D66903" w:rsidRDefault="0020505A">
            <w:pPr>
              <w:spacing w:after="200" w:line="400" w:lineRule="auto"/>
              <w:rPr>
                <w:rFonts w:hint="eastAsia"/>
              </w:rPr>
            </w:pPr>
            <w:r>
              <w:t>（公章）</w:t>
            </w:r>
          </w:p>
        </w:tc>
      </w:tr>
    </w:tbl>
    <w:p w14:paraId="37CA4F62" w14:textId="586AD1FC" w:rsidR="00C95798" w:rsidRDefault="00C95798">
      <w:pPr>
        <w:rPr>
          <w:rFonts w:hint="eastAsia"/>
        </w:rPr>
      </w:pPr>
    </w:p>
    <w:p w14:paraId="1506A6F0" w14:textId="221824B0" w:rsidR="0084653A" w:rsidRDefault="0084653A">
      <w:pPr>
        <w:widowControl/>
        <w:rPr>
          <w:rFonts w:hint="eastAsia"/>
        </w:rPr>
      </w:pPr>
      <w:r>
        <w:br w:type="page"/>
      </w:r>
    </w:p>
    <w:p w14:paraId="2D2BB371" w14:textId="26FD57D4" w:rsidR="0084653A" w:rsidRDefault="0084653A">
      <w:pPr>
        <w:rPr>
          <w:rFonts w:hint="eastAsia"/>
        </w:rPr>
      </w:pPr>
      <w:r>
        <w:rPr>
          <w:rFonts w:hint="eastAsia"/>
        </w:rPr>
        <w:lastRenderedPageBreak/>
        <w:t>附件 【】廉洁承诺书</w:t>
      </w:r>
    </w:p>
    <w:sectPr w:rsidR="0084653A">
      <w:headerReference w:type="default" r:id="rId12"/>
      <w:footerReference w:type="default" r:id="rId13"/>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贾会梅" w:date="2026-04-28T14:30:00Z" w:initials="贾会梅">
    <w:p w14:paraId="789EFAD6" w14:textId="77777777" w:rsidR="002D1A60" w:rsidRDefault="002D1A60" w:rsidP="002D1A60">
      <w:pPr>
        <w:pStyle w:val="af3"/>
        <w:rPr>
          <w:rFonts w:hint="eastAsia"/>
        </w:rPr>
      </w:pPr>
      <w:r>
        <w:rPr>
          <w:rStyle w:val="af2"/>
          <w:rFonts w:hint="eastAsia"/>
        </w:rPr>
        <w:annotationRef/>
      </w:r>
      <w:r>
        <w:rPr>
          <w:rFonts w:hint="eastAsia"/>
        </w:rPr>
        <w:t>提供与预付款比例相同的银行不可撤销的见索即付的保函，有效期至设备到场验收合格后退还。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9EFA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986175" w16cex:dateUtc="2026-04-28T0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EFAD6" w16cid:durableId="759861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7BDC" w14:textId="77777777" w:rsidR="004A6625" w:rsidRDefault="004A6625">
      <w:pPr>
        <w:rPr>
          <w:rFonts w:hint="eastAsia"/>
        </w:rPr>
      </w:pPr>
      <w:r>
        <w:separator/>
      </w:r>
    </w:p>
  </w:endnote>
  <w:endnote w:type="continuationSeparator" w:id="0">
    <w:p w14:paraId="792C8633" w14:textId="77777777" w:rsidR="004A6625" w:rsidRDefault="004A66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C020" w14:textId="6E5812BA" w:rsidR="00D66903" w:rsidRDefault="0020505A">
    <w:pPr>
      <w:jc w:val="center"/>
      <w:rPr>
        <w:rFonts w:hint="eastAsia"/>
      </w:rPr>
    </w:pPr>
    <w:r>
      <w:rPr>
        <w:sz w:val="18"/>
        <w:szCs w:val="18"/>
      </w:rPr>
      <w:t xml:space="preserve">第 </w:t>
    </w:r>
    <w:r>
      <w:rPr>
        <w:sz w:val="18"/>
        <w:szCs w:val="18"/>
      </w:rPr>
      <w:fldChar w:fldCharType="begin"/>
    </w:r>
    <w:r>
      <w:rPr>
        <w:sz w:val="18"/>
        <w:szCs w:val="18"/>
      </w:rPr>
      <w:instrText>PAGE</w:instrText>
    </w:r>
    <w:r>
      <w:rPr>
        <w:sz w:val="18"/>
        <w:szCs w:val="18"/>
      </w:rPr>
      <w:fldChar w:fldCharType="separate"/>
    </w:r>
    <w:r w:rsidR="00942E51">
      <w:rPr>
        <w:noProof/>
        <w:sz w:val="18"/>
        <w:szCs w:val="18"/>
      </w:rPr>
      <w:t>1</w:t>
    </w:r>
    <w:r>
      <w:rPr>
        <w:sz w:val="18"/>
        <w:szCs w:val="18"/>
      </w:rPr>
      <w:fldChar w:fldCharType="end"/>
    </w:r>
    <w:r>
      <w:rPr>
        <w:sz w:val="18"/>
        <w:szCs w:val="18"/>
      </w:rPr>
      <w:t xml:space="preserve"> 页 共 </w:t>
    </w:r>
    <w:r>
      <w:rPr>
        <w:sz w:val="18"/>
        <w:szCs w:val="18"/>
      </w:rPr>
      <w:fldChar w:fldCharType="begin"/>
    </w:r>
    <w:r>
      <w:rPr>
        <w:sz w:val="18"/>
        <w:szCs w:val="18"/>
      </w:rPr>
      <w:instrText>NUMPAGES</w:instrText>
    </w:r>
    <w:r>
      <w:rPr>
        <w:sz w:val="18"/>
        <w:szCs w:val="18"/>
      </w:rPr>
      <w:fldChar w:fldCharType="separate"/>
    </w:r>
    <w:r w:rsidR="00942E51">
      <w:rPr>
        <w:noProof/>
        <w:sz w:val="18"/>
        <w:szCs w:val="18"/>
      </w:rPr>
      <w:t>15</w:t>
    </w:r>
    <w:r>
      <w:rPr>
        <w:sz w:val="18"/>
        <w:szCs w:val="18"/>
      </w:rPr>
      <w:fldChar w:fldCharType="end"/>
    </w:r>
    <w:r>
      <w:rPr>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017DE" w14:textId="77777777" w:rsidR="004A6625" w:rsidRDefault="004A6625">
      <w:pPr>
        <w:rPr>
          <w:rFonts w:hint="eastAsia"/>
        </w:rPr>
      </w:pPr>
      <w:r>
        <w:separator/>
      </w:r>
    </w:p>
  </w:footnote>
  <w:footnote w:type="continuationSeparator" w:id="0">
    <w:p w14:paraId="7AD0324D" w14:textId="77777777" w:rsidR="004A6625" w:rsidRDefault="004A662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CD0F" w14:textId="77777777" w:rsidR="00942E51" w:rsidRPr="00276F41" w:rsidRDefault="00942E51" w:rsidP="00942E51">
    <w:pPr>
      <w:tabs>
        <w:tab w:val="center" w:pos="4153"/>
        <w:tab w:val="right" w:pos="8306"/>
      </w:tabs>
      <w:snapToGrid w:val="0"/>
      <w:rPr>
        <w:ins w:id="3" w:author="周祥刚" w:date="2026-04-15T19:42:00Z"/>
        <w:rFonts w:ascii="Arial" w:hAnsi="Arial" w:cs="Times New Roman"/>
        <w:sz w:val="18"/>
        <w:szCs w:val="18"/>
      </w:rPr>
    </w:pPr>
    <w:ins w:id="4" w:author="周祥刚" w:date="2026-04-15T19:42:00Z">
      <w:r w:rsidRPr="00276F41">
        <w:rPr>
          <w:rFonts w:ascii="Arial" w:hAnsi="Arial" w:cs="Times New Roman"/>
          <w:noProof/>
          <w:sz w:val="18"/>
          <w:szCs w:val="18"/>
        </w:rPr>
        <w:drawing>
          <wp:anchor distT="0" distB="0" distL="114300" distR="114300" simplePos="0" relativeHeight="251659264" behindDoc="0" locked="0" layoutInCell="1" allowOverlap="1" wp14:anchorId="7254A671" wp14:editId="34822FC4">
            <wp:simplePos x="0" y="0"/>
            <wp:positionH relativeFrom="margin">
              <wp:posOffset>5621020</wp:posOffset>
            </wp:positionH>
            <wp:positionV relativeFrom="paragraph">
              <wp:posOffset>-209892</wp:posOffset>
            </wp:positionV>
            <wp:extent cx="668655" cy="36195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655" cy="361950"/>
                    </a:xfrm>
                    <a:prstGeom prst="rect">
                      <a:avLst/>
                    </a:prstGeom>
                    <a:noFill/>
                    <a:ln>
                      <a:noFill/>
                    </a:ln>
                  </pic:spPr>
                </pic:pic>
              </a:graphicData>
            </a:graphic>
          </wp:anchor>
        </w:drawing>
      </w:r>
      <w:r w:rsidRPr="00276F41">
        <w:rPr>
          <w:rFonts w:ascii="Arial" w:hAnsi="Arial" w:cs="Times New Roman" w:hint="eastAsia"/>
          <w:sz w:val="18"/>
          <w:szCs w:val="18"/>
        </w:rPr>
        <w:t>C</w:t>
      </w:r>
      <w:r w:rsidRPr="00276F41">
        <w:rPr>
          <w:rFonts w:ascii="Arial" w:hAnsi="Arial" w:cs="Times New Roman"/>
          <w:sz w:val="18"/>
          <w:szCs w:val="18"/>
        </w:rPr>
        <w:t xml:space="preserve">ontract No.: </w:t>
      </w:r>
      <w:r>
        <w:rPr>
          <w:rFonts w:ascii="Arial" w:hAnsi="Arial" w:cs="Times New Roman"/>
          <w:sz w:val="18"/>
          <w:szCs w:val="18"/>
        </w:rPr>
        <w:t>XXXX</w:t>
      </w:r>
    </w:ins>
  </w:p>
  <w:p w14:paraId="750656E6" w14:textId="3DE37BAC" w:rsidR="00D66903" w:rsidRDefault="00D66903">
    <w:pP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29B2"/>
    <w:multiLevelType w:val="hybridMultilevel"/>
    <w:tmpl w:val="A5CAE04E"/>
    <w:lvl w:ilvl="0" w:tplc="A6A6A326">
      <w:start w:val="1"/>
      <w:numFmt w:val="decimal"/>
      <w:lvlText w:val="%1."/>
      <w:lvlJc w:val="left"/>
      <w:pPr>
        <w:ind w:left="420" w:hanging="420"/>
      </w:pPr>
    </w:lvl>
    <w:lvl w:ilvl="1" w:tplc="8DB00116">
      <w:numFmt w:val="decimal"/>
      <w:lvlText w:val=""/>
      <w:lvlJc w:val="left"/>
    </w:lvl>
    <w:lvl w:ilvl="2" w:tplc="0554D932">
      <w:numFmt w:val="decimal"/>
      <w:lvlText w:val=""/>
      <w:lvlJc w:val="left"/>
    </w:lvl>
    <w:lvl w:ilvl="3" w:tplc="060A2998">
      <w:numFmt w:val="decimal"/>
      <w:lvlText w:val=""/>
      <w:lvlJc w:val="left"/>
    </w:lvl>
    <w:lvl w:ilvl="4" w:tplc="0A12CD44">
      <w:numFmt w:val="decimal"/>
      <w:lvlText w:val=""/>
      <w:lvlJc w:val="left"/>
    </w:lvl>
    <w:lvl w:ilvl="5" w:tplc="29D0960E">
      <w:numFmt w:val="decimal"/>
      <w:lvlText w:val=""/>
      <w:lvlJc w:val="left"/>
    </w:lvl>
    <w:lvl w:ilvl="6" w:tplc="17DA622E">
      <w:numFmt w:val="decimal"/>
      <w:lvlText w:val=""/>
      <w:lvlJc w:val="left"/>
    </w:lvl>
    <w:lvl w:ilvl="7" w:tplc="E878C472">
      <w:numFmt w:val="decimal"/>
      <w:lvlText w:val=""/>
      <w:lvlJc w:val="left"/>
    </w:lvl>
    <w:lvl w:ilvl="8" w:tplc="FE1C002A">
      <w:numFmt w:val="decimal"/>
      <w:lvlText w:val=""/>
      <w:lvlJc w:val="left"/>
    </w:lvl>
  </w:abstractNum>
  <w:abstractNum w:abstractNumId="1" w15:restartNumberingAfterBreak="0">
    <w:nsid w:val="23AC4341"/>
    <w:multiLevelType w:val="hybridMultilevel"/>
    <w:tmpl w:val="5E58DDDC"/>
    <w:lvl w:ilvl="0" w:tplc="DEFCE626">
      <w:start w:val="1"/>
      <w:numFmt w:val="bullet"/>
      <w:lvlText w:val="●"/>
      <w:lvlJc w:val="left"/>
      <w:pPr>
        <w:ind w:left="720" w:hanging="360"/>
      </w:pPr>
    </w:lvl>
    <w:lvl w:ilvl="1" w:tplc="E5B61DB4">
      <w:start w:val="1"/>
      <w:numFmt w:val="bullet"/>
      <w:lvlText w:val="○"/>
      <w:lvlJc w:val="left"/>
      <w:pPr>
        <w:ind w:left="1440" w:hanging="360"/>
      </w:pPr>
    </w:lvl>
    <w:lvl w:ilvl="2" w:tplc="E7926F58">
      <w:start w:val="1"/>
      <w:numFmt w:val="bullet"/>
      <w:lvlText w:val="■"/>
      <w:lvlJc w:val="left"/>
      <w:pPr>
        <w:ind w:left="2160" w:hanging="360"/>
      </w:pPr>
    </w:lvl>
    <w:lvl w:ilvl="3" w:tplc="E3E8E92E">
      <w:start w:val="1"/>
      <w:numFmt w:val="bullet"/>
      <w:lvlText w:val="●"/>
      <w:lvlJc w:val="left"/>
      <w:pPr>
        <w:ind w:left="2880" w:hanging="360"/>
      </w:pPr>
    </w:lvl>
    <w:lvl w:ilvl="4" w:tplc="22708766">
      <w:start w:val="1"/>
      <w:numFmt w:val="bullet"/>
      <w:lvlText w:val="○"/>
      <w:lvlJc w:val="left"/>
      <w:pPr>
        <w:ind w:left="3600" w:hanging="360"/>
      </w:pPr>
    </w:lvl>
    <w:lvl w:ilvl="5" w:tplc="DE841188">
      <w:start w:val="1"/>
      <w:numFmt w:val="bullet"/>
      <w:lvlText w:val="■"/>
      <w:lvlJc w:val="left"/>
      <w:pPr>
        <w:ind w:left="4320" w:hanging="360"/>
      </w:pPr>
    </w:lvl>
    <w:lvl w:ilvl="6" w:tplc="E926E664">
      <w:start w:val="1"/>
      <w:numFmt w:val="bullet"/>
      <w:lvlText w:val="●"/>
      <w:lvlJc w:val="left"/>
      <w:pPr>
        <w:ind w:left="5040" w:hanging="360"/>
      </w:pPr>
    </w:lvl>
    <w:lvl w:ilvl="7" w:tplc="07EAEB60">
      <w:start w:val="1"/>
      <w:numFmt w:val="bullet"/>
      <w:lvlText w:val="●"/>
      <w:lvlJc w:val="left"/>
      <w:pPr>
        <w:ind w:left="5760" w:hanging="360"/>
      </w:pPr>
    </w:lvl>
    <w:lvl w:ilvl="8" w:tplc="5314B802">
      <w:start w:val="1"/>
      <w:numFmt w:val="bullet"/>
      <w:lvlText w:val="●"/>
      <w:lvlJc w:val="left"/>
      <w:pPr>
        <w:ind w:left="6480" w:hanging="360"/>
      </w:pPr>
    </w:lvl>
  </w:abstractNum>
  <w:abstractNum w:abstractNumId="2" w15:restartNumberingAfterBreak="0">
    <w:nsid w:val="25850E0D"/>
    <w:multiLevelType w:val="hybridMultilevel"/>
    <w:tmpl w:val="5B1215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9E4878"/>
    <w:multiLevelType w:val="hybridMultilevel"/>
    <w:tmpl w:val="CE1A5D9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63873663">
    <w:abstractNumId w:val="1"/>
    <w:lvlOverride w:ilvl="0">
      <w:startOverride w:val="1"/>
    </w:lvlOverride>
  </w:num>
  <w:num w:numId="2" w16cid:durableId="363408670">
    <w:abstractNumId w:val="2"/>
  </w:num>
  <w:num w:numId="3" w16cid:durableId="17593317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贾会梅">
    <w15:presenceInfo w15:providerId="AD" w15:userId="S-1-5-21-2896943123-1360373636-2587701774-895718"/>
  </w15:person>
  <w15:person w15:author="Shanjing Gui">
    <w15:presenceInfo w15:providerId="Windows Live" w15:userId="114726b114dcea85"/>
  </w15:person>
  <w15:person w15:author="周祥刚">
    <w15:presenceInfo w15:providerId="None" w15:userId="周祥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903"/>
    <w:rsid w:val="000250DB"/>
    <w:rsid w:val="000469FB"/>
    <w:rsid w:val="00047125"/>
    <w:rsid w:val="001025BC"/>
    <w:rsid w:val="00110121"/>
    <w:rsid w:val="0018387C"/>
    <w:rsid w:val="001E2903"/>
    <w:rsid w:val="0020505A"/>
    <w:rsid w:val="00211874"/>
    <w:rsid w:val="00240218"/>
    <w:rsid w:val="00243C13"/>
    <w:rsid w:val="00284401"/>
    <w:rsid w:val="002A021C"/>
    <w:rsid w:val="002C34D6"/>
    <w:rsid w:val="002D1A60"/>
    <w:rsid w:val="00370E01"/>
    <w:rsid w:val="00372AA3"/>
    <w:rsid w:val="003851F1"/>
    <w:rsid w:val="003928B6"/>
    <w:rsid w:val="003A5F8C"/>
    <w:rsid w:val="003A773B"/>
    <w:rsid w:val="003C14C2"/>
    <w:rsid w:val="003C515B"/>
    <w:rsid w:val="00427305"/>
    <w:rsid w:val="00450C3B"/>
    <w:rsid w:val="004A6625"/>
    <w:rsid w:val="004B7625"/>
    <w:rsid w:val="005472C5"/>
    <w:rsid w:val="005B4FB8"/>
    <w:rsid w:val="005C29EC"/>
    <w:rsid w:val="005D5D2A"/>
    <w:rsid w:val="00602B9A"/>
    <w:rsid w:val="00607422"/>
    <w:rsid w:val="006075ED"/>
    <w:rsid w:val="00610361"/>
    <w:rsid w:val="0065102D"/>
    <w:rsid w:val="00652E85"/>
    <w:rsid w:val="0069637C"/>
    <w:rsid w:val="006B4978"/>
    <w:rsid w:val="006D2690"/>
    <w:rsid w:val="006E02EA"/>
    <w:rsid w:val="006E7A2B"/>
    <w:rsid w:val="006F0B47"/>
    <w:rsid w:val="006F603A"/>
    <w:rsid w:val="00713D98"/>
    <w:rsid w:val="007162F5"/>
    <w:rsid w:val="00745808"/>
    <w:rsid w:val="0074627B"/>
    <w:rsid w:val="0076020E"/>
    <w:rsid w:val="00764904"/>
    <w:rsid w:val="00785706"/>
    <w:rsid w:val="00792E17"/>
    <w:rsid w:val="00797659"/>
    <w:rsid w:val="007A55EE"/>
    <w:rsid w:val="007C635C"/>
    <w:rsid w:val="0080089F"/>
    <w:rsid w:val="00827DC8"/>
    <w:rsid w:val="008303DD"/>
    <w:rsid w:val="0084653A"/>
    <w:rsid w:val="00851152"/>
    <w:rsid w:val="008836F4"/>
    <w:rsid w:val="00886609"/>
    <w:rsid w:val="00895258"/>
    <w:rsid w:val="008A4B9C"/>
    <w:rsid w:val="008A6780"/>
    <w:rsid w:val="008B4C2D"/>
    <w:rsid w:val="008E2F46"/>
    <w:rsid w:val="009376D0"/>
    <w:rsid w:val="00942E51"/>
    <w:rsid w:val="00972BC5"/>
    <w:rsid w:val="0097387A"/>
    <w:rsid w:val="009761B6"/>
    <w:rsid w:val="009F2E17"/>
    <w:rsid w:val="00A22E9D"/>
    <w:rsid w:val="00A4683A"/>
    <w:rsid w:val="00A868AB"/>
    <w:rsid w:val="00A91B5E"/>
    <w:rsid w:val="00AF13E9"/>
    <w:rsid w:val="00B1103D"/>
    <w:rsid w:val="00B54DA2"/>
    <w:rsid w:val="00B85EBF"/>
    <w:rsid w:val="00B92A78"/>
    <w:rsid w:val="00BB0C5B"/>
    <w:rsid w:val="00BC5EA0"/>
    <w:rsid w:val="00BD170B"/>
    <w:rsid w:val="00BD6D57"/>
    <w:rsid w:val="00C23C1A"/>
    <w:rsid w:val="00C352AB"/>
    <w:rsid w:val="00C3668C"/>
    <w:rsid w:val="00C6154A"/>
    <w:rsid w:val="00C87C22"/>
    <w:rsid w:val="00C95798"/>
    <w:rsid w:val="00CE3C8A"/>
    <w:rsid w:val="00D0130A"/>
    <w:rsid w:val="00D072E7"/>
    <w:rsid w:val="00D23176"/>
    <w:rsid w:val="00D33467"/>
    <w:rsid w:val="00D66903"/>
    <w:rsid w:val="00DD3ACF"/>
    <w:rsid w:val="00E05F8C"/>
    <w:rsid w:val="00E17DDB"/>
    <w:rsid w:val="00E31AAD"/>
    <w:rsid w:val="00E420A0"/>
    <w:rsid w:val="00E46C9A"/>
    <w:rsid w:val="00E947DA"/>
    <w:rsid w:val="00EA55C9"/>
    <w:rsid w:val="00EE3DA6"/>
    <w:rsid w:val="00F022A7"/>
    <w:rsid w:val="00F251F0"/>
    <w:rsid w:val="00F522D1"/>
    <w:rsid w:val="00F61FC6"/>
    <w:rsid w:val="00F70CAD"/>
    <w:rsid w:val="00FE6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52C71"/>
  <w15:docId w15:val="{ACD382BB-D0FF-4B26-AEE7-865FD0BF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40"/>
      <w:jc w:val="center"/>
      <w:outlineLvl w:val="0"/>
    </w:pPr>
    <w:rPr>
      <w:rFonts w:ascii="黑体" w:eastAsia="黑体" w:hAnsi="黑体" w:cs="黑体"/>
      <w:b/>
      <w:bCs/>
      <w:sz w:val="30"/>
      <w:szCs w:val="30"/>
    </w:rPr>
  </w:style>
  <w:style w:type="paragraph" w:styleId="2">
    <w:name w:val="heading 2"/>
    <w:uiPriority w:val="9"/>
    <w:semiHidden/>
    <w:unhideWhenUsed/>
    <w:qFormat/>
    <w:pPr>
      <w:spacing w:before="180" w:after="120"/>
      <w:outlineLvl w:val="1"/>
    </w:pPr>
    <w:rPr>
      <w:rFonts w:ascii="黑体" w:eastAsia="黑体" w:hAnsi="黑体" w:cs="黑体"/>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E947DA"/>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E947DA"/>
    <w:rPr>
      <w:sz w:val="18"/>
      <w:szCs w:val="18"/>
    </w:rPr>
  </w:style>
  <w:style w:type="paragraph" w:styleId="ae">
    <w:name w:val="footer"/>
    <w:basedOn w:val="a"/>
    <w:link w:val="af"/>
    <w:uiPriority w:val="99"/>
    <w:unhideWhenUsed/>
    <w:rsid w:val="00E947DA"/>
    <w:pPr>
      <w:tabs>
        <w:tab w:val="center" w:pos="4153"/>
        <w:tab w:val="right" w:pos="8306"/>
      </w:tabs>
      <w:snapToGrid w:val="0"/>
    </w:pPr>
    <w:rPr>
      <w:sz w:val="18"/>
      <w:szCs w:val="18"/>
    </w:rPr>
  </w:style>
  <w:style w:type="character" w:customStyle="1" w:styleId="af">
    <w:name w:val="页脚 字符"/>
    <w:basedOn w:val="a0"/>
    <w:link w:val="ae"/>
    <w:uiPriority w:val="99"/>
    <w:rsid w:val="00E947DA"/>
    <w:rPr>
      <w:sz w:val="18"/>
      <w:szCs w:val="18"/>
    </w:rPr>
  </w:style>
  <w:style w:type="paragraph" w:styleId="af0">
    <w:name w:val="Balloon Text"/>
    <w:basedOn w:val="a"/>
    <w:link w:val="af1"/>
    <w:uiPriority w:val="99"/>
    <w:semiHidden/>
    <w:unhideWhenUsed/>
    <w:rsid w:val="0084653A"/>
    <w:rPr>
      <w:sz w:val="18"/>
      <w:szCs w:val="18"/>
    </w:rPr>
  </w:style>
  <w:style w:type="character" w:customStyle="1" w:styleId="af1">
    <w:name w:val="批注框文本 字符"/>
    <w:basedOn w:val="a0"/>
    <w:link w:val="af0"/>
    <w:uiPriority w:val="99"/>
    <w:semiHidden/>
    <w:rsid w:val="0084653A"/>
    <w:rPr>
      <w:sz w:val="18"/>
      <w:szCs w:val="18"/>
    </w:rPr>
  </w:style>
  <w:style w:type="character" w:styleId="af2">
    <w:name w:val="annotation reference"/>
    <w:basedOn w:val="a0"/>
    <w:uiPriority w:val="99"/>
    <w:semiHidden/>
    <w:unhideWhenUsed/>
    <w:rsid w:val="0084653A"/>
    <w:rPr>
      <w:sz w:val="21"/>
      <w:szCs w:val="21"/>
    </w:rPr>
  </w:style>
  <w:style w:type="paragraph" w:styleId="af3">
    <w:name w:val="annotation text"/>
    <w:basedOn w:val="a"/>
    <w:link w:val="af4"/>
    <w:uiPriority w:val="99"/>
    <w:unhideWhenUsed/>
    <w:rsid w:val="0084653A"/>
  </w:style>
  <w:style w:type="character" w:customStyle="1" w:styleId="af4">
    <w:name w:val="批注文字 字符"/>
    <w:basedOn w:val="a0"/>
    <w:link w:val="af3"/>
    <w:uiPriority w:val="99"/>
    <w:rsid w:val="0084653A"/>
  </w:style>
  <w:style w:type="paragraph" w:styleId="af5">
    <w:name w:val="annotation subject"/>
    <w:basedOn w:val="af3"/>
    <w:next w:val="af3"/>
    <w:link w:val="af6"/>
    <w:uiPriority w:val="99"/>
    <w:semiHidden/>
    <w:unhideWhenUsed/>
    <w:rsid w:val="0084653A"/>
    <w:rPr>
      <w:b/>
      <w:bCs/>
    </w:rPr>
  </w:style>
  <w:style w:type="character" w:customStyle="1" w:styleId="af6">
    <w:name w:val="批注主题 字符"/>
    <w:basedOn w:val="af4"/>
    <w:link w:val="af5"/>
    <w:uiPriority w:val="99"/>
    <w:semiHidden/>
    <w:rsid w:val="0084653A"/>
    <w:rPr>
      <w:b/>
      <w:bCs/>
    </w:rPr>
  </w:style>
  <w:style w:type="paragraph" w:styleId="af7">
    <w:name w:val="Body Text"/>
    <w:basedOn w:val="a"/>
    <w:link w:val="af8"/>
    <w:uiPriority w:val="1"/>
    <w:qFormat/>
    <w:rsid w:val="002C34D6"/>
    <w:pPr>
      <w:autoSpaceDE w:val="0"/>
      <w:autoSpaceDN w:val="0"/>
    </w:pPr>
    <w:rPr>
      <w:rFonts w:ascii="Times New Roman" w:eastAsia="Times New Roman" w:hAnsi="Times New Roman" w:cs="Times New Roman"/>
      <w:sz w:val="28"/>
      <w:szCs w:val="28"/>
      <w:lang w:eastAsia="en-US"/>
    </w:rPr>
  </w:style>
  <w:style w:type="character" w:customStyle="1" w:styleId="af8">
    <w:name w:val="正文文本 字符"/>
    <w:basedOn w:val="a0"/>
    <w:link w:val="af7"/>
    <w:uiPriority w:val="1"/>
    <w:rsid w:val="002C34D6"/>
    <w:rPr>
      <w:rFonts w:ascii="Times New Roman" w:eastAsia="Times New Roman" w:hAnsi="Times New Roman" w:cs="Times New Roman"/>
      <w:sz w:val="28"/>
      <w:szCs w:val="28"/>
      <w:lang w:eastAsia="en-US"/>
    </w:rPr>
  </w:style>
  <w:style w:type="paragraph" w:styleId="af9">
    <w:name w:val="Revision"/>
    <w:hidden/>
    <w:uiPriority w:val="99"/>
    <w:semiHidden/>
    <w:rsid w:val="00BD1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5F29E-43C0-4488-AB55-7C3B06650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15</Pages>
  <Words>1936</Words>
  <Characters>11037</Characters>
  <Application>Microsoft Office Word</Application>
  <DocSecurity>0</DocSecurity>
  <Lines>91</Lines>
  <Paragraphs>25</Paragraphs>
  <ScaleCrop>false</ScaleCrop>
  <Company/>
  <LinksUpToDate>false</LinksUpToDate>
  <CharactersWithSpaces>12948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Shanjing Gui</cp:lastModifiedBy>
  <cp:revision>87</cp:revision>
  <dcterms:created xsi:type="dcterms:W3CDTF">2026-03-25T06:38:00Z</dcterms:created>
  <dcterms:modified xsi:type="dcterms:W3CDTF">2026-10-06T12:17:00Z</dcterms:modified>
</cp:coreProperties>
</file>