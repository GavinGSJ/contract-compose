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84653A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贾会梅" w:date="2026-04-28T14:30:00Z" w:initials="贾会梅">
    <w:p w14:paraId="789EFAD6" w14:textId="77777777" w:rsidR="002D1A60" w:rsidRDefault="002D1A60" w:rsidP="002D1A60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提供与预付款比例相同的银行不可撤销的见索即付的保函，有效期至设备到场验收合格后退还。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9EFA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986175" w16cex:dateUtc="2026-04-28T06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9EFAD6" w16cid:durableId="759861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E7BDC" w14:textId="77777777" w:rsidR="004A6625" w:rsidRDefault="004A6625">
      <w:pPr>
        <w:rPr>
          <w:rFonts w:hint="eastAsia"/>
        </w:rPr>
      </w:pPr>
      <w:r>
        <w:separator/>
      </w:r>
    </w:p>
  </w:endnote>
  <w:endnote w:type="continuationSeparator" w:id="0">
    <w:p w14:paraId="792C8633" w14:textId="77777777" w:rsidR="004A6625" w:rsidRDefault="004A66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C020" w14:textId="6E5812BA" w:rsidR="00D66903" w:rsidRDefault="0020505A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42E5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 共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42E51">
      <w:rPr>
        <w:noProof/>
        <w:sz w:val="18"/>
        <w:szCs w:val="18"/>
      </w:rPr>
      <w:t>15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017DE" w14:textId="77777777" w:rsidR="004A6625" w:rsidRDefault="004A6625">
      <w:pPr>
        <w:rPr>
          <w:rFonts w:hint="eastAsia"/>
        </w:rPr>
      </w:pPr>
      <w:r>
        <w:separator/>
      </w:r>
    </w:p>
  </w:footnote>
  <w:footnote w:type="continuationSeparator" w:id="0">
    <w:p w14:paraId="7AD0324D" w14:textId="77777777" w:rsidR="004A6625" w:rsidRDefault="004A662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CD0F" w14:textId="77777777" w:rsidR="00942E51" w:rsidRPr="00276F41" w:rsidRDefault="00942E51" w:rsidP="00942E51">
    <w:pPr>
      <w:tabs>
        <w:tab w:val="center" w:pos="4153"/>
        <w:tab w:val="right" w:pos="8306"/>
      </w:tabs>
      <w:snapToGrid w:val="0"/>
      <w:rPr>
        <w:ins w:id="3" w:author="周祥刚" w:date="2026-04-15T19:42:00Z"/>
        <w:rFonts w:ascii="Arial" w:hAnsi="Arial" w:cs="Times New Roman"/>
        <w:sz w:val="18"/>
        <w:szCs w:val="18"/>
      </w:rPr>
    </w:pPr>
    <w:ins w:id="4" w:author="周祥刚" w:date="2026-04-15T19:42:00Z">
      <w:r w:rsidRPr="00276F41">
        <w:rPr>
          <w:rFonts w:ascii="Arial" w:hAnsi="Arial" w:cs="Times New Roman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7254A671" wp14:editId="34822FC4">
            <wp:simplePos x="0" y="0"/>
            <wp:positionH relativeFrom="margin">
              <wp:posOffset>5621020</wp:posOffset>
            </wp:positionH>
            <wp:positionV relativeFrom="paragraph">
              <wp:posOffset>-209892</wp:posOffset>
            </wp:positionV>
            <wp:extent cx="668655" cy="36195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65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76F41">
        <w:rPr>
          <w:rFonts w:ascii="Arial" w:hAnsi="Arial" w:cs="Times New Roman" w:hint="eastAsia"/>
          <w:sz w:val="18"/>
          <w:szCs w:val="18"/>
        </w:rPr>
        <w:t>C</w:t>
      </w:r>
      <w:r w:rsidRPr="00276F41">
        <w:rPr>
          <w:rFonts w:ascii="Arial" w:hAnsi="Arial" w:cs="Times New Roman"/>
          <w:sz w:val="18"/>
          <w:szCs w:val="18"/>
        </w:rPr>
        <w:t xml:space="preserve">ontract No.: </w:t>
      </w:r>
      <w:r>
        <w:rPr>
          <w:rFonts w:ascii="Arial" w:hAnsi="Arial" w:cs="Times New Roman"/>
          <w:sz w:val="18"/>
          <w:szCs w:val="18"/>
        </w:rPr>
        <w:t>{{合同编号}}</w:t>
      </w:r>
    </w:ins>
  </w:p>
  <w:p w14:paraId="750656E6" w14:textId="3DE37BAC" w:rsidR="00D66903" w:rsidRDefault="00D66903">
    <w:pPr>
      <w:jc w:val="right"/>
      <w:rPr>
        <w:rFonts w:hint="eastAsia"/>
      </w:rPr>
    </w:pP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chineseCounting"/>
      <w:pStyle w:val="s416h1"/>
      <w:suff w:val="nothing"/>
      <w:lvlText w:val="%1、"/>
      <w:lvlJc w:val="left"/>
      <w:pPr>
        <w:ind w:left="0" w:firstLine="0"/>
      </w:pPr>
    </w:lvl>
    <w:lvl w:ilvl="1">
      <w:start w:val="1"/>
      <w:numFmt w:val="decimal"/>
      <w:pStyle w:val="s416c1"/>
      <w:isLgl/>
      <w:suff w:val="nothing"/>
      <w:lvlText w:val="%1.%2  "/>
      <w:lvlJc w:val="left"/>
      <w:pPr>
        <w:ind w:left="0" w:firstLine="420"/>
      </w:pPr>
    </w:lvl>
    <w:lvl w:ilvl="2">
      <w:start w:val="1"/>
      <w:numFmt w:val="decimal"/>
      <w:pStyle w:val="s416c2"/>
      <w:isLgl/>
      <w:suff w:val="nothing"/>
      <w:lvlText w:val="%1.%2.%3  "/>
      <w:lvlJc w:val="left"/>
      <w:pPr>
        <w:ind w:left="0" w:firstLine="420"/>
      </w:pPr>
    </w:lvl>
    <w:lvl w:ilvl="3">
      <w:start w:val="1"/>
      <w:numFmt w:val="decimal"/>
      <w:pStyle w:val="s416l1"/>
      <w:suff w:val="nothing"/>
      <w:lvlText w:val="%4）"/>
      <w:lvlJc w:val="left"/>
      <w:pPr>
        <w:ind w:left="0" w:firstLine="420"/>
      </w:pPr>
    </w:lvl>
    <w:lvl w:ilvl="4">
      <w:start w:val="1"/>
      <w:numFmt w:val="decimal"/>
      <w:pStyle w:val="s416l2"/>
      <w:suff w:val="nothing"/>
      <w:lvlText w:val="(%5) "/>
      <w:lvlJc w:val="left"/>
      <w:pPr>
        <w:ind w:left="840" w:firstLine="0"/>
      </w:pPr>
    </w:lvl>
    <w:lvl w:ilvl="5">
      <w:start w:val="1"/>
      <w:numFmt w:val="lowerLetter"/>
      <w:suff w:val="nothing"/>
      <w:lvlText w:val="%6) "/>
      <w:lvlJc w:val="left"/>
      <w:pPr>
        <w:ind w:left="840" w:firstLine="0"/>
      </w:pPr>
    </w:lvl>
    <w:lvl w:ilvl="6">
      <w:start w:val="1"/>
      <w:numFmt w:val="lowerLetter"/>
      <w:suff w:val="nothing"/>
      <w:lvlText w:val="%7."/>
      <w:lvlJc w:val="left"/>
      <w:pPr>
        <w:ind w:left="84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贾会梅">
    <w15:presenceInfo w15:providerId="AD" w15:userId="S-1-5-21-2896943123-1360373636-2587701774-895718"/>
  </w15:person>
  <w15:person w15:author="Shanjing Gui">
    <w15:presenceInfo w15:providerId="Windows Live" w15:userId="114726b114dcea85"/>
  </w15:person>
  <w15:person w15:author="周祥刚">
    <w15:presenceInfo w15:providerId="None" w15:userId="周祥刚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trackRevisions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903"/>
    <w:rsid w:val="000250DB"/>
    <w:rsid w:val="000469FB"/>
    <w:rsid w:val="00047125"/>
    <w:rsid w:val="001025BC"/>
    <w:rsid w:val="00110121"/>
    <w:rsid w:val="0018387C"/>
    <w:rsid w:val="001E2903"/>
    <w:rsid w:val="0020505A"/>
    <w:rsid w:val="00211874"/>
    <w:rsid w:val="00240218"/>
    <w:rsid w:val="00243C13"/>
    <w:rsid w:val="00284401"/>
    <w:rsid w:val="002A021C"/>
    <w:rsid w:val="002C34D6"/>
    <w:rsid w:val="002D1A60"/>
    <w:rsid w:val="00370E01"/>
    <w:rsid w:val="00372AA3"/>
    <w:rsid w:val="003851F1"/>
    <w:rsid w:val="003928B6"/>
    <w:rsid w:val="003A5F8C"/>
    <w:rsid w:val="003A773B"/>
    <w:rsid w:val="003C14C2"/>
    <w:rsid w:val="003C515B"/>
    <w:rsid w:val="00427305"/>
    <w:rsid w:val="00450C3B"/>
    <w:rsid w:val="004A6625"/>
    <w:rsid w:val="004B7625"/>
    <w:rsid w:val="005472C5"/>
    <w:rsid w:val="005B4FB8"/>
    <w:rsid w:val="005C29EC"/>
    <w:rsid w:val="005D5D2A"/>
    <w:rsid w:val="00602B9A"/>
    <w:rsid w:val="00607422"/>
    <w:rsid w:val="006075ED"/>
    <w:rsid w:val="00610361"/>
    <w:rsid w:val="0065102D"/>
    <w:rsid w:val="00652E85"/>
    <w:rsid w:val="0069637C"/>
    <w:rsid w:val="006B4978"/>
    <w:rsid w:val="006D2690"/>
    <w:rsid w:val="006E02EA"/>
    <w:rsid w:val="006E7A2B"/>
    <w:rsid w:val="006F0B47"/>
    <w:rsid w:val="006F603A"/>
    <w:rsid w:val="00713D98"/>
    <w:rsid w:val="007162F5"/>
    <w:rsid w:val="00745808"/>
    <w:rsid w:val="0074627B"/>
    <w:rsid w:val="0076020E"/>
    <w:rsid w:val="00764904"/>
    <w:rsid w:val="00785706"/>
    <w:rsid w:val="00792E17"/>
    <w:rsid w:val="00797659"/>
    <w:rsid w:val="007A55EE"/>
    <w:rsid w:val="007C635C"/>
    <w:rsid w:val="0080089F"/>
    <w:rsid w:val="00827DC8"/>
    <w:rsid w:val="008303DD"/>
    <w:rsid w:val="0084653A"/>
    <w:rsid w:val="00851152"/>
    <w:rsid w:val="008836F4"/>
    <w:rsid w:val="00886609"/>
    <w:rsid w:val="00895258"/>
    <w:rsid w:val="008A4B9C"/>
    <w:rsid w:val="008A6780"/>
    <w:rsid w:val="008B4C2D"/>
    <w:rsid w:val="008E2F46"/>
    <w:rsid w:val="009376D0"/>
    <w:rsid w:val="00942E51"/>
    <w:rsid w:val="00972BC5"/>
    <w:rsid w:val="0097387A"/>
    <w:rsid w:val="009761B6"/>
    <w:rsid w:val="009F2E17"/>
    <w:rsid w:val="00A22E9D"/>
    <w:rsid w:val="00A4683A"/>
    <w:rsid w:val="00A868AB"/>
    <w:rsid w:val="00A91B5E"/>
    <w:rsid w:val="00AF13E9"/>
    <w:rsid w:val="00B1103D"/>
    <w:rsid w:val="00B54DA2"/>
    <w:rsid w:val="00B85EBF"/>
    <w:rsid w:val="00B92A78"/>
    <w:rsid w:val="00BB0C5B"/>
    <w:rsid w:val="00BC5EA0"/>
    <w:rsid w:val="00BD170B"/>
    <w:rsid w:val="00BD6D57"/>
    <w:rsid w:val="00C23C1A"/>
    <w:rsid w:val="00C352AB"/>
    <w:rsid w:val="00C3668C"/>
    <w:rsid w:val="00C6154A"/>
    <w:rsid w:val="00C87C22"/>
    <w:rsid w:val="00C95798"/>
    <w:rsid w:val="00CE3C8A"/>
    <w:rsid w:val="00D0130A"/>
    <w:rsid w:val="00D072E7"/>
    <w:rsid w:val="00D23176"/>
    <w:rsid w:val="00D33467"/>
    <w:rsid w:val="00D66903"/>
    <w:rsid w:val="00DD3ACF"/>
    <w:rsid w:val="00E05F8C"/>
    <w:rsid w:val="00E17DDB"/>
    <w:rsid w:val="00E31AAD"/>
    <w:rsid w:val="00E420A0"/>
    <w:rsid w:val="00E46C9A"/>
    <w:rsid w:val="00E947DA"/>
    <w:rsid w:val="00EA55C9"/>
    <w:rsid w:val="00EE3DA6"/>
    <w:rsid w:val="00F022A7"/>
    <w:rsid w:val="00F251F0"/>
    <w:rsid w:val="00F522D1"/>
    <w:rsid w:val="00F61FC6"/>
    <w:rsid w:val="00F70CAD"/>
    <w:rsid w:val="00FE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52C71"/>
  <w15:docId w15:val="{ACD382BB-D0FF-4B26-AEE7-865FD0BF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rFonts w:ascii="黑体" w:eastAsia="黑体" w:hAnsi="黑体" w:cs="黑体"/>
      <w:b/>
      <w:bCs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180" w:after="120"/>
      <w:outlineLvl w:val="1"/>
    </w:pPr>
    <w:rPr>
      <w:rFonts w:ascii="黑体" w:eastAsia="黑体" w:hAnsi="黑体" w:cs="黑体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947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947DA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947D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947DA"/>
    <w:rPr>
      <w:sz w:val="18"/>
      <w:szCs w:val="18"/>
    </w:rPr>
  </w:style>
  <w:style w:type="paragraph" w:styleId="af0">
    <w:name w:val="Balloon Text"/>
    <w:basedOn w:val="a"/>
    <w:link w:val="af1"/>
    <w:uiPriority w:val="99"/>
    <w:semiHidden/>
    <w:unhideWhenUsed/>
    <w:rsid w:val="0084653A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84653A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84653A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84653A"/>
  </w:style>
  <w:style w:type="character" w:customStyle="1" w:styleId="af4">
    <w:name w:val="批注文字 字符"/>
    <w:basedOn w:val="a0"/>
    <w:link w:val="af3"/>
    <w:uiPriority w:val="99"/>
    <w:rsid w:val="0084653A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84653A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84653A"/>
    <w:rPr>
      <w:b/>
      <w:bCs/>
    </w:rPr>
  </w:style>
  <w:style w:type="paragraph" w:styleId="af7">
    <w:name w:val="Body Text"/>
    <w:basedOn w:val="a"/>
    <w:link w:val="af8"/>
    <w:uiPriority w:val="1"/>
    <w:qFormat/>
    <w:rsid w:val="002C34D6"/>
    <w:pPr>
      <w:autoSpaceDE w:val="0"/>
      <w:autoSpaceDN w:val="0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f8">
    <w:name w:val="正文文本 字符"/>
    <w:basedOn w:val="a0"/>
    <w:link w:val="af7"/>
    <w:uiPriority w:val="1"/>
    <w:rsid w:val="002C34D6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af9">
    <w:name w:val="Revision"/>
    <w:hidden/>
    <w:uiPriority w:val="99"/>
    <w:semiHidden/>
    <w:rsid w:val="00BD170B"/>
  </w:style>
  <w:style w:type="paragraph" w:customStyle="1" w:styleId="s416base">
    <w:name w:val="合同-基础"/>
    <w:qFormat/>
    <w:pPr>
      <w:spacing w:after="120" w:line="360" w:lineRule="auto"/>
      <w:jc w:val="both"/>
    </w:pPr>
  </w:style>
  <w:style w:type="paragraph" w:customStyle="1" w:styleId="s416h1">
    <w:name w:val="合同-章标题"/>
    <w:basedOn w:val="s416base"/>
    <w:next w:val="s416c1"/>
    <w:qFormat/>
    <w:pPr>
      <w:keepNext/>
      <w:numPr>
        <w:ilvl w:val="0"/>
        <w:numId w:val="1"/>
      </w:numPr>
      <w:spacing w:before="200"/>
      <w:outlineLvl w:val="0"/>
    </w:pPr>
    <w:rPr>
      <w:b/>
      <w:bCs/>
    </w:rPr>
  </w:style>
  <w:style w:type="paragraph" w:customStyle="1" w:styleId="s416c1">
    <w:name w:val="合同-条款"/>
    <w:basedOn w:val="s416base"/>
    <w:qFormat/>
    <w:pPr>
      <w:numPr>
        <w:ilvl w:val="1"/>
        <w:numId w:val="1"/>
      </w:numPr>
    </w:pPr>
  </w:style>
  <w:style w:type="paragraph" w:customStyle="1" w:styleId="s416c2">
    <w:name w:val="合同-子条款"/>
    <w:basedOn w:val="s416base"/>
    <w:qFormat/>
    <w:pPr>
      <w:numPr>
        <w:ilvl w:val="2"/>
        <w:numId w:val="1"/>
      </w:numPr>
    </w:pPr>
  </w:style>
  <w:style w:type="paragraph" w:customStyle="1" w:styleId="s416l1">
    <w:name w:val="合同-列项"/>
    <w:basedOn w:val="s416base"/>
    <w:qFormat/>
    <w:pPr>
      <w:numPr>
        <w:ilvl w:val="3"/>
        <w:numId w:val="1"/>
      </w:numPr>
    </w:pPr>
  </w:style>
  <w:style w:type="paragraph" w:customStyle="1" w:styleId="s416l2">
    <w:name w:val="合同-列项二级"/>
    <w:basedOn w:val="s416base"/>
    <w:qFormat/>
    <w:pPr>
      <w:numPr>
        <w:ilvl w:val="4"/>
        <w:numId w:val="1"/>
      </w:numPr>
    </w:pPr>
  </w:style>
  <w:style w:type="paragraph" w:customStyle="1" w:styleId="s416p">
    <w:name w:val="合同-正文"/>
    <w:basedOn w:val="s416base"/>
    <w:qFormat/>
    <w:pPr>
      <w:ind w:firstLine="420"/>
    </w:pPr>
  </w:style>
  <w:style w:type="paragraph" w:customStyle="1" w:styleId="s416p0">
    <w:name w:val="合同-正文（顶格）"/>
    <w:basedOn w:val="s416base"/>
    <w:qFormat/>
  </w:style>
  <w:style w:type="paragraph" w:customStyle="1" w:styleId="s416pc">
    <w:name w:val="合同-正文（居中）"/>
    <w:basedOn w:val="s416base"/>
    <w:qFormat/>
    <w:pPr>
      <w:jc w:val="center"/>
    </w:pPr>
  </w:style>
  <w:style w:type="paragraph" w:customStyle="1" w:styleId="s416cont">
    <w:name w:val="合同-正文（列项续行）"/>
    <w:basedOn w:val="s416base"/>
    <w:qFormat/>
    <w:pPr>
      <w:ind w:firstLine="420"/>
    </w:pPr>
  </w:style>
  <w:style w:type="paragraph" w:customStyle="1" w:styleId="s416cont2">
    <w:name w:val="合同-正文（二级续行）"/>
    <w:basedOn w:val="s416base"/>
    <w:qFormat/>
    <w:pPr>
      <w:ind w:left="840"/>
    </w:pPr>
  </w:style>
  <w:style w:type="paragraph" w:customStyle="1" w:styleId="s416tbl">
    <w:name w:val="合同-表格文字"/>
    <w:basedOn w:val="s416base"/>
    <w:qFormat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5F29E-43C0-4488-AB55-7C3B06650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15</Pages>
  <Words>1936</Words>
  <Characters>11037</Characters>
  <Application>Microsoft Office Word</Application>
  <DocSecurity>0</DocSecurity>
  <Lines>91</Lines>
  <Paragraphs>25</Paragraphs>
  <ScaleCrop>false</ScaleCrop>
  <Company/>
  <LinksUpToDate>false</LinksUpToDate>
  <CharactersWithSpaces>12948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Shanjing Gui</cp:lastModifiedBy>
  <cp:revision>87</cp:revision>
  <dcterms:created xsi:type="dcterms:W3CDTF">2026-03-25T06:38:00Z</dcterms:created>
  <dcterms:modified xsi:type="dcterms:W3CDTF">2026-10-06T12:17:00Z</dcterms:modified>
</cp:coreProperties>
</file>