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7F8C89" w14:textId="77777777" w:rsidR="00CA5696" w:rsidRPr="005D35E7" w:rsidRDefault="00CA5696" w:rsidP="005D555F">
      <w:pPr>
        <w:pStyle w:val="afd"/>
        <w:snapToGrid w:val="0"/>
        <w:outlineLvl w:val="0"/>
        <w:rPr>
          <w:rFonts w:eastAsia="宋体"/>
          <w:sz w:val="36"/>
          <w:lang w:eastAsia="zh-CN"/>
        </w:rPr>
      </w:pPr>
      <w:bookmarkStart w:id="0" w:name="OLE_LINK1"/>
    </w:p>
    <w:p w14:paraId="2B395AC9" w14:textId="41E4D4AA" w:rsidR="003D7E42" w:rsidRPr="005D35E7" w:rsidRDefault="003D7E42" w:rsidP="00CA5696">
      <w:pPr>
        <w:pStyle w:val="afd"/>
        <w:snapToGrid w:val="0"/>
        <w:outlineLvl w:val="0"/>
        <w:rPr>
          <w:rFonts w:eastAsia="宋体"/>
          <w:sz w:val="36"/>
        </w:rPr>
      </w:pPr>
      <w:r w:rsidRPr="005D35E7">
        <w:rPr>
          <w:rFonts w:eastAsia="宋体"/>
          <w:sz w:val="36"/>
          <w:lang w:eastAsia="zh-CN"/>
        </w:rPr>
        <w:t>采购</w:t>
      </w:r>
      <w:proofErr w:type="spellStart"/>
      <w:r w:rsidRPr="005D35E7">
        <w:rPr>
          <w:rFonts w:eastAsia="宋体"/>
          <w:sz w:val="36"/>
        </w:rPr>
        <w:t>合同</w:t>
      </w:r>
      <w:proofErr w:type="spellEnd"/>
    </w:p>
    <w:p w14:paraId="525CACCE" w14:textId="41E4D4AA" w:rsidR="003D7E42" w:rsidRPr="005D35E7" w:rsidRDefault="003D7E42" w:rsidP="0080602F">
      <w:pPr>
        <w:jc w:val="center"/>
        <w:rPr>
          <w:sz w:val="28"/>
          <w:lang w:eastAsia="zh-CN"/>
        </w:rPr>
      </w:pPr>
      <w:bookmarkStart w:id="1" w:name="_Hlk114572867"/>
      <w:r w:rsidRPr="005D35E7">
        <w:rPr>
          <w:sz w:val="36"/>
          <w:lang w:eastAsia="zh-CN"/>
        </w:rPr>
        <w:t>PURHCASE CONTRACT</w:t>
      </w:r>
      <w:r w:rsidRPr="005D35E7">
        <w:rPr>
          <w:sz w:val="28"/>
          <w:lang w:eastAsia="zh-CN"/>
        </w:rPr>
        <w:br/>
      </w:r>
    </w:p>
    <w:p w14:paraId="485E483B" w14:textId="77777777" w:rsidR="003D7E42" w:rsidRPr="005D35E7" w:rsidRDefault="003D7E42" w:rsidP="0080602F">
      <w:pPr>
        <w:jc w:val="center"/>
        <w:rPr>
          <w:sz w:val="28"/>
          <w:lang w:eastAsia="zh-CN"/>
        </w:rPr>
      </w:pPr>
    </w:p>
    <w:p w14:paraId="6405E0C3" w14:textId="77777777" w:rsidR="003D7E42" w:rsidRPr="005D35E7" w:rsidRDefault="003D7E42" w:rsidP="0080602F">
      <w:pPr>
        <w:jc w:val="center"/>
        <w:rPr>
          <w:sz w:val="28"/>
        </w:rPr>
      </w:pPr>
      <w:r w:rsidRPr="005D35E7">
        <w:rPr>
          <w:sz w:val="28"/>
        </w:rPr>
        <w:t>FOR</w:t>
      </w:r>
    </w:p>
    <w:p w14:paraId="508C972B" w14:textId="77777777" w:rsidR="003D7E42" w:rsidRPr="005D35E7" w:rsidRDefault="003D7E42" w:rsidP="0080602F">
      <w:pPr>
        <w:jc w:val="center"/>
        <w:rPr>
          <w:sz w:val="28"/>
        </w:rPr>
      </w:pPr>
      <w:bookmarkStart w:id="2" w:name="_GoBack"/>
      <w:bookmarkEnd w:id="2"/>
    </w:p>
    <w:p w14:paraId="3C902FE7" w14:textId="77777777" w:rsidR="003D7E42" w:rsidRPr="005D35E7" w:rsidRDefault="003D7E42" w:rsidP="0080602F">
      <w:pPr>
        <w:jc w:val="center"/>
        <w:rPr>
          <w:sz w:val="28"/>
        </w:rPr>
      </w:pPr>
    </w:p>
    <w:p w14:paraId="028A7E3F" w14:textId="77777777" w:rsidR="003D7E42" w:rsidRPr="005D35E7" w:rsidRDefault="003D7E42" w:rsidP="00CA5696">
      <w:pPr>
        <w:pStyle w:val="afd"/>
        <w:snapToGrid w:val="0"/>
        <w:outlineLvl w:val="0"/>
        <w:rPr>
          <w:rFonts w:eastAsia="宋体"/>
          <w:sz w:val="28"/>
          <w:szCs w:val="24"/>
          <w:highlight w:val="yellow"/>
        </w:rPr>
      </w:pPr>
      <w:r w:rsidRPr="005D35E7">
        <w:rPr>
          <w:rFonts w:eastAsia="宋体"/>
          <w:sz w:val="28"/>
          <w:highlight w:val="yellow"/>
          <w:lang w:eastAsia="zh-CN"/>
        </w:rPr>
        <w:t>[</w:t>
      </w:r>
      <w:r w:rsidRPr="005D35E7">
        <w:rPr>
          <w:rFonts w:eastAsia="宋体"/>
          <w:sz w:val="28"/>
          <w:highlight w:val="yellow"/>
          <w:lang w:eastAsia="zh-CN"/>
        </w:rPr>
        <w:t>设备名称</w:t>
      </w:r>
      <w:r w:rsidRPr="005D35E7">
        <w:rPr>
          <w:rFonts w:eastAsia="宋体"/>
          <w:sz w:val="28"/>
          <w:highlight w:val="yellow"/>
          <w:lang w:eastAsia="zh-CN"/>
        </w:rPr>
        <w:t>]</w:t>
      </w:r>
    </w:p>
    <w:p w14:paraId="1619FBC0" w14:textId="77777777" w:rsidR="003D7E42" w:rsidRPr="005D35E7" w:rsidRDefault="003D7E42" w:rsidP="0080602F">
      <w:pPr>
        <w:jc w:val="center"/>
        <w:rPr>
          <w:sz w:val="28"/>
        </w:rPr>
      </w:pPr>
      <w:r w:rsidRPr="005D35E7">
        <w:rPr>
          <w:sz w:val="28"/>
          <w:highlight w:val="yellow"/>
        </w:rPr>
        <w:t>[INSERT NAME OF EQUIPMENT PACKAGE]</w:t>
      </w:r>
    </w:p>
    <w:p w14:paraId="7DDBA574" w14:textId="77777777" w:rsidR="003D7E42" w:rsidRPr="005D35E7" w:rsidRDefault="003D7E42" w:rsidP="0080602F">
      <w:pPr>
        <w:jc w:val="center"/>
        <w:rPr>
          <w:sz w:val="28"/>
        </w:rPr>
      </w:pPr>
    </w:p>
    <w:p w14:paraId="6E674687" w14:textId="77777777" w:rsidR="003D7E42" w:rsidRPr="005D35E7" w:rsidRDefault="003D7E42" w:rsidP="0080602F">
      <w:pPr>
        <w:jc w:val="center"/>
        <w:rPr>
          <w:sz w:val="28"/>
        </w:rPr>
      </w:pPr>
    </w:p>
    <w:p w14:paraId="0B099EC2" w14:textId="77777777" w:rsidR="003D7E42" w:rsidRPr="005D35E7" w:rsidRDefault="003D7E42" w:rsidP="0080602F">
      <w:pPr>
        <w:jc w:val="center"/>
        <w:rPr>
          <w:sz w:val="28"/>
          <w:lang w:eastAsia="zh-CN"/>
        </w:rPr>
      </w:pPr>
      <w:r w:rsidRPr="005D35E7">
        <w:rPr>
          <w:sz w:val="28"/>
        </w:rPr>
        <w:t>OF</w:t>
      </w:r>
    </w:p>
    <w:p w14:paraId="54DFE984" w14:textId="77777777" w:rsidR="003D7E42" w:rsidRPr="005D35E7" w:rsidRDefault="003D7E42" w:rsidP="0080602F">
      <w:pPr>
        <w:jc w:val="center"/>
        <w:rPr>
          <w:sz w:val="28"/>
          <w:lang w:eastAsia="zh-CN"/>
        </w:rPr>
      </w:pPr>
    </w:p>
    <w:p w14:paraId="2D0E4F56" w14:textId="5656A42D" w:rsidR="003D7E42" w:rsidRPr="005D35E7" w:rsidRDefault="003D7E42" w:rsidP="00CA5696">
      <w:pPr>
        <w:pStyle w:val="afd"/>
        <w:snapToGrid w:val="0"/>
        <w:outlineLvl w:val="0"/>
        <w:rPr>
          <w:rFonts w:eastAsia="宋体"/>
          <w:sz w:val="28"/>
          <w:highlight w:val="yellow"/>
          <w:lang w:eastAsia="zh-CN"/>
        </w:rPr>
      </w:pPr>
      <w:r w:rsidRPr="005D35E7">
        <w:rPr>
          <w:rFonts w:eastAsia="宋体"/>
          <w:sz w:val="28"/>
          <w:highlight w:val="yellow"/>
          <w:lang w:eastAsia="zh-CN"/>
        </w:rPr>
        <w:t>【项目名称】</w:t>
      </w:r>
    </w:p>
    <w:p w14:paraId="0B491E84" w14:textId="151CFFF8" w:rsidR="00D93172" w:rsidRPr="005D35E7" w:rsidRDefault="003D7E42" w:rsidP="0080602F">
      <w:pPr>
        <w:jc w:val="center"/>
        <w:rPr>
          <w:sz w:val="28"/>
          <w:lang w:eastAsia="zh-CN"/>
        </w:rPr>
      </w:pPr>
      <w:r w:rsidRPr="005D35E7">
        <w:rPr>
          <w:sz w:val="28"/>
          <w:highlight w:val="yellow"/>
          <w:lang w:eastAsia="zh-CN"/>
        </w:rPr>
        <w:t>【</w:t>
      </w:r>
      <w:r w:rsidRPr="005D35E7">
        <w:rPr>
          <w:sz w:val="28"/>
          <w:highlight w:val="yellow"/>
        </w:rPr>
        <w:t>INSERT NAME OF</w:t>
      </w:r>
      <w:r w:rsidRPr="005D35E7">
        <w:rPr>
          <w:sz w:val="28"/>
          <w:highlight w:val="yellow"/>
          <w:lang w:eastAsia="zh-CN"/>
        </w:rPr>
        <w:t xml:space="preserve"> PROJECT</w:t>
      </w:r>
      <w:bookmarkEnd w:id="1"/>
      <w:r w:rsidRPr="005D35E7">
        <w:rPr>
          <w:sz w:val="28"/>
          <w:highlight w:val="yellow"/>
          <w:lang w:eastAsia="zh-CN"/>
        </w:rPr>
        <w:t>】</w:t>
      </w:r>
      <w:r w:rsidRPr="005D35E7">
        <w:rPr>
          <w:sz w:val="28"/>
          <w:lang w:eastAsia="zh-CN"/>
        </w:rPr>
        <w:br/>
      </w:r>
      <w:r w:rsidR="007A5A16" w:rsidRPr="005D35E7">
        <w:rPr>
          <w:sz w:val="28"/>
          <w:lang w:eastAsia="zh-CN"/>
        </w:rPr>
        <w:br/>
      </w:r>
    </w:p>
    <w:p w14:paraId="0F24561E" w14:textId="77777777" w:rsidR="00D93172" w:rsidRPr="005D35E7" w:rsidRDefault="00D93172" w:rsidP="00CA5696">
      <w:pPr>
        <w:pStyle w:val="afd"/>
        <w:snapToGrid w:val="0"/>
        <w:outlineLvl w:val="0"/>
        <w:rPr>
          <w:rFonts w:eastAsia="宋体"/>
          <w:sz w:val="28"/>
          <w:lang w:eastAsia="zh-CN"/>
        </w:rPr>
      </w:pPr>
    </w:p>
    <w:p w14:paraId="70590670" w14:textId="77777777" w:rsidR="00CA5696" w:rsidRPr="005D35E7" w:rsidRDefault="00CA5696" w:rsidP="0080602F">
      <w:pPr>
        <w:jc w:val="center"/>
        <w:rPr>
          <w:sz w:val="28"/>
        </w:rPr>
      </w:pPr>
      <w:r w:rsidRPr="005D35E7">
        <w:rPr>
          <w:sz w:val="28"/>
          <w:lang w:eastAsia="zh-CN"/>
        </w:rPr>
        <w:t>合同号</w:t>
      </w:r>
      <w:r w:rsidR="007A5A16" w:rsidRPr="005D35E7">
        <w:rPr>
          <w:sz w:val="28"/>
          <w:lang w:eastAsia="zh-CN"/>
        </w:rPr>
        <w:t>CONTRACT</w:t>
      </w:r>
      <w:r w:rsidR="007A5A16" w:rsidRPr="005D35E7">
        <w:rPr>
          <w:sz w:val="28"/>
        </w:rPr>
        <w:t xml:space="preserve"> NO.: </w:t>
      </w:r>
    </w:p>
    <w:p w14:paraId="00087E2A" w14:textId="791345A1" w:rsidR="00D93172" w:rsidRPr="005D35E7" w:rsidRDefault="003D7E42" w:rsidP="0080602F">
      <w:pPr>
        <w:jc w:val="center"/>
        <w:rPr>
          <w:sz w:val="28"/>
          <w:lang w:eastAsia="zh-CN"/>
        </w:rPr>
      </w:pPr>
      <w:r w:rsidRPr="005D35E7">
        <w:rPr>
          <w:sz w:val="28"/>
          <w:highlight w:val="yellow"/>
          <w:lang w:eastAsia="zh-CN"/>
        </w:rPr>
        <w:t>【】</w:t>
      </w:r>
      <w:r w:rsidR="007A5A16" w:rsidRPr="005D35E7">
        <w:rPr>
          <w:sz w:val="28"/>
          <w:highlight w:val="yellow"/>
        </w:rPr>
        <w:t>-XX-XXXX-XXXXXX</w:t>
      </w:r>
    </w:p>
    <w:p w14:paraId="60DCCCC0" w14:textId="77777777" w:rsidR="00D93172" w:rsidRPr="005D35E7" w:rsidRDefault="00D93172" w:rsidP="0080602F">
      <w:pPr>
        <w:jc w:val="center"/>
        <w:rPr>
          <w:sz w:val="28"/>
          <w:lang w:eastAsia="zh-CN"/>
        </w:rPr>
      </w:pPr>
    </w:p>
    <w:p w14:paraId="47B43537" w14:textId="77777777" w:rsidR="00CA5696" w:rsidRPr="005D35E7" w:rsidRDefault="00CA5696" w:rsidP="0080602F">
      <w:pPr>
        <w:jc w:val="center"/>
        <w:rPr>
          <w:sz w:val="28"/>
          <w:lang w:eastAsia="zh-CN"/>
        </w:rPr>
      </w:pPr>
    </w:p>
    <w:p w14:paraId="11A7C423" w14:textId="73632B05" w:rsidR="00D93172" w:rsidRPr="005D35E7" w:rsidRDefault="007A5A16" w:rsidP="0080602F">
      <w:pPr>
        <w:jc w:val="center"/>
        <w:rPr>
          <w:sz w:val="28"/>
          <w:lang w:eastAsia="zh-CN"/>
        </w:rPr>
      </w:pPr>
      <w:r w:rsidRPr="005D35E7">
        <w:rPr>
          <w:sz w:val="28"/>
          <w:lang w:eastAsia="zh-CN"/>
        </w:rPr>
        <w:t>BETWEEN</w:t>
      </w:r>
    </w:p>
    <w:p w14:paraId="580BB3FA" w14:textId="77777777" w:rsidR="00CA5696" w:rsidRPr="005D35E7" w:rsidRDefault="00CA5696" w:rsidP="0080602F">
      <w:pPr>
        <w:jc w:val="center"/>
        <w:rPr>
          <w:sz w:val="28"/>
          <w:lang w:eastAsia="zh-CN"/>
        </w:rPr>
      </w:pPr>
    </w:p>
    <w:p w14:paraId="6C1C206B" w14:textId="1B9634E8" w:rsidR="00D93172" w:rsidRPr="005D35E7" w:rsidRDefault="007A5A16" w:rsidP="00CA5696">
      <w:pPr>
        <w:pStyle w:val="afd"/>
        <w:snapToGrid w:val="0"/>
        <w:outlineLvl w:val="0"/>
        <w:rPr>
          <w:rFonts w:eastAsia="宋体"/>
          <w:sz w:val="28"/>
          <w:highlight w:val="yellow"/>
          <w:lang w:eastAsia="zh-CN"/>
        </w:rPr>
      </w:pPr>
      <w:r w:rsidRPr="005D35E7">
        <w:rPr>
          <w:rFonts w:eastAsia="宋体"/>
          <w:sz w:val="28"/>
          <w:highlight w:val="yellow"/>
          <w:lang w:eastAsia="zh-CN"/>
        </w:rPr>
        <w:t>惠生</w:t>
      </w:r>
      <w:r w:rsidR="00C65AD1" w:rsidRPr="005D35E7">
        <w:rPr>
          <w:rFonts w:eastAsia="宋体"/>
          <w:sz w:val="28"/>
          <w:highlight w:val="yellow"/>
          <w:lang w:eastAsia="zh-CN"/>
        </w:rPr>
        <w:t>清洁能源科技集团股份</w:t>
      </w:r>
      <w:r w:rsidRPr="005D35E7">
        <w:rPr>
          <w:rFonts w:eastAsia="宋体"/>
          <w:sz w:val="28"/>
          <w:highlight w:val="yellow"/>
          <w:lang w:eastAsia="zh-CN"/>
        </w:rPr>
        <w:t>有限公司</w:t>
      </w:r>
    </w:p>
    <w:p w14:paraId="0E14A16F" w14:textId="5422AC7A" w:rsidR="00D93172" w:rsidRPr="005D35E7" w:rsidRDefault="007A5A16" w:rsidP="0080602F">
      <w:pPr>
        <w:jc w:val="center"/>
        <w:rPr>
          <w:sz w:val="28"/>
          <w:lang w:val="en-CA" w:eastAsia="zh-CN"/>
        </w:rPr>
      </w:pPr>
      <w:r w:rsidRPr="005D35E7">
        <w:rPr>
          <w:sz w:val="28"/>
          <w:highlight w:val="yellow"/>
          <w:lang w:val="en-CA" w:eastAsia="zh-CN"/>
        </w:rPr>
        <w:t>Wison</w:t>
      </w:r>
      <w:r w:rsidR="00C65AD1" w:rsidRPr="005D35E7">
        <w:rPr>
          <w:sz w:val="28"/>
          <w:highlight w:val="yellow"/>
          <w:lang w:val="en-CA" w:eastAsia="zh-CN"/>
        </w:rPr>
        <w:t xml:space="preserve"> New Energies</w:t>
      </w:r>
      <w:r w:rsidRPr="005D35E7">
        <w:rPr>
          <w:sz w:val="28"/>
          <w:highlight w:val="yellow"/>
          <w:lang w:val="en-CA" w:eastAsia="zh-CN"/>
        </w:rPr>
        <w:t xml:space="preserve"> Co.</w:t>
      </w:r>
      <w:r w:rsidR="002A6204" w:rsidRPr="005D35E7">
        <w:rPr>
          <w:sz w:val="28"/>
          <w:highlight w:val="yellow"/>
          <w:lang w:val="en-CA" w:eastAsia="zh-CN"/>
        </w:rPr>
        <w:t>,</w:t>
      </w:r>
      <w:r w:rsidRPr="005D35E7">
        <w:rPr>
          <w:sz w:val="28"/>
          <w:highlight w:val="yellow"/>
          <w:lang w:val="en-CA" w:eastAsia="zh-CN"/>
        </w:rPr>
        <w:t xml:space="preserve"> Ltd.</w:t>
      </w:r>
    </w:p>
    <w:p w14:paraId="4881DCD7" w14:textId="77777777" w:rsidR="00D93172" w:rsidRPr="005D35E7" w:rsidRDefault="00D93172" w:rsidP="0080602F">
      <w:pPr>
        <w:jc w:val="center"/>
        <w:rPr>
          <w:sz w:val="28"/>
          <w:lang w:val="en-CA"/>
        </w:rPr>
      </w:pPr>
    </w:p>
    <w:p w14:paraId="390202D1" w14:textId="77777777" w:rsidR="00D93172" w:rsidRPr="005D35E7" w:rsidRDefault="007A5A16" w:rsidP="0080602F">
      <w:pPr>
        <w:jc w:val="center"/>
        <w:rPr>
          <w:sz w:val="28"/>
          <w:lang w:val="en-CA" w:eastAsia="zh-CN"/>
        </w:rPr>
      </w:pPr>
      <w:r w:rsidRPr="005D35E7">
        <w:rPr>
          <w:sz w:val="28"/>
          <w:lang w:val="en-CA" w:eastAsia="zh-CN"/>
        </w:rPr>
        <w:t>AND</w:t>
      </w:r>
    </w:p>
    <w:p w14:paraId="1D32D62F" w14:textId="77777777" w:rsidR="00D93172" w:rsidRPr="005D35E7" w:rsidRDefault="00D93172" w:rsidP="0080602F">
      <w:pPr>
        <w:jc w:val="center"/>
        <w:rPr>
          <w:sz w:val="28"/>
          <w:lang w:val="en-CA" w:eastAsia="zh-CN"/>
        </w:rPr>
      </w:pPr>
    </w:p>
    <w:p w14:paraId="54F86370" w14:textId="77777777" w:rsidR="00CA5696" w:rsidRPr="005D35E7" w:rsidRDefault="00CA5696" w:rsidP="0080602F">
      <w:pPr>
        <w:jc w:val="center"/>
        <w:rPr>
          <w:sz w:val="28"/>
          <w:lang w:val="en-CA" w:eastAsia="zh-CN"/>
        </w:rPr>
      </w:pPr>
    </w:p>
    <w:p w14:paraId="424F7CC6" w14:textId="4DCCD679" w:rsidR="00D93172" w:rsidRPr="005D35E7" w:rsidRDefault="007A5A16" w:rsidP="00CA5696">
      <w:pPr>
        <w:pStyle w:val="afd"/>
        <w:snapToGrid w:val="0"/>
        <w:outlineLvl w:val="0"/>
        <w:rPr>
          <w:rFonts w:eastAsia="宋体"/>
          <w:sz w:val="28"/>
          <w:lang w:eastAsia="zh-CN"/>
        </w:rPr>
      </w:pPr>
      <w:r w:rsidRPr="005D35E7">
        <w:rPr>
          <w:rFonts w:eastAsia="宋体"/>
          <w:sz w:val="28"/>
          <w:highlight w:val="yellow"/>
          <w:lang w:eastAsia="zh-CN"/>
        </w:rPr>
        <w:t>（对方公司中文名）</w:t>
      </w:r>
    </w:p>
    <w:p w14:paraId="7E729E81" w14:textId="77777777" w:rsidR="00D93172" w:rsidRPr="005D35E7" w:rsidRDefault="007A5A16" w:rsidP="00CA5696">
      <w:pPr>
        <w:pStyle w:val="afd"/>
        <w:rPr>
          <w:rFonts w:eastAsia="宋体"/>
          <w:sz w:val="28"/>
          <w:lang w:val="en-CA" w:eastAsia="zh-CN"/>
        </w:rPr>
      </w:pPr>
      <w:r w:rsidRPr="005D35E7">
        <w:rPr>
          <w:rFonts w:eastAsia="宋体"/>
          <w:sz w:val="28"/>
          <w:highlight w:val="yellow"/>
          <w:lang w:val="en-CA" w:eastAsia="zh-CN"/>
        </w:rPr>
        <w:t>XXXXXXXXXXXX</w:t>
      </w:r>
    </w:p>
    <w:p w14:paraId="0A64C036" w14:textId="77777777" w:rsidR="00CA5696" w:rsidRPr="005D35E7" w:rsidRDefault="00CA5696" w:rsidP="0080602F">
      <w:pPr>
        <w:spacing w:line="360" w:lineRule="exact"/>
        <w:rPr>
          <w:sz w:val="28"/>
          <w:lang w:val="en-CA" w:eastAsia="zh-CN"/>
        </w:rPr>
      </w:pPr>
    </w:p>
    <w:p w14:paraId="3D48027B" w14:textId="08C61E61" w:rsidR="00D93172" w:rsidRPr="005D35E7" w:rsidRDefault="007A5A16" w:rsidP="005D555F">
      <w:pPr>
        <w:spacing w:line="360" w:lineRule="exact"/>
        <w:jc w:val="center"/>
        <w:rPr>
          <w:sz w:val="28"/>
          <w:highlight w:val="yellow"/>
          <w:lang w:eastAsia="zh-CN"/>
        </w:rPr>
      </w:pPr>
      <w:r w:rsidRPr="005D35E7">
        <w:rPr>
          <w:sz w:val="28"/>
          <w:lang w:eastAsia="zh-CN"/>
        </w:rPr>
        <w:t>签订地：</w:t>
      </w:r>
      <w:r w:rsidRPr="005D35E7">
        <w:rPr>
          <w:sz w:val="28"/>
          <w:highlight w:val="yellow"/>
          <w:lang w:eastAsia="zh-CN"/>
        </w:rPr>
        <w:t>上海</w:t>
      </w:r>
      <w:r w:rsidR="008A2A43" w:rsidRPr="005D35E7">
        <w:rPr>
          <w:sz w:val="28"/>
          <w:highlight w:val="yellow"/>
          <w:lang w:eastAsia="zh-CN"/>
        </w:rPr>
        <w:t>浦东</w:t>
      </w:r>
    </w:p>
    <w:p w14:paraId="5C3AC27E" w14:textId="7EB9663E" w:rsidR="00C35767" w:rsidRPr="005D35E7" w:rsidRDefault="007A5A16" w:rsidP="005D555F">
      <w:pPr>
        <w:spacing w:line="360" w:lineRule="exact"/>
        <w:jc w:val="center"/>
        <w:rPr>
          <w:sz w:val="28"/>
          <w:lang w:eastAsia="zh-CN"/>
        </w:rPr>
      </w:pPr>
      <w:r w:rsidRPr="005D35E7">
        <w:rPr>
          <w:sz w:val="28"/>
          <w:highlight w:val="yellow"/>
          <w:lang w:eastAsia="zh-CN"/>
        </w:rPr>
        <w:t>SHANGHAI</w:t>
      </w:r>
      <w:r w:rsidR="008A2A43" w:rsidRPr="005D35E7">
        <w:rPr>
          <w:sz w:val="28"/>
          <w:highlight w:val="yellow"/>
          <w:lang w:eastAsia="zh-CN"/>
        </w:rPr>
        <w:t xml:space="preserve"> PUDONG NEW DISTRICT</w:t>
      </w:r>
    </w:p>
    <w:p w14:paraId="5300D3F2" w14:textId="77777777" w:rsidR="00AA598F" w:rsidRPr="005D35E7" w:rsidRDefault="00AA598F" w:rsidP="005D555F">
      <w:pPr>
        <w:spacing w:line="360" w:lineRule="exact"/>
        <w:jc w:val="center"/>
        <w:rPr>
          <w:sz w:val="28"/>
          <w:lang w:eastAsia="zh-CN"/>
        </w:rPr>
      </w:pPr>
    </w:p>
    <w:p w14:paraId="61CFC0A1" w14:textId="77777777" w:rsidR="00AA598F" w:rsidRPr="005D35E7" w:rsidRDefault="00AA598F" w:rsidP="005D555F">
      <w:pPr>
        <w:spacing w:line="360" w:lineRule="exact"/>
        <w:jc w:val="center"/>
        <w:rPr>
          <w:sz w:val="28"/>
          <w:lang w:eastAsia="zh-CN"/>
        </w:rPr>
      </w:pPr>
    </w:p>
    <w:p w14:paraId="12EAC219" w14:textId="77777777" w:rsidR="00CA5696" w:rsidRPr="005D35E7" w:rsidRDefault="00CA5696" w:rsidP="00CA5696"/>
    <w:p w14:paraId="3904E5A3" w14:textId="77777777" w:rsidR="00275210" w:rsidRPr="005D35E7" w:rsidRDefault="00275210" w:rsidP="00CA5696"/>
    <w:p w14:paraId="0BEA7B34" w14:textId="774FEF6D" w:rsidR="00F812C1" w:rsidRPr="005D35E7" w:rsidRDefault="00F812C1">
      <w:r w:rsidRPr="005D35E7">
        <w:br w:type="page"/>
      </w:r>
    </w:p>
    <w:p w14:paraId="50A11AA3" w14:textId="77777777" w:rsidR="00275210" w:rsidRPr="005D35E7" w:rsidRDefault="00275210" w:rsidP="00CA5696"/>
    <w:tbl>
      <w:tblPr>
        <w:tblW w:w="9521" w:type="dxa"/>
        <w:jc w:val="center"/>
        <w:tblLayout w:type="fixed"/>
        <w:tblCellMar>
          <w:left w:w="85" w:type="dxa"/>
          <w:right w:w="85" w:type="dxa"/>
        </w:tblCellMar>
        <w:tblLook w:val="0000" w:firstRow="0" w:lastRow="0" w:firstColumn="0" w:lastColumn="0" w:noHBand="0" w:noVBand="0"/>
      </w:tblPr>
      <w:tblGrid>
        <w:gridCol w:w="2160"/>
        <w:gridCol w:w="2696"/>
        <w:gridCol w:w="2074"/>
        <w:gridCol w:w="16"/>
        <w:gridCol w:w="2575"/>
      </w:tblGrid>
      <w:tr w:rsidR="00CA5696" w:rsidRPr="005D35E7" w14:paraId="6DB505F7" w14:textId="77777777" w:rsidTr="00BD57E3">
        <w:trPr>
          <w:trHeight w:val="501"/>
          <w:jc w:val="center"/>
        </w:trPr>
        <w:tc>
          <w:tcPr>
            <w:tcW w:w="2160" w:type="dxa"/>
            <w:noWrap/>
            <w:vAlign w:val="center"/>
          </w:tcPr>
          <w:p w14:paraId="5325049C" w14:textId="79D69F10" w:rsidR="0080602F" w:rsidRPr="005D35E7" w:rsidRDefault="00A71C4D" w:rsidP="00F812C1">
            <w:r w:rsidRPr="005D35E7">
              <w:rPr>
                <w:lang w:eastAsia="zh-CN"/>
              </w:rPr>
              <w:t>买</w:t>
            </w:r>
            <w:r w:rsidRPr="005D35E7">
              <w:rPr>
                <w:lang w:eastAsia="zh-CN"/>
              </w:rPr>
              <w:t xml:space="preserve"> </w:t>
            </w:r>
            <w:r w:rsidRPr="005D35E7">
              <w:rPr>
                <w:lang w:eastAsia="zh-CN"/>
              </w:rPr>
              <w:t>方</w:t>
            </w:r>
            <w:r w:rsidR="00BD08D3" w:rsidRPr="005D35E7">
              <w:t>BUYER:</w:t>
            </w:r>
          </w:p>
        </w:tc>
        <w:tc>
          <w:tcPr>
            <w:tcW w:w="2696" w:type="dxa"/>
            <w:noWrap/>
            <w:vAlign w:val="center"/>
          </w:tcPr>
          <w:p w14:paraId="4E2EB21B" w14:textId="32EFF6EB" w:rsidR="00CA5696" w:rsidRPr="005D35E7" w:rsidRDefault="00CA5696" w:rsidP="00BD08D3"/>
        </w:tc>
        <w:tc>
          <w:tcPr>
            <w:tcW w:w="2090" w:type="dxa"/>
            <w:gridSpan w:val="2"/>
            <w:noWrap/>
            <w:vAlign w:val="center"/>
          </w:tcPr>
          <w:p w14:paraId="7073A30D" w14:textId="254AB8BA" w:rsidR="0080602F" w:rsidRPr="005D35E7" w:rsidRDefault="00A71C4D" w:rsidP="00F812C1">
            <w:r w:rsidRPr="005D35E7">
              <w:rPr>
                <w:lang w:eastAsia="zh-CN"/>
              </w:rPr>
              <w:t>卖</w:t>
            </w:r>
            <w:r w:rsidRPr="005D35E7">
              <w:rPr>
                <w:lang w:eastAsia="zh-CN"/>
              </w:rPr>
              <w:t xml:space="preserve"> </w:t>
            </w:r>
            <w:r w:rsidRPr="005D35E7">
              <w:rPr>
                <w:lang w:eastAsia="zh-CN"/>
              </w:rPr>
              <w:t>方</w:t>
            </w:r>
            <w:r w:rsidR="00BD08D3" w:rsidRPr="005D35E7">
              <w:t>SELLER:</w:t>
            </w:r>
          </w:p>
        </w:tc>
        <w:tc>
          <w:tcPr>
            <w:tcW w:w="2575" w:type="dxa"/>
            <w:noWrap/>
            <w:vAlign w:val="center"/>
          </w:tcPr>
          <w:p w14:paraId="1F43237C" w14:textId="6A212AFD" w:rsidR="00CA5696" w:rsidRPr="005D35E7" w:rsidRDefault="00CA5696" w:rsidP="00BD08D3">
            <w:pPr>
              <w:rPr>
                <w:lang w:eastAsia="zh-CN"/>
              </w:rPr>
            </w:pPr>
          </w:p>
        </w:tc>
      </w:tr>
      <w:tr w:rsidR="00CA5696" w:rsidRPr="005D35E7" w14:paraId="5F016603" w14:textId="77777777" w:rsidTr="00BD57E3">
        <w:trPr>
          <w:trHeight w:val="501"/>
          <w:jc w:val="center"/>
        </w:trPr>
        <w:tc>
          <w:tcPr>
            <w:tcW w:w="2160" w:type="dxa"/>
            <w:noWrap/>
            <w:vAlign w:val="center"/>
          </w:tcPr>
          <w:p w14:paraId="54B2BE3B" w14:textId="740BCE84" w:rsidR="0080602F" w:rsidRPr="005D35E7" w:rsidRDefault="00CA5696" w:rsidP="00F812C1">
            <w:r w:rsidRPr="005D35E7">
              <w:t>地</w:t>
            </w:r>
            <w:r w:rsidR="00C76297" w:rsidRPr="005D35E7">
              <w:rPr>
                <w:lang w:eastAsia="zh-CN"/>
              </w:rPr>
              <w:t xml:space="preserve"> </w:t>
            </w:r>
            <w:proofErr w:type="spellStart"/>
            <w:r w:rsidRPr="005D35E7">
              <w:t>址</w:t>
            </w:r>
            <w:r w:rsidR="00BD08D3" w:rsidRPr="005D35E7">
              <w:rPr>
                <w:lang w:eastAsia="zh-CN"/>
              </w:rPr>
              <w:t>Address</w:t>
            </w:r>
            <w:proofErr w:type="spellEnd"/>
            <w:r w:rsidR="00BD08D3" w:rsidRPr="005D35E7">
              <w:rPr>
                <w:lang w:eastAsia="zh-CN"/>
              </w:rPr>
              <w:t>:</w:t>
            </w:r>
          </w:p>
        </w:tc>
        <w:tc>
          <w:tcPr>
            <w:tcW w:w="2696" w:type="dxa"/>
            <w:noWrap/>
            <w:vAlign w:val="center"/>
          </w:tcPr>
          <w:p w14:paraId="6838ADAE" w14:textId="4A0C4DCE" w:rsidR="00CA5696" w:rsidRPr="005D35E7" w:rsidRDefault="00CA5696" w:rsidP="00BD08D3"/>
        </w:tc>
        <w:tc>
          <w:tcPr>
            <w:tcW w:w="2090" w:type="dxa"/>
            <w:gridSpan w:val="2"/>
            <w:noWrap/>
            <w:vAlign w:val="center"/>
          </w:tcPr>
          <w:p w14:paraId="616BDAA7" w14:textId="03FE80B6" w:rsidR="0080602F" w:rsidRPr="005D35E7" w:rsidRDefault="00CA5696" w:rsidP="00F812C1">
            <w:r w:rsidRPr="005D35E7">
              <w:t>地</w:t>
            </w:r>
            <w:r w:rsidRPr="005D35E7">
              <w:t xml:space="preserve"> </w:t>
            </w:r>
            <w:proofErr w:type="spellStart"/>
            <w:r w:rsidRPr="005D35E7">
              <w:t>址</w:t>
            </w:r>
            <w:r w:rsidR="00BD08D3" w:rsidRPr="005D35E7">
              <w:rPr>
                <w:lang w:eastAsia="zh-CN"/>
              </w:rPr>
              <w:t>Address</w:t>
            </w:r>
            <w:proofErr w:type="spellEnd"/>
            <w:r w:rsidR="00BD08D3" w:rsidRPr="005D35E7">
              <w:rPr>
                <w:lang w:eastAsia="zh-CN"/>
              </w:rPr>
              <w:t>:</w:t>
            </w:r>
          </w:p>
        </w:tc>
        <w:tc>
          <w:tcPr>
            <w:tcW w:w="2575" w:type="dxa"/>
            <w:noWrap/>
            <w:vAlign w:val="center"/>
          </w:tcPr>
          <w:p w14:paraId="01B02ED6" w14:textId="40058F71" w:rsidR="00CA5696" w:rsidRPr="005D35E7" w:rsidRDefault="00CA5696" w:rsidP="00BD08D3">
            <w:pPr>
              <w:rPr>
                <w:lang w:eastAsia="zh-CN"/>
              </w:rPr>
            </w:pPr>
          </w:p>
        </w:tc>
      </w:tr>
      <w:tr w:rsidR="00CA5696" w:rsidRPr="005D35E7" w14:paraId="4BC05F93" w14:textId="77777777" w:rsidTr="00BD57E3">
        <w:trPr>
          <w:trHeight w:val="501"/>
          <w:jc w:val="center"/>
        </w:trPr>
        <w:tc>
          <w:tcPr>
            <w:tcW w:w="2160" w:type="dxa"/>
            <w:noWrap/>
            <w:vAlign w:val="center"/>
          </w:tcPr>
          <w:p w14:paraId="53B3699E" w14:textId="594BA142" w:rsidR="00BD08D3" w:rsidRPr="005D35E7" w:rsidRDefault="00CA5696" w:rsidP="0080602F">
            <w:r w:rsidRPr="005D35E7">
              <w:t>电</w:t>
            </w:r>
            <w:r w:rsidRPr="005D35E7">
              <w:t xml:space="preserve"> </w:t>
            </w:r>
            <w:r w:rsidRPr="005D35E7">
              <w:t>话</w:t>
            </w:r>
            <w:r w:rsidR="00ED7534" w:rsidRPr="005D35E7">
              <w:rPr>
                <w:lang w:eastAsia="zh-CN"/>
              </w:rPr>
              <w:t>/</w:t>
            </w:r>
            <w:r w:rsidR="00BD08D3" w:rsidRPr="005D35E7">
              <w:rPr>
                <w:lang w:eastAsia="zh-CN"/>
              </w:rPr>
              <w:t>Tel:</w:t>
            </w:r>
          </w:p>
        </w:tc>
        <w:tc>
          <w:tcPr>
            <w:tcW w:w="2696" w:type="dxa"/>
            <w:noWrap/>
            <w:vAlign w:val="center"/>
          </w:tcPr>
          <w:p w14:paraId="24E7ABCA" w14:textId="5511C5C1" w:rsidR="00CA5696" w:rsidRPr="005D35E7" w:rsidRDefault="00CA5696" w:rsidP="00BD08D3"/>
        </w:tc>
        <w:tc>
          <w:tcPr>
            <w:tcW w:w="2090" w:type="dxa"/>
            <w:gridSpan w:val="2"/>
            <w:noWrap/>
            <w:vAlign w:val="center"/>
          </w:tcPr>
          <w:p w14:paraId="66B6329B" w14:textId="6813A38C" w:rsidR="00BD08D3" w:rsidRPr="005D35E7" w:rsidRDefault="00CA5696" w:rsidP="0080602F">
            <w:r w:rsidRPr="005D35E7">
              <w:t>电</w:t>
            </w:r>
            <w:r w:rsidRPr="005D35E7">
              <w:t xml:space="preserve"> </w:t>
            </w:r>
            <w:proofErr w:type="spellStart"/>
            <w:r w:rsidRPr="005D35E7">
              <w:t>话</w:t>
            </w:r>
            <w:r w:rsidR="00BD08D3" w:rsidRPr="005D35E7">
              <w:rPr>
                <w:lang w:eastAsia="zh-CN"/>
              </w:rPr>
              <w:t>Tel</w:t>
            </w:r>
            <w:proofErr w:type="spellEnd"/>
            <w:r w:rsidR="00BD08D3" w:rsidRPr="005D35E7">
              <w:rPr>
                <w:lang w:eastAsia="zh-CN"/>
              </w:rPr>
              <w:t>:</w:t>
            </w:r>
          </w:p>
        </w:tc>
        <w:tc>
          <w:tcPr>
            <w:tcW w:w="2575" w:type="dxa"/>
            <w:noWrap/>
            <w:vAlign w:val="center"/>
          </w:tcPr>
          <w:p w14:paraId="76C0566C" w14:textId="305CA962" w:rsidR="00CA5696" w:rsidRPr="005D35E7" w:rsidRDefault="00CA5696" w:rsidP="00BD08D3"/>
        </w:tc>
      </w:tr>
      <w:tr w:rsidR="00CA5696" w:rsidRPr="005D35E7" w14:paraId="5C5ADABD" w14:textId="77777777" w:rsidTr="00BD57E3">
        <w:trPr>
          <w:trHeight w:val="501"/>
          <w:jc w:val="center"/>
        </w:trPr>
        <w:tc>
          <w:tcPr>
            <w:tcW w:w="2160" w:type="dxa"/>
            <w:noWrap/>
            <w:vAlign w:val="center"/>
          </w:tcPr>
          <w:p w14:paraId="2E1F6B70" w14:textId="54761BA8"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696" w:type="dxa"/>
            <w:noWrap/>
            <w:vAlign w:val="center"/>
          </w:tcPr>
          <w:p w14:paraId="066963C9" w14:textId="25DC68DD" w:rsidR="00CA5696" w:rsidRPr="005D35E7" w:rsidRDefault="00CA5696" w:rsidP="00BD08D3"/>
        </w:tc>
        <w:tc>
          <w:tcPr>
            <w:tcW w:w="2090" w:type="dxa"/>
            <w:gridSpan w:val="2"/>
            <w:noWrap/>
            <w:vAlign w:val="center"/>
          </w:tcPr>
          <w:p w14:paraId="1425BD0F" w14:textId="520FE827"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575" w:type="dxa"/>
            <w:noWrap/>
            <w:vAlign w:val="center"/>
          </w:tcPr>
          <w:p w14:paraId="06D2B448" w14:textId="77777777" w:rsidR="00CA5696" w:rsidRPr="005D35E7" w:rsidRDefault="00CA5696" w:rsidP="00BD08D3"/>
        </w:tc>
      </w:tr>
      <w:tr w:rsidR="00CA5696" w:rsidRPr="005D35E7" w14:paraId="148DC497" w14:textId="77777777" w:rsidTr="00BD57E3">
        <w:trPr>
          <w:trHeight w:val="501"/>
          <w:jc w:val="center"/>
        </w:trPr>
        <w:tc>
          <w:tcPr>
            <w:tcW w:w="2160" w:type="dxa"/>
            <w:noWrap/>
            <w:vAlign w:val="center"/>
          </w:tcPr>
          <w:p w14:paraId="2486616C" w14:textId="4749FE21"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696" w:type="dxa"/>
            <w:noWrap/>
            <w:vAlign w:val="center"/>
          </w:tcPr>
          <w:p w14:paraId="52544121" w14:textId="13AFA168" w:rsidR="00CA5696" w:rsidRPr="005D35E7" w:rsidRDefault="00CA5696" w:rsidP="00BD08D3"/>
        </w:tc>
        <w:tc>
          <w:tcPr>
            <w:tcW w:w="2090" w:type="dxa"/>
            <w:gridSpan w:val="2"/>
            <w:noWrap/>
            <w:vAlign w:val="center"/>
          </w:tcPr>
          <w:p w14:paraId="0553611D" w14:textId="7CA70948"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575" w:type="dxa"/>
            <w:noWrap/>
            <w:vAlign w:val="center"/>
          </w:tcPr>
          <w:p w14:paraId="6AC14C01" w14:textId="77777777" w:rsidR="00CA5696" w:rsidRPr="005D35E7" w:rsidRDefault="00CA5696" w:rsidP="00BD08D3"/>
        </w:tc>
      </w:tr>
      <w:tr w:rsidR="00CA5696" w:rsidRPr="005D35E7" w14:paraId="31D29FDE" w14:textId="77777777" w:rsidTr="00BD57E3">
        <w:trPr>
          <w:trHeight w:val="501"/>
          <w:jc w:val="center"/>
        </w:trPr>
        <w:tc>
          <w:tcPr>
            <w:tcW w:w="2160" w:type="dxa"/>
            <w:noWrap/>
            <w:vAlign w:val="center"/>
          </w:tcPr>
          <w:p w14:paraId="1DBBA2DC" w14:textId="3B2A35DF" w:rsidR="00CA5696" w:rsidRPr="005D35E7" w:rsidRDefault="00CA5696" w:rsidP="0080602F">
            <w:proofErr w:type="spellStart"/>
            <w:r w:rsidRPr="005D35E7">
              <w:t>开户行</w:t>
            </w:r>
            <w:proofErr w:type="spellEnd"/>
            <w:r w:rsidR="00CA3782" w:rsidRPr="005D35E7">
              <w:rPr>
                <w:lang w:eastAsia="zh-CN"/>
              </w:rPr>
              <w:t>/</w:t>
            </w:r>
            <w:r w:rsidR="00CA3782" w:rsidRPr="005D35E7">
              <w:t>Bank of deposit</w:t>
            </w:r>
            <w:r w:rsidRPr="005D35E7">
              <w:t>：</w:t>
            </w:r>
          </w:p>
        </w:tc>
        <w:tc>
          <w:tcPr>
            <w:tcW w:w="2696" w:type="dxa"/>
            <w:noWrap/>
            <w:vAlign w:val="center"/>
          </w:tcPr>
          <w:p w14:paraId="426388C5" w14:textId="66C46ED3" w:rsidR="00CA5696" w:rsidRPr="005D35E7" w:rsidRDefault="00CA5696" w:rsidP="00BD08D3"/>
        </w:tc>
        <w:tc>
          <w:tcPr>
            <w:tcW w:w="2090" w:type="dxa"/>
            <w:gridSpan w:val="2"/>
            <w:noWrap/>
            <w:vAlign w:val="center"/>
          </w:tcPr>
          <w:p w14:paraId="7F82C5E7" w14:textId="4D181D15" w:rsidR="00CA5696" w:rsidRPr="005D35E7" w:rsidRDefault="00CA5696" w:rsidP="0080602F">
            <w:proofErr w:type="spellStart"/>
            <w:r w:rsidRPr="005D35E7">
              <w:t>开户行</w:t>
            </w:r>
            <w:proofErr w:type="spellEnd"/>
            <w:r w:rsidR="00CA3782" w:rsidRPr="005D35E7">
              <w:rPr>
                <w:lang w:eastAsia="zh-CN"/>
              </w:rPr>
              <w:t>/</w:t>
            </w:r>
            <w:r w:rsidR="00CA3782" w:rsidRPr="005D35E7">
              <w:t xml:space="preserve"> </w:t>
            </w:r>
            <w:r w:rsidR="00CA3782" w:rsidRPr="005D35E7">
              <w:rPr>
                <w:lang w:eastAsia="zh-CN"/>
              </w:rPr>
              <w:t>Bank of deposit</w:t>
            </w:r>
            <w:r w:rsidRPr="005D35E7">
              <w:t>：</w:t>
            </w:r>
          </w:p>
        </w:tc>
        <w:tc>
          <w:tcPr>
            <w:tcW w:w="2575" w:type="dxa"/>
            <w:noWrap/>
            <w:vAlign w:val="center"/>
          </w:tcPr>
          <w:p w14:paraId="56EF350A" w14:textId="6DDAEB71" w:rsidR="00CA5696" w:rsidRPr="005D35E7" w:rsidRDefault="00CA5696" w:rsidP="00BD08D3">
            <w:pPr>
              <w:rPr>
                <w:lang w:eastAsia="zh-CN"/>
              </w:rPr>
            </w:pPr>
          </w:p>
        </w:tc>
      </w:tr>
      <w:tr w:rsidR="00CA5696" w:rsidRPr="005D35E7" w14:paraId="290D0E2E" w14:textId="77777777" w:rsidTr="00BD57E3">
        <w:trPr>
          <w:trHeight w:val="501"/>
          <w:jc w:val="center"/>
        </w:trPr>
        <w:tc>
          <w:tcPr>
            <w:tcW w:w="2160" w:type="dxa"/>
            <w:noWrap/>
            <w:vAlign w:val="center"/>
          </w:tcPr>
          <w:p w14:paraId="784BDC50" w14:textId="62FBE8CA" w:rsidR="00CA5696" w:rsidRPr="005D35E7" w:rsidRDefault="00CA5696" w:rsidP="0080602F">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696" w:type="dxa"/>
            <w:noWrap/>
            <w:vAlign w:val="center"/>
          </w:tcPr>
          <w:p w14:paraId="114FF302" w14:textId="18DC8918" w:rsidR="00CA5696" w:rsidRPr="005D35E7" w:rsidRDefault="00CA5696" w:rsidP="00BD08D3"/>
        </w:tc>
        <w:tc>
          <w:tcPr>
            <w:tcW w:w="2090" w:type="dxa"/>
            <w:gridSpan w:val="2"/>
            <w:noWrap/>
            <w:vAlign w:val="center"/>
          </w:tcPr>
          <w:p w14:paraId="432A56A3" w14:textId="2DC640B6" w:rsidR="00CA5696" w:rsidRPr="005D35E7" w:rsidRDefault="00CA5696" w:rsidP="00ED7534">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575" w:type="dxa"/>
            <w:noWrap/>
            <w:vAlign w:val="center"/>
          </w:tcPr>
          <w:p w14:paraId="4A4A8CEC" w14:textId="02873BE6" w:rsidR="00CA5696" w:rsidRPr="005D35E7" w:rsidRDefault="00CA5696" w:rsidP="00C76297">
            <w:pPr>
              <w:rPr>
                <w:color w:val="000000"/>
                <w:szCs w:val="21"/>
              </w:rPr>
            </w:pPr>
          </w:p>
        </w:tc>
      </w:tr>
      <w:tr w:rsidR="00CA5696" w:rsidRPr="005D35E7" w14:paraId="2B44A0B9" w14:textId="77777777" w:rsidTr="00BD57E3">
        <w:trPr>
          <w:trHeight w:val="501"/>
          <w:jc w:val="center"/>
        </w:trPr>
        <w:tc>
          <w:tcPr>
            <w:tcW w:w="2160" w:type="dxa"/>
            <w:noWrap/>
            <w:vAlign w:val="center"/>
          </w:tcPr>
          <w:p w14:paraId="74E5C962" w14:textId="77777777" w:rsidR="00CA5696" w:rsidRPr="005D35E7" w:rsidRDefault="00CA5696" w:rsidP="0080602F">
            <w:proofErr w:type="spellStart"/>
            <w:r w:rsidRPr="005D35E7">
              <w:t>统一社会信用代码</w:t>
            </w:r>
            <w:proofErr w:type="spellEnd"/>
            <w:r w:rsidRPr="005D35E7">
              <w:t>：</w:t>
            </w:r>
          </w:p>
        </w:tc>
        <w:tc>
          <w:tcPr>
            <w:tcW w:w="2696" w:type="dxa"/>
            <w:noWrap/>
            <w:vAlign w:val="center"/>
          </w:tcPr>
          <w:p w14:paraId="2E6BAA2A" w14:textId="5F841B88" w:rsidR="00CA5696" w:rsidRPr="005D35E7" w:rsidRDefault="00CA5696" w:rsidP="00BD08D3"/>
        </w:tc>
        <w:tc>
          <w:tcPr>
            <w:tcW w:w="2090" w:type="dxa"/>
            <w:gridSpan w:val="2"/>
            <w:noWrap/>
            <w:vAlign w:val="center"/>
          </w:tcPr>
          <w:p w14:paraId="736BE6F2" w14:textId="77777777" w:rsidR="00CA5696" w:rsidRPr="005D35E7" w:rsidRDefault="00CA5696" w:rsidP="0080602F">
            <w:proofErr w:type="spellStart"/>
            <w:r w:rsidRPr="005D35E7">
              <w:t>统一社会信用代码</w:t>
            </w:r>
            <w:proofErr w:type="spellEnd"/>
            <w:r w:rsidRPr="005D35E7">
              <w:t>：</w:t>
            </w:r>
          </w:p>
        </w:tc>
        <w:tc>
          <w:tcPr>
            <w:tcW w:w="2575" w:type="dxa"/>
            <w:noWrap/>
            <w:vAlign w:val="center"/>
          </w:tcPr>
          <w:p w14:paraId="0D87BC04" w14:textId="1911A51F" w:rsidR="00CA5696" w:rsidRPr="005D35E7" w:rsidRDefault="00CA5696" w:rsidP="00BD08D3"/>
        </w:tc>
      </w:tr>
      <w:tr w:rsidR="00412712" w:rsidRPr="005D35E7" w14:paraId="37A45152" w14:textId="77777777" w:rsidTr="00BD57E3">
        <w:trPr>
          <w:trHeight w:val="501"/>
          <w:jc w:val="center"/>
        </w:trPr>
        <w:tc>
          <w:tcPr>
            <w:tcW w:w="2160" w:type="dxa"/>
            <w:noWrap/>
            <w:vAlign w:val="center"/>
          </w:tcPr>
          <w:p w14:paraId="18090A47" w14:textId="30C73F50" w:rsidR="00412712" w:rsidRPr="005D35E7" w:rsidRDefault="00412712" w:rsidP="0080602F">
            <w:r w:rsidRPr="005D35E7">
              <w:t>SWIFT CODE</w:t>
            </w:r>
            <w:r w:rsidR="00CA3782" w:rsidRPr="005D35E7">
              <w:t>:</w:t>
            </w:r>
          </w:p>
        </w:tc>
        <w:tc>
          <w:tcPr>
            <w:tcW w:w="2696" w:type="dxa"/>
            <w:noWrap/>
            <w:vAlign w:val="center"/>
          </w:tcPr>
          <w:p w14:paraId="2DDBF320" w14:textId="77777777" w:rsidR="00412712" w:rsidRPr="005D35E7" w:rsidRDefault="00412712" w:rsidP="00BD08D3"/>
        </w:tc>
        <w:tc>
          <w:tcPr>
            <w:tcW w:w="2090" w:type="dxa"/>
            <w:gridSpan w:val="2"/>
            <w:noWrap/>
            <w:vAlign w:val="center"/>
          </w:tcPr>
          <w:p w14:paraId="6A0AE857" w14:textId="66D49E7A" w:rsidR="00412712" w:rsidRPr="005D35E7" w:rsidRDefault="00412712" w:rsidP="0080602F">
            <w:r w:rsidRPr="005D35E7">
              <w:t>SWIFT CODE</w:t>
            </w:r>
            <w:r w:rsidR="00CA3782" w:rsidRPr="005D35E7">
              <w:t>:</w:t>
            </w:r>
          </w:p>
        </w:tc>
        <w:tc>
          <w:tcPr>
            <w:tcW w:w="2575" w:type="dxa"/>
            <w:noWrap/>
            <w:vAlign w:val="center"/>
          </w:tcPr>
          <w:p w14:paraId="3F804A04" w14:textId="77777777" w:rsidR="00412712" w:rsidRPr="005D35E7" w:rsidRDefault="00412712" w:rsidP="00BD08D3"/>
        </w:tc>
      </w:tr>
      <w:tr w:rsidR="00412712" w:rsidRPr="005D35E7" w14:paraId="7FC55A5E" w14:textId="77777777" w:rsidTr="00281CC9">
        <w:trPr>
          <w:trHeight w:val="501"/>
          <w:jc w:val="center"/>
        </w:trPr>
        <w:tc>
          <w:tcPr>
            <w:tcW w:w="9521" w:type="dxa"/>
            <w:gridSpan w:val="5"/>
            <w:noWrap/>
            <w:vAlign w:val="center"/>
          </w:tcPr>
          <w:p w14:paraId="02D6A6B0" w14:textId="77777777" w:rsidR="00412712" w:rsidRPr="005D35E7" w:rsidRDefault="00412712" w:rsidP="00BD08D3"/>
        </w:tc>
      </w:tr>
      <w:tr w:rsidR="00412712" w:rsidRPr="005D35E7" w14:paraId="7877E183" w14:textId="77777777" w:rsidTr="00BD57E3">
        <w:trPr>
          <w:trHeight w:val="501"/>
          <w:jc w:val="center"/>
        </w:trPr>
        <w:tc>
          <w:tcPr>
            <w:tcW w:w="2160" w:type="dxa"/>
            <w:noWrap/>
            <w:vAlign w:val="center"/>
          </w:tcPr>
          <w:p w14:paraId="08BA4544" w14:textId="7A895435" w:rsidR="00412712" w:rsidRPr="005D35E7" w:rsidRDefault="00A71C4D" w:rsidP="0080602F">
            <w:r w:rsidRPr="005D35E7">
              <w:rPr>
                <w:lang w:eastAsia="zh-CN"/>
              </w:rPr>
              <w:t>买方</w:t>
            </w:r>
            <w:r w:rsidR="00412712" w:rsidRPr="005D35E7">
              <w:t>（</w:t>
            </w:r>
            <w:proofErr w:type="spellStart"/>
            <w:r w:rsidR="00412712" w:rsidRPr="005D35E7">
              <w:t>盖章</w:t>
            </w:r>
            <w:proofErr w:type="spellEnd"/>
            <w:r w:rsidR="00412712" w:rsidRPr="005D35E7">
              <w:t>）：</w:t>
            </w:r>
          </w:p>
          <w:p w14:paraId="5128BD57" w14:textId="1CF9A5D1" w:rsidR="00CA3782" w:rsidRPr="005D35E7" w:rsidRDefault="00CA3782" w:rsidP="0080602F">
            <w:r w:rsidRPr="005D35E7">
              <w:t>BUYER(Seal):</w:t>
            </w:r>
          </w:p>
        </w:tc>
        <w:tc>
          <w:tcPr>
            <w:tcW w:w="2696" w:type="dxa"/>
            <w:noWrap/>
            <w:vAlign w:val="center"/>
          </w:tcPr>
          <w:p w14:paraId="22F48075" w14:textId="77777777" w:rsidR="00412712" w:rsidRPr="005D35E7" w:rsidRDefault="00412712" w:rsidP="00BD08D3"/>
          <w:p w14:paraId="18F0D7C8" w14:textId="77777777" w:rsidR="00412712" w:rsidRPr="005D35E7" w:rsidRDefault="00412712" w:rsidP="00BD08D3"/>
        </w:tc>
        <w:tc>
          <w:tcPr>
            <w:tcW w:w="2090" w:type="dxa"/>
            <w:gridSpan w:val="2"/>
            <w:noWrap/>
            <w:vAlign w:val="center"/>
          </w:tcPr>
          <w:p w14:paraId="68B32703" w14:textId="52C9D614" w:rsidR="00412712" w:rsidRPr="005D35E7" w:rsidRDefault="00A71C4D" w:rsidP="0080602F">
            <w:r w:rsidRPr="005D35E7">
              <w:rPr>
                <w:lang w:eastAsia="zh-CN"/>
              </w:rPr>
              <w:t>卖方</w:t>
            </w:r>
            <w:r w:rsidR="00412712" w:rsidRPr="005D35E7">
              <w:t>（</w:t>
            </w:r>
            <w:proofErr w:type="spellStart"/>
            <w:r w:rsidR="00412712" w:rsidRPr="005D35E7">
              <w:t>盖章</w:t>
            </w:r>
            <w:proofErr w:type="spellEnd"/>
            <w:r w:rsidR="00412712" w:rsidRPr="005D35E7">
              <w:t>）：</w:t>
            </w:r>
          </w:p>
          <w:p w14:paraId="6A92CDE0" w14:textId="3BEC94ED" w:rsidR="00CA3782" w:rsidRPr="005D35E7" w:rsidRDefault="00CA3782" w:rsidP="0080602F">
            <w:r w:rsidRPr="005D35E7">
              <w:t>SELLER(Seal):</w:t>
            </w:r>
          </w:p>
        </w:tc>
        <w:tc>
          <w:tcPr>
            <w:tcW w:w="2575" w:type="dxa"/>
            <w:noWrap/>
            <w:vAlign w:val="center"/>
          </w:tcPr>
          <w:p w14:paraId="1CF0E963" w14:textId="77777777" w:rsidR="00412712" w:rsidRPr="005D35E7" w:rsidRDefault="00412712" w:rsidP="00BD08D3"/>
          <w:p w14:paraId="61363ABA" w14:textId="77777777" w:rsidR="00412712" w:rsidRPr="005D35E7" w:rsidRDefault="00412712" w:rsidP="00BD08D3"/>
        </w:tc>
      </w:tr>
      <w:tr w:rsidR="00BD08D3" w:rsidRPr="005D35E7" w14:paraId="2287693D" w14:textId="77777777" w:rsidTr="00BD57E3">
        <w:trPr>
          <w:trHeight w:val="501"/>
          <w:jc w:val="center"/>
        </w:trPr>
        <w:tc>
          <w:tcPr>
            <w:tcW w:w="2160" w:type="dxa"/>
            <w:noWrap/>
            <w:vAlign w:val="center"/>
          </w:tcPr>
          <w:p w14:paraId="003478C4" w14:textId="5F07A779" w:rsidR="00BD08D3" w:rsidRPr="005D35E7" w:rsidRDefault="00BD08D3" w:rsidP="0080602F"/>
        </w:tc>
        <w:tc>
          <w:tcPr>
            <w:tcW w:w="2696" w:type="dxa"/>
            <w:noWrap/>
            <w:vAlign w:val="center"/>
          </w:tcPr>
          <w:p w14:paraId="7809A535" w14:textId="77777777" w:rsidR="00BD08D3" w:rsidRPr="005D35E7" w:rsidRDefault="00BD08D3" w:rsidP="00BD08D3"/>
        </w:tc>
        <w:tc>
          <w:tcPr>
            <w:tcW w:w="2090" w:type="dxa"/>
            <w:gridSpan w:val="2"/>
            <w:noWrap/>
            <w:vAlign w:val="center"/>
          </w:tcPr>
          <w:p w14:paraId="2513D054" w14:textId="3616AD7B" w:rsidR="00BD08D3" w:rsidRPr="005D35E7" w:rsidRDefault="00BD08D3" w:rsidP="0080602F"/>
        </w:tc>
        <w:tc>
          <w:tcPr>
            <w:tcW w:w="2575" w:type="dxa"/>
            <w:noWrap/>
            <w:vAlign w:val="center"/>
          </w:tcPr>
          <w:p w14:paraId="042BE1F0" w14:textId="77777777" w:rsidR="00BD08D3" w:rsidRPr="005D35E7" w:rsidRDefault="00BD08D3" w:rsidP="00BD08D3"/>
        </w:tc>
      </w:tr>
      <w:tr w:rsidR="00412712" w:rsidRPr="005D35E7" w14:paraId="3925CAD1" w14:textId="77777777" w:rsidTr="00BD57E3">
        <w:trPr>
          <w:trHeight w:val="501"/>
          <w:jc w:val="center"/>
        </w:trPr>
        <w:tc>
          <w:tcPr>
            <w:tcW w:w="2160" w:type="dxa"/>
            <w:noWrap/>
            <w:vAlign w:val="center"/>
          </w:tcPr>
          <w:p w14:paraId="48E8FFBD" w14:textId="77777777" w:rsidR="00412712" w:rsidRPr="005D35E7" w:rsidRDefault="00412712" w:rsidP="0080602F">
            <w:proofErr w:type="spellStart"/>
            <w:r w:rsidRPr="005D35E7">
              <w:t>法定代表人</w:t>
            </w:r>
            <w:proofErr w:type="spellEnd"/>
            <w:r w:rsidRPr="005D35E7">
              <w:t>：</w:t>
            </w:r>
          </w:p>
          <w:p w14:paraId="2A1346AB" w14:textId="0C4788CD" w:rsidR="00BD08D3" w:rsidRPr="005D35E7" w:rsidRDefault="00BD08D3" w:rsidP="0080602F">
            <w:pPr>
              <w:rPr>
                <w:lang w:eastAsia="zh-CN"/>
              </w:rPr>
            </w:pPr>
            <w:r w:rsidRPr="005D35E7">
              <w:rPr>
                <w:lang w:eastAsia="zh-CN"/>
              </w:rPr>
              <w:t>Legal Representative</w:t>
            </w:r>
            <w:r w:rsidR="00564B6A" w:rsidRPr="005D35E7">
              <w:rPr>
                <w:lang w:eastAsia="zh-CN"/>
              </w:rPr>
              <w:t>:</w:t>
            </w:r>
          </w:p>
        </w:tc>
        <w:tc>
          <w:tcPr>
            <w:tcW w:w="2696" w:type="dxa"/>
            <w:noWrap/>
            <w:vAlign w:val="center"/>
          </w:tcPr>
          <w:p w14:paraId="408ACD23" w14:textId="77777777" w:rsidR="00412712" w:rsidRPr="005D35E7" w:rsidRDefault="00412712" w:rsidP="00BD08D3"/>
        </w:tc>
        <w:tc>
          <w:tcPr>
            <w:tcW w:w="2090" w:type="dxa"/>
            <w:gridSpan w:val="2"/>
            <w:noWrap/>
            <w:vAlign w:val="center"/>
          </w:tcPr>
          <w:p w14:paraId="2E568FE2" w14:textId="77777777" w:rsidR="00412712" w:rsidRPr="005D35E7" w:rsidRDefault="00412712" w:rsidP="0080602F">
            <w:proofErr w:type="spellStart"/>
            <w:r w:rsidRPr="005D35E7">
              <w:t>法定代表人</w:t>
            </w:r>
            <w:proofErr w:type="spellEnd"/>
            <w:r w:rsidRPr="005D35E7">
              <w:t>：</w:t>
            </w:r>
          </w:p>
          <w:p w14:paraId="27EC8857" w14:textId="6A2B2FE7" w:rsidR="00BD08D3" w:rsidRPr="005D35E7" w:rsidRDefault="00BD08D3" w:rsidP="0080602F">
            <w:pPr>
              <w:rPr>
                <w:lang w:eastAsia="zh-CN"/>
              </w:rPr>
            </w:pPr>
            <w:r w:rsidRPr="005D35E7">
              <w:rPr>
                <w:lang w:eastAsia="zh-CN"/>
              </w:rPr>
              <w:t>Legal Representative:</w:t>
            </w:r>
          </w:p>
        </w:tc>
        <w:tc>
          <w:tcPr>
            <w:tcW w:w="2575" w:type="dxa"/>
            <w:noWrap/>
            <w:vAlign w:val="center"/>
          </w:tcPr>
          <w:p w14:paraId="3837362A" w14:textId="77777777" w:rsidR="00412712" w:rsidRPr="005D35E7" w:rsidRDefault="00412712" w:rsidP="00BD08D3"/>
        </w:tc>
      </w:tr>
      <w:tr w:rsidR="00BD08D3" w:rsidRPr="005D35E7" w14:paraId="3E3AC899" w14:textId="77777777" w:rsidTr="00BD57E3">
        <w:trPr>
          <w:trHeight w:val="501"/>
          <w:jc w:val="center"/>
        </w:trPr>
        <w:tc>
          <w:tcPr>
            <w:tcW w:w="2160" w:type="dxa"/>
            <w:noWrap/>
            <w:vAlign w:val="center"/>
          </w:tcPr>
          <w:p w14:paraId="2991BA3F" w14:textId="77777777" w:rsidR="00BD08D3" w:rsidRPr="005D35E7" w:rsidRDefault="00BD08D3" w:rsidP="0080602F"/>
        </w:tc>
        <w:tc>
          <w:tcPr>
            <w:tcW w:w="2696" w:type="dxa"/>
            <w:noWrap/>
            <w:vAlign w:val="center"/>
          </w:tcPr>
          <w:p w14:paraId="56A2DBC0" w14:textId="77777777" w:rsidR="00BD08D3" w:rsidRPr="005D35E7" w:rsidRDefault="00BD08D3" w:rsidP="00BD08D3"/>
        </w:tc>
        <w:tc>
          <w:tcPr>
            <w:tcW w:w="2090" w:type="dxa"/>
            <w:gridSpan w:val="2"/>
            <w:noWrap/>
            <w:vAlign w:val="center"/>
          </w:tcPr>
          <w:p w14:paraId="40D53EEC" w14:textId="77777777" w:rsidR="00BD08D3" w:rsidRPr="005D35E7" w:rsidRDefault="00BD08D3" w:rsidP="0080602F"/>
        </w:tc>
        <w:tc>
          <w:tcPr>
            <w:tcW w:w="2575" w:type="dxa"/>
            <w:noWrap/>
            <w:vAlign w:val="center"/>
          </w:tcPr>
          <w:p w14:paraId="4FDBCC55" w14:textId="77777777" w:rsidR="00BD08D3" w:rsidRPr="005D35E7" w:rsidRDefault="00BD08D3" w:rsidP="00BD08D3"/>
        </w:tc>
      </w:tr>
      <w:tr w:rsidR="00412712" w:rsidRPr="005D35E7" w14:paraId="15BAE5FB" w14:textId="77777777" w:rsidTr="00BD57E3">
        <w:trPr>
          <w:trHeight w:val="501"/>
          <w:jc w:val="center"/>
        </w:trPr>
        <w:tc>
          <w:tcPr>
            <w:tcW w:w="2160" w:type="dxa"/>
            <w:noWrap/>
            <w:vAlign w:val="center"/>
          </w:tcPr>
          <w:p w14:paraId="15D9AC07" w14:textId="77777777" w:rsidR="00412712" w:rsidRPr="005D35E7" w:rsidRDefault="00412712" w:rsidP="0080602F">
            <w:proofErr w:type="spellStart"/>
            <w:r w:rsidRPr="005D35E7">
              <w:t>委托代理人</w:t>
            </w:r>
            <w:proofErr w:type="spellEnd"/>
            <w:r w:rsidRPr="005D35E7">
              <w:t>：</w:t>
            </w:r>
          </w:p>
          <w:p w14:paraId="79E27A6E" w14:textId="52660F6A" w:rsidR="00BD08D3" w:rsidRPr="005D35E7" w:rsidRDefault="00BD08D3" w:rsidP="0080602F">
            <w:r w:rsidRPr="005D35E7">
              <w:t>Entrusted agent:</w:t>
            </w:r>
          </w:p>
        </w:tc>
        <w:tc>
          <w:tcPr>
            <w:tcW w:w="2696" w:type="dxa"/>
            <w:noWrap/>
            <w:vAlign w:val="center"/>
          </w:tcPr>
          <w:p w14:paraId="007FCB3F" w14:textId="77777777" w:rsidR="00412712" w:rsidRPr="005D35E7" w:rsidRDefault="00412712" w:rsidP="00BD08D3"/>
        </w:tc>
        <w:tc>
          <w:tcPr>
            <w:tcW w:w="2090" w:type="dxa"/>
            <w:gridSpan w:val="2"/>
            <w:noWrap/>
            <w:vAlign w:val="center"/>
          </w:tcPr>
          <w:p w14:paraId="306A27EE" w14:textId="77777777" w:rsidR="00412712" w:rsidRPr="005D35E7" w:rsidRDefault="00412712" w:rsidP="0080602F">
            <w:proofErr w:type="spellStart"/>
            <w:r w:rsidRPr="005D35E7">
              <w:t>委托代理人</w:t>
            </w:r>
            <w:proofErr w:type="spellEnd"/>
            <w:r w:rsidRPr="005D35E7">
              <w:t>：</w:t>
            </w:r>
          </w:p>
          <w:p w14:paraId="41A4D7F9" w14:textId="3C8B9483" w:rsidR="00BD08D3" w:rsidRPr="005D35E7" w:rsidRDefault="00BD08D3" w:rsidP="0080602F">
            <w:r w:rsidRPr="005D35E7">
              <w:t>Entrusted agent:</w:t>
            </w:r>
          </w:p>
        </w:tc>
        <w:tc>
          <w:tcPr>
            <w:tcW w:w="2575" w:type="dxa"/>
            <w:noWrap/>
            <w:vAlign w:val="center"/>
          </w:tcPr>
          <w:p w14:paraId="6BFE4C1D" w14:textId="77777777" w:rsidR="00412712" w:rsidRPr="005D35E7" w:rsidRDefault="00412712" w:rsidP="00BD08D3"/>
        </w:tc>
      </w:tr>
      <w:tr w:rsidR="00BD08D3" w:rsidRPr="005D35E7" w14:paraId="1D921994" w14:textId="77777777" w:rsidTr="00BD57E3">
        <w:trPr>
          <w:trHeight w:val="501"/>
          <w:jc w:val="center"/>
        </w:trPr>
        <w:tc>
          <w:tcPr>
            <w:tcW w:w="2160" w:type="dxa"/>
            <w:noWrap/>
            <w:vAlign w:val="center"/>
          </w:tcPr>
          <w:p w14:paraId="0E7949DC" w14:textId="77777777" w:rsidR="00BD08D3" w:rsidRPr="005D35E7" w:rsidRDefault="00BD08D3" w:rsidP="00412712">
            <w:pPr>
              <w:jc w:val="distribute"/>
            </w:pPr>
          </w:p>
        </w:tc>
        <w:tc>
          <w:tcPr>
            <w:tcW w:w="2696" w:type="dxa"/>
            <w:noWrap/>
            <w:vAlign w:val="center"/>
          </w:tcPr>
          <w:p w14:paraId="5E133ABC" w14:textId="77777777" w:rsidR="00BD08D3" w:rsidRPr="005D35E7" w:rsidRDefault="00BD08D3" w:rsidP="00412712"/>
        </w:tc>
        <w:tc>
          <w:tcPr>
            <w:tcW w:w="2090" w:type="dxa"/>
            <w:gridSpan w:val="2"/>
            <w:noWrap/>
            <w:vAlign w:val="center"/>
          </w:tcPr>
          <w:p w14:paraId="22C138E2" w14:textId="77777777" w:rsidR="00BD08D3" w:rsidRPr="005D35E7" w:rsidRDefault="00BD08D3" w:rsidP="00412712">
            <w:pPr>
              <w:jc w:val="distribute"/>
            </w:pPr>
          </w:p>
        </w:tc>
        <w:tc>
          <w:tcPr>
            <w:tcW w:w="2575" w:type="dxa"/>
            <w:noWrap/>
            <w:vAlign w:val="center"/>
          </w:tcPr>
          <w:p w14:paraId="69AFEFDE" w14:textId="77777777" w:rsidR="00BD08D3" w:rsidRPr="005D35E7" w:rsidRDefault="00BD08D3" w:rsidP="00412712"/>
        </w:tc>
      </w:tr>
      <w:tr w:rsidR="00412712" w:rsidRPr="005D35E7" w14:paraId="73318625" w14:textId="77777777" w:rsidTr="00BD57E3">
        <w:trPr>
          <w:trHeight w:val="501"/>
          <w:jc w:val="center"/>
        </w:trPr>
        <w:tc>
          <w:tcPr>
            <w:tcW w:w="2160" w:type="dxa"/>
            <w:noWrap/>
            <w:vAlign w:val="center"/>
          </w:tcPr>
          <w:p w14:paraId="7CE3BEBE" w14:textId="77777777" w:rsidR="00412712" w:rsidRPr="005D35E7" w:rsidRDefault="00412712" w:rsidP="0080602F">
            <w:r w:rsidRPr="005D35E7">
              <w:t>经</w:t>
            </w:r>
            <w:r w:rsidRPr="005D35E7">
              <w:t xml:space="preserve">  </w:t>
            </w:r>
            <w:r w:rsidRPr="005D35E7">
              <w:t>办</w:t>
            </w:r>
            <w:r w:rsidRPr="005D35E7">
              <w:t xml:space="preserve">  </w:t>
            </w:r>
            <w:r w:rsidRPr="005D35E7">
              <w:t>人：</w:t>
            </w:r>
          </w:p>
          <w:p w14:paraId="3E1581F6" w14:textId="1310F4C8" w:rsidR="00BD08D3" w:rsidRPr="005D35E7" w:rsidRDefault="00BD08D3" w:rsidP="0080602F">
            <w:pPr>
              <w:rPr>
                <w:lang w:eastAsia="zh-CN"/>
              </w:rPr>
            </w:pPr>
            <w:r w:rsidRPr="005D35E7">
              <w:rPr>
                <w:lang w:eastAsia="zh-CN"/>
              </w:rPr>
              <w:t>Handled by:</w:t>
            </w:r>
          </w:p>
        </w:tc>
        <w:tc>
          <w:tcPr>
            <w:tcW w:w="2696" w:type="dxa"/>
            <w:noWrap/>
            <w:vAlign w:val="center"/>
          </w:tcPr>
          <w:p w14:paraId="5A27818C" w14:textId="77777777" w:rsidR="00412712" w:rsidRPr="005D35E7" w:rsidRDefault="00412712" w:rsidP="00BD08D3"/>
        </w:tc>
        <w:tc>
          <w:tcPr>
            <w:tcW w:w="2090" w:type="dxa"/>
            <w:gridSpan w:val="2"/>
            <w:noWrap/>
            <w:vAlign w:val="center"/>
          </w:tcPr>
          <w:p w14:paraId="0C8B563E" w14:textId="77777777" w:rsidR="00412712" w:rsidRPr="005D35E7" w:rsidRDefault="00412712" w:rsidP="0080602F">
            <w:r w:rsidRPr="005D35E7">
              <w:t>经</w:t>
            </w:r>
            <w:r w:rsidRPr="005D35E7">
              <w:t xml:space="preserve">  </w:t>
            </w:r>
            <w:r w:rsidRPr="005D35E7">
              <w:t>办</w:t>
            </w:r>
            <w:r w:rsidRPr="005D35E7">
              <w:t xml:space="preserve">  </w:t>
            </w:r>
            <w:r w:rsidRPr="005D35E7">
              <w:t>人：</w:t>
            </w:r>
          </w:p>
          <w:p w14:paraId="38A1C721" w14:textId="11EA0486" w:rsidR="00BD08D3" w:rsidRPr="005D35E7" w:rsidRDefault="00BD08D3" w:rsidP="0080602F">
            <w:pPr>
              <w:rPr>
                <w:lang w:eastAsia="zh-CN"/>
              </w:rPr>
            </w:pPr>
            <w:r w:rsidRPr="005D35E7">
              <w:rPr>
                <w:lang w:eastAsia="zh-CN"/>
              </w:rPr>
              <w:t>Handled by:</w:t>
            </w:r>
          </w:p>
        </w:tc>
        <w:tc>
          <w:tcPr>
            <w:tcW w:w="2575" w:type="dxa"/>
            <w:noWrap/>
            <w:vAlign w:val="center"/>
          </w:tcPr>
          <w:p w14:paraId="31610CB7" w14:textId="77777777" w:rsidR="00412712" w:rsidRPr="005D35E7" w:rsidRDefault="00412712" w:rsidP="00BD08D3"/>
        </w:tc>
      </w:tr>
      <w:tr w:rsidR="00BD08D3" w:rsidRPr="005D35E7" w14:paraId="0C871956" w14:textId="77777777" w:rsidTr="00BD57E3">
        <w:trPr>
          <w:trHeight w:val="501"/>
          <w:jc w:val="center"/>
        </w:trPr>
        <w:tc>
          <w:tcPr>
            <w:tcW w:w="2160" w:type="dxa"/>
            <w:noWrap/>
            <w:vAlign w:val="center"/>
          </w:tcPr>
          <w:p w14:paraId="187C24AD" w14:textId="77777777" w:rsidR="00BD08D3" w:rsidRPr="005D35E7" w:rsidRDefault="00BD08D3" w:rsidP="00BD08D3"/>
        </w:tc>
        <w:tc>
          <w:tcPr>
            <w:tcW w:w="2696" w:type="dxa"/>
            <w:noWrap/>
            <w:vAlign w:val="center"/>
          </w:tcPr>
          <w:p w14:paraId="6D97C029" w14:textId="77777777" w:rsidR="00BD08D3" w:rsidRPr="005D35E7" w:rsidRDefault="00BD08D3" w:rsidP="00BD08D3"/>
        </w:tc>
        <w:tc>
          <w:tcPr>
            <w:tcW w:w="2074" w:type="dxa"/>
            <w:noWrap/>
            <w:vAlign w:val="center"/>
          </w:tcPr>
          <w:p w14:paraId="71B3D163" w14:textId="77777777" w:rsidR="00BD08D3" w:rsidRPr="005D35E7" w:rsidRDefault="00BD08D3" w:rsidP="00BD08D3"/>
        </w:tc>
        <w:tc>
          <w:tcPr>
            <w:tcW w:w="2591" w:type="dxa"/>
            <w:gridSpan w:val="2"/>
            <w:noWrap/>
            <w:vAlign w:val="center"/>
          </w:tcPr>
          <w:p w14:paraId="1A74C3C5" w14:textId="77777777" w:rsidR="00BD08D3" w:rsidRPr="005D35E7" w:rsidRDefault="00BD08D3" w:rsidP="00BD08D3"/>
        </w:tc>
      </w:tr>
      <w:tr w:rsidR="00412712" w:rsidRPr="005D35E7" w14:paraId="4BA5CE81" w14:textId="77777777" w:rsidTr="00BD57E3">
        <w:trPr>
          <w:trHeight w:val="501"/>
          <w:jc w:val="center"/>
        </w:trPr>
        <w:tc>
          <w:tcPr>
            <w:tcW w:w="2160" w:type="dxa"/>
            <w:noWrap/>
            <w:vAlign w:val="center"/>
          </w:tcPr>
          <w:p w14:paraId="5832B425" w14:textId="07DEB950" w:rsidR="00412712" w:rsidRPr="005D35E7" w:rsidRDefault="00412712" w:rsidP="0080602F">
            <w:proofErr w:type="spellStart"/>
            <w:r w:rsidRPr="005D35E7">
              <w:t>签字日期</w:t>
            </w:r>
            <w:proofErr w:type="spellEnd"/>
            <w:r w:rsidRPr="005D35E7">
              <w:t>：</w:t>
            </w:r>
          </w:p>
          <w:p w14:paraId="4DF42616" w14:textId="076DA412" w:rsidR="00BD08D3" w:rsidRPr="005D35E7" w:rsidRDefault="00BD08D3" w:rsidP="0080602F">
            <w:r w:rsidRPr="005D35E7">
              <w:t>Date of signature:</w:t>
            </w:r>
          </w:p>
        </w:tc>
        <w:tc>
          <w:tcPr>
            <w:tcW w:w="2696" w:type="dxa"/>
            <w:noWrap/>
            <w:vAlign w:val="center"/>
          </w:tcPr>
          <w:p w14:paraId="2A660285" w14:textId="77777777" w:rsidR="00412712" w:rsidRPr="005D35E7" w:rsidRDefault="00412712" w:rsidP="00BD08D3"/>
        </w:tc>
        <w:tc>
          <w:tcPr>
            <w:tcW w:w="2074" w:type="dxa"/>
            <w:noWrap/>
            <w:vAlign w:val="center"/>
          </w:tcPr>
          <w:p w14:paraId="400CB80C" w14:textId="77777777" w:rsidR="00412712" w:rsidRPr="005D35E7" w:rsidRDefault="00412712" w:rsidP="0080602F">
            <w:proofErr w:type="spellStart"/>
            <w:r w:rsidRPr="005D35E7">
              <w:t>签字日期</w:t>
            </w:r>
            <w:proofErr w:type="spellEnd"/>
            <w:r w:rsidRPr="005D35E7">
              <w:t>：</w:t>
            </w:r>
          </w:p>
          <w:p w14:paraId="267B6AB4" w14:textId="42FD7E59" w:rsidR="00BD08D3" w:rsidRPr="005D35E7" w:rsidRDefault="00BD08D3" w:rsidP="0080602F">
            <w:r w:rsidRPr="005D35E7">
              <w:t>Date of signature:</w:t>
            </w:r>
          </w:p>
        </w:tc>
        <w:tc>
          <w:tcPr>
            <w:tcW w:w="2591" w:type="dxa"/>
            <w:gridSpan w:val="2"/>
            <w:noWrap/>
            <w:vAlign w:val="center"/>
          </w:tcPr>
          <w:p w14:paraId="67B952AE" w14:textId="77777777" w:rsidR="00412712" w:rsidRPr="005D35E7" w:rsidRDefault="00412712" w:rsidP="00BD08D3"/>
        </w:tc>
      </w:tr>
    </w:tbl>
    <w:p w14:paraId="6EE13B73" w14:textId="77777777" w:rsidR="00CA5696" w:rsidRPr="005D35E7" w:rsidRDefault="00CA5696" w:rsidP="005D555F">
      <w:pPr>
        <w:jc w:val="center"/>
        <w:rPr>
          <w:sz w:val="20"/>
          <w:lang w:eastAsia="zh-CN"/>
        </w:rPr>
      </w:pPr>
    </w:p>
    <w:p w14:paraId="51B2A030" w14:textId="77777777" w:rsidR="00CA5696" w:rsidRPr="005D35E7" w:rsidRDefault="00CA5696" w:rsidP="005D555F">
      <w:pPr>
        <w:jc w:val="center"/>
        <w:rPr>
          <w:sz w:val="20"/>
          <w:lang w:eastAsia="zh-CN"/>
        </w:rPr>
      </w:pPr>
    </w:p>
    <w:p w14:paraId="4CB8438E" w14:textId="77777777" w:rsidR="00CA5696" w:rsidRPr="005D35E7" w:rsidRDefault="00CA5696" w:rsidP="005D555F">
      <w:pPr>
        <w:jc w:val="center"/>
        <w:rPr>
          <w:sz w:val="20"/>
          <w:lang w:eastAsia="zh-CN"/>
        </w:rPr>
      </w:pPr>
    </w:p>
    <w:p w14:paraId="54046A90" w14:textId="77777777" w:rsidR="00CA5696" w:rsidRPr="005D35E7" w:rsidRDefault="00CA5696" w:rsidP="005D555F">
      <w:pPr>
        <w:jc w:val="center"/>
        <w:rPr>
          <w:sz w:val="20"/>
          <w:lang w:eastAsia="zh-CN"/>
        </w:rPr>
      </w:pPr>
    </w:p>
    <w:p w14:paraId="4878F732" w14:textId="77777777" w:rsidR="00CA5696" w:rsidRPr="005D35E7" w:rsidRDefault="00CA5696" w:rsidP="005D555F">
      <w:pPr>
        <w:jc w:val="center"/>
        <w:rPr>
          <w:sz w:val="20"/>
          <w:lang w:eastAsia="zh-CN"/>
        </w:rPr>
      </w:pPr>
    </w:p>
    <w:p w14:paraId="5C3C157B" w14:textId="5EDA3E94" w:rsidR="00C35767" w:rsidRPr="005D35E7" w:rsidRDefault="00C35767" w:rsidP="005D555F">
      <w:pPr>
        <w:jc w:val="center"/>
        <w:rPr>
          <w:sz w:val="20"/>
          <w:lang w:eastAsia="zh-CN"/>
        </w:rPr>
      </w:pPr>
      <w:r w:rsidRPr="005D35E7">
        <w:rPr>
          <w:sz w:val="20"/>
          <w:lang w:eastAsia="zh-CN"/>
        </w:rPr>
        <w:br w:type="page"/>
      </w:r>
    </w:p>
    <w:p w14:paraId="62102EAE" w14:textId="76C4EC59" w:rsidR="00D93172" w:rsidRPr="005D35E7" w:rsidRDefault="007A5A16" w:rsidP="0080602F">
      <w:pPr>
        <w:pStyle w:val="af1"/>
        <w:spacing w:beforeLines="50" w:before="120" w:line="300" w:lineRule="exact"/>
        <w:rPr>
          <w:sz w:val="20"/>
          <w:lang w:eastAsia="zh-CN"/>
        </w:rPr>
      </w:pPr>
      <w:r w:rsidRPr="005D35E7">
        <w:rPr>
          <w:sz w:val="20"/>
        </w:rPr>
        <w:lastRenderedPageBreak/>
        <w:t>CONTENT</w:t>
      </w:r>
      <w:r w:rsidRPr="005D35E7">
        <w:rPr>
          <w:sz w:val="20"/>
          <w:lang w:eastAsia="zh-CN"/>
        </w:rPr>
        <w:t>目录</w:t>
      </w:r>
    </w:p>
    <w:p w14:paraId="048BFE8F" w14:textId="11F1334C"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 xml:space="preserve">DEFINITIONS </w:t>
      </w:r>
      <w:r w:rsidRPr="005D35E7">
        <w:rPr>
          <w:sz w:val="20"/>
          <w:lang w:eastAsia="zh-CN"/>
        </w:rPr>
        <w:t>定义</w:t>
      </w:r>
    </w:p>
    <w:p w14:paraId="760A7011" w14:textId="136A48BB" w:rsidR="00D93172" w:rsidRPr="005D35E7" w:rsidRDefault="008A6B21" w:rsidP="0080602F">
      <w:pPr>
        <w:pStyle w:val="af1"/>
        <w:numPr>
          <w:ilvl w:val="0"/>
          <w:numId w:val="11"/>
        </w:numPr>
        <w:spacing w:beforeLines="50" w:before="120" w:line="300" w:lineRule="exact"/>
        <w:ind w:left="0" w:firstLine="0"/>
        <w:rPr>
          <w:sz w:val="20"/>
          <w:lang w:eastAsia="zh-CN"/>
        </w:rPr>
      </w:pPr>
      <w:r w:rsidRPr="005D35E7">
        <w:rPr>
          <w:sz w:val="20"/>
          <w:lang w:eastAsia="zh-CN"/>
        </w:rPr>
        <w:t>SCOPE OF SUPPL</w:t>
      </w:r>
      <w:r w:rsidR="007A5A16" w:rsidRPr="005D35E7">
        <w:rPr>
          <w:sz w:val="20"/>
          <w:lang w:eastAsia="zh-CN"/>
        </w:rPr>
        <w:t>Y</w:t>
      </w:r>
      <w:r w:rsidRPr="005D35E7">
        <w:rPr>
          <w:sz w:val="20"/>
          <w:lang w:eastAsia="zh-CN"/>
        </w:rPr>
        <w:t>供货范围</w:t>
      </w:r>
    </w:p>
    <w:p w14:paraId="3259BC54" w14:textId="3DDAB14D"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COUNTRY OF ORIGIN AND MANUFACTURER</w:t>
      </w:r>
      <w:r w:rsidRPr="005D35E7">
        <w:rPr>
          <w:sz w:val="20"/>
          <w:lang w:eastAsia="zh-CN"/>
        </w:rPr>
        <w:t>原产国与制造商</w:t>
      </w:r>
    </w:p>
    <w:p w14:paraId="42FA061B" w14:textId="09D0A6A0"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PAYMENT</w:t>
      </w:r>
      <w:r w:rsidRPr="005D35E7">
        <w:rPr>
          <w:sz w:val="20"/>
          <w:lang w:eastAsia="zh-CN"/>
        </w:rPr>
        <w:t>付款</w:t>
      </w:r>
    </w:p>
    <w:p w14:paraId="5F57A14A" w14:textId="0300AF0F"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DELIVERY</w:t>
      </w:r>
      <w:r w:rsidRPr="005D35E7">
        <w:rPr>
          <w:sz w:val="20"/>
          <w:lang w:eastAsia="zh-CN"/>
        </w:rPr>
        <w:t>货物交付</w:t>
      </w:r>
    </w:p>
    <w:p w14:paraId="4CA2913B" w14:textId="77777777" w:rsidR="008A6B21" w:rsidRPr="005D35E7" w:rsidRDefault="007A5A16" w:rsidP="008A6B21">
      <w:pPr>
        <w:pStyle w:val="af1"/>
        <w:numPr>
          <w:ilvl w:val="0"/>
          <w:numId w:val="11"/>
        </w:numPr>
        <w:spacing w:beforeLines="50" w:before="120" w:line="300" w:lineRule="exact"/>
        <w:ind w:left="0" w:firstLine="0"/>
        <w:rPr>
          <w:sz w:val="20"/>
          <w:lang w:eastAsia="zh-CN"/>
        </w:rPr>
      </w:pPr>
      <w:r w:rsidRPr="005D35E7">
        <w:rPr>
          <w:sz w:val="20"/>
          <w:lang w:eastAsia="zh-CN"/>
        </w:rPr>
        <w:t>CHANGES</w:t>
      </w:r>
      <w:r w:rsidRPr="005D35E7">
        <w:rPr>
          <w:sz w:val="20"/>
          <w:lang w:eastAsia="zh-CN"/>
        </w:rPr>
        <w:t>变更</w:t>
      </w:r>
    </w:p>
    <w:p w14:paraId="2D8F7F18" w14:textId="164FC6CA" w:rsidR="00D93172" w:rsidRPr="005D35E7" w:rsidRDefault="008A6B21" w:rsidP="008A6B21">
      <w:pPr>
        <w:pStyle w:val="af1"/>
        <w:numPr>
          <w:ilvl w:val="0"/>
          <w:numId w:val="11"/>
        </w:numPr>
        <w:spacing w:beforeLines="50" w:before="120" w:line="300" w:lineRule="exact"/>
        <w:ind w:left="0" w:firstLine="0"/>
        <w:rPr>
          <w:sz w:val="20"/>
          <w:lang w:eastAsia="zh-CN"/>
        </w:rPr>
      </w:pPr>
      <w:r w:rsidRPr="005D35E7">
        <w:rPr>
          <w:sz w:val="20"/>
          <w:lang w:eastAsia="zh-CN"/>
        </w:rPr>
        <w:t>PACKING AND MARKING</w:t>
      </w:r>
      <w:r w:rsidRPr="005D35E7">
        <w:rPr>
          <w:sz w:val="20"/>
          <w:lang w:eastAsia="zh-CN"/>
        </w:rPr>
        <w:t>包装和</w:t>
      </w:r>
      <w:proofErr w:type="gramStart"/>
      <w:r w:rsidRPr="005D35E7">
        <w:rPr>
          <w:sz w:val="20"/>
          <w:lang w:eastAsia="zh-CN"/>
        </w:rPr>
        <w:t>唛</w:t>
      </w:r>
      <w:proofErr w:type="gramEnd"/>
      <w:r w:rsidRPr="005D35E7">
        <w:rPr>
          <w:sz w:val="20"/>
          <w:lang w:eastAsia="zh-CN"/>
        </w:rPr>
        <w:t>头</w:t>
      </w:r>
    </w:p>
    <w:p w14:paraId="58897FB7" w14:textId="1765EE55"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SHIPPING ADVICE</w:t>
      </w:r>
      <w:r w:rsidRPr="005D35E7">
        <w:rPr>
          <w:sz w:val="20"/>
          <w:lang w:eastAsia="zh-CN"/>
        </w:rPr>
        <w:t>装运通知</w:t>
      </w:r>
    </w:p>
    <w:p w14:paraId="3C34F0AF" w14:textId="3C74F14B"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LATE DELIVERY AND LIQUIDATED DAMAGES</w:t>
      </w:r>
      <w:r w:rsidRPr="005D35E7">
        <w:rPr>
          <w:sz w:val="20"/>
          <w:lang w:eastAsia="zh-CN"/>
        </w:rPr>
        <w:t>延迟交付及赔偿</w:t>
      </w:r>
    </w:p>
    <w:p w14:paraId="2F3492F1" w14:textId="6D59AFD9"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GUARANTEE OF QUALITY</w:t>
      </w:r>
      <w:r w:rsidRPr="005D35E7">
        <w:rPr>
          <w:sz w:val="20"/>
          <w:lang w:eastAsia="zh-CN"/>
        </w:rPr>
        <w:t>质量保证</w:t>
      </w:r>
    </w:p>
    <w:p w14:paraId="0B5E9082" w14:textId="24BBFD5D"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S</w:t>
      </w:r>
      <w:r w:rsidR="00343EB0" w:rsidRPr="005D35E7">
        <w:rPr>
          <w:sz w:val="20"/>
          <w:lang w:eastAsia="zh-CN"/>
        </w:rPr>
        <w:t>U</w:t>
      </w:r>
      <w:r w:rsidRPr="005D35E7">
        <w:rPr>
          <w:sz w:val="20"/>
          <w:lang w:eastAsia="zh-CN"/>
        </w:rPr>
        <w:t>RVEILLANCE AND EXPEDITING</w:t>
      </w:r>
      <w:r w:rsidRPr="005D35E7">
        <w:rPr>
          <w:sz w:val="20"/>
          <w:lang w:eastAsia="zh-CN"/>
        </w:rPr>
        <w:t>监造和催交</w:t>
      </w:r>
    </w:p>
    <w:p w14:paraId="6B0A87C0" w14:textId="5AF3910E"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INSPECTION</w:t>
      </w:r>
      <w:r w:rsidRPr="005D35E7">
        <w:rPr>
          <w:sz w:val="20"/>
          <w:lang w:eastAsia="zh-CN"/>
        </w:rPr>
        <w:t>检验</w:t>
      </w:r>
    </w:p>
    <w:p w14:paraId="3240E3CB" w14:textId="4D10AFBC"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ERECTION, TEST-RUN, PERFORMANCE TEST</w:t>
      </w:r>
      <w:r w:rsidRPr="005D35E7">
        <w:rPr>
          <w:sz w:val="20"/>
          <w:lang w:eastAsia="zh-CN"/>
        </w:rPr>
        <w:t>合同货物的安装、试运行和性能测试</w:t>
      </w:r>
    </w:p>
    <w:p w14:paraId="1B10ACCD" w14:textId="14329D7C"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ACCEPTANCE OF THE CONTRACT GOODS</w:t>
      </w:r>
      <w:r w:rsidRPr="005D35E7">
        <w:rPr>
          <w:sz w:val="20"/>
          <w:lang w:eastAsia="zh-CN"/>
        </w:rPr>
        <w:t>合同货物的验收</w:t>
      </w:r>
    </w:p>
    <w:p w14:paraId="530277E0" w14:textId="74D05DE2"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FORCE MAJEURE</w:t>
      </w:r>
      <w:r w:rsidRPr="005D35E7">
        <w:rPr>
          <w:sz w:val="20"/>
          <w:lang w:eastAsia="zh-CN"/>
        </w:rPr>
        <w:t>不可抗力</w:t>
      </w:r>
    </w:p>
    <w:p w14:paraId="25F7A528" w14:textId="78AE9E02"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CLAIMS</w:t>
      </w:r>
      <w:r w:rsidRPr="005D35E7">
        <w:rPr>
          <w:sz w:val="20"/>
          <w:lang w:eastAsia="zh-CN"/>
        </w:rPr>
        <w:t>索赔</w:t>
      </w:r>
    </w:p>
    <w:p w14:paraId="77C746E9" w14:textId="5DF0BD1E"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INTELLECTUAL PROPERTY LICENSES AND INFRINGEMENT</w:t>
      </w:r>
      <w:r w:rsidRPr="005D35E7">
        <w:rPr>
          <w:sz w:val="20"/>
          <w:lang w:eastAsia="zh-CN"/>
        </w:rPr>
        <w:t>知识产权和侵权</w:t>
      </w:r>
    </w:p>
    <w:p w14:paraId="7C36116C" w14:textId="7794149E" w:rsidR="00D93172" w:rsidRPr="005D35E7" w:rsidRDefault="007A5A16" w:rsidP="0080602F">
      <w:pPr>
        <w:pStyle w:val="af1"/>
        <w:numPr>
          <w:ilvl w:val="0"/>
          <w:numId w:val="11"/>
        </w:numPr>
        <w:spacing w:beforeLines="50" w:before="120" w:line="300" w:lineRule="exact"/>
        <w:ind w:left="0" w:firstLine="0"/>
        <w:rPr>
          <w:sz w:val="20"/>
          <w:lang w:eastAsia="zh-CN"/>
        </w:rPr>
      </w:pPr>
      <w:r w:rsidRPr="005D35E7">
        <w:rPr>
          <w:sz w:val="20"/>
          <w:lang w:eastAsia="zh-CN"/>
        </w:rPr>
        <w:t>CONFIDENTIAL RESPONSIBILITY</w:t>
      </w:r>
      <w:r w:rsidRPr="005D35E7">
        <w:rPr>
          <w:sz w:val="20"/>
          <w:lang w:eastAsia="zh-CN"/>
        </w:rPr>
        <w:t>保密责任</w:t>
      </w:r>
    </w:p>
    <w:p w14:paraId="24A1BDE6" w14:textId="06E7E0BF" w:rsidR="00581CE9" w:rsidRPr="005D35E7" w:rsidRDefault="00581CE9" w:rsidP="00581CE9">
      <w:pPr>
        <w:pStyle w:val="af1"/>
        <w:numPr>
          <w:ilvl w:val="0"/>
          <w:numId w:val="11"/>
        </w:numPr>
        <w:spacing w:beforeLines="50" w:before="120" w:line="300" w:lineRule="exact"/>
        <w:rPr>
          <w:sz w:val="20"/>
          <w:lang w:eastAsia="zh-CN"/>
        </w:rPr>
      </w:pPr>
      <w:r w:rsidRPr="005D35E7">
        <w:rPr>
          <w:sz w:val="20"/>
          <w:lang w:eastAsia="zh-CN"/>
        </w:rPr>
        <w:t xml:space="preserve">SUSPENSION  AND TERMINATION </w:t>
      </w:r>
      <w:r w:rsidR="007A5A16" w:rsidRPr="005D35E7">
        <w:rPr>
          <w:sz w:val="20"/>
          <w:lang w:eastAsia="zh-CN"/>
        </w:rPr>
        <w:t xml:space="preserve">OF THE </w:t>
      </w:r>
      <w:r w:rsidR="005E6F79" w:rsidRPr="005D35E7">
        <w:rPr>
          <w:sz w:val="20"/>
          <w:lang w:eastAsia="zh-CN"/>
        </w:rPr>
        <w:t>CONTRACT</w:t>
      </w:r>
      <w:r w:rsidRPr="005D35E7">
        <w:rPr>
          <w:sz w:val="20"/>
          <w:lang w:eastAsia="zh-CN"/>
        </w:rPr>
        <w:t>（</w:t>
      </w:r>
      <w:r w:rsidRPr="005D35E7">
        <w:rPr>
          <w:sz w:val="20"/>
          <w:lang w:eastAsia="zh-CN"/>
        </w:rPr>
        <w:t>EXCEPT FORCE MAJEURE</w:t>
      </w:r>
      <w:r w:rsidRPr="005D35E7">
        <w:rPr>
          <w:sz w:val="20"/>
          <w:lang w:eastAsia="zh-CN"/>
        </w:rPr>
        <w:t>）合同的暂停和终止（除不可抗力外）</w:t>
      </w:r>
    </w:p>
    <w:p w14:paraId="446A4C63" w14:textId="5F090BE6" w:rsidR="003059AD" w:rsidRPr="005D35E7" w:rsidRDefault="0024637F" w:rsidP="0080602F">
      <w:pPr>
        <w:pStyle w:val="af1"/>
        <w:numPr>
          <w:ilvl w:val="0"/>
          <w:numId w:val="11"/>
        </w:numPr>
        <w:spacing w:beforeLines="50" w:before="120" w:line="300" w:lineRule="exact"/>
        <w:ind w:left="0" w:firstLine="0"/>
        <w:rPr>
          <w:sz w:val="20"/>
          <w:lang w:eastAsia="zh-CN"/>
        </w:rPr>
      </w:pPr>
      <w:r w:rsidRPr="005D35E7">
        <w:rPr>
          <w:sz w:val="20"/>
        </w:rPr>
        <w:t xml:space="preserve">DISPUTE RESOLUTION </w:t>
      </w:r>
      <w:r w:rsidR="007A5A16" w:rsidRPr="005D35E7">
        <w:rPr>
          <w:sz w:val="20"/>
          <w:lang w:eastAsia="zh-CN"/>
        </w:rPr>
        <w:t>AND GOVERNING LAW</w:t>
      </w:r>
      <w:r w:rsidRPr="005D35E7">
        <w:rPr>
          <w:sz w:val="20"/>
          <w:lang w:eastAsia="zh-CN"/>
        </w:rPr>
        <w:t>争议解决</w:t>
      </w:r>
      <w:r w:rsidR="007A5A16" w:rsidRPr="005D35E7">
        <w:rPr>
          <w:sz w:val="20"/>
          <w:lang w:eastAsia="zh-CN"/>
        </w:rPr>
        <w:t>和</w:t>
      </w:r>
      <w:r w:rsidR="00564B6A" w:rsidRPr="005D35E7">
        <w:rPr>
          <w:sz w:val="20"/>
          <w:lang w:eastAsia="zh-CN"/>
        </w:rPr>
        <w:t>管辖</w:t>
      </w:r>
      <w:r w:rsidR="007A5A16" w:rsidRPr="005D35E7">
        <w:rPr>
          <w:sz w:val="20"/>
          <w:lang w:eastAsia="zh-CN"/>
        </w:rPr>
        <w:t>法律</w:t>
      </w:r>
    </w:p>
    <w:p w14:paraId="4CEED42E" w14:textId="5390995D" w:rsidR="00554C04" w:rsidRPr="005D35E7" w:rsidRDefault="003059AD" w:rsidP="0080602F">
      <w:pPr>
        <w:pStyle w:val="af1"/>
        <w:numPr>
          <w:ilvl w:val="0"/>
          <w:numId w:val="11"/>
        </w:numPr>
        <w:spacing w:beforeLines="50" w:before="120" w:line="300" w:lineRule="exact"/>
        <w:ind w:left="0" w:firstLine="0"/>
        <w:rPr>
          <w:sz w:val="20"/>
          <w:lang w:eastAsia="zh-CN"/>
        </w:rPr>
      </w:pPr>
      <w:r w:rsidRPr="005D35E7">
        <w:rPr>
          <w:sz w:val="20"/>
          <w:lang w:eastAsia="zh-CN"/>
        </w:rPr>
        <w:t>EXPORT CONTROLS</w:t>
      </w:r>
      <w:r w:rsidRPr="005D35E7">
        <w:rPr>
          <w:sz w:val="20"/>
          <w:lang w:eastAsia="zh-CN"/>
        </w:rPr>
        <w:t>出口管制</w:t>
      </w:r>
    </w:p>
    <w:p w14:paraId="60F931EC" w14:textId="6D586358" w:rsidR="00D93172"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COMPLIANCE</w:t>
      </w:r>
      <w:r w:rsidRPr="005D35E7">
        <w:rPr>
          <w:sz w:val="20"/>
          <w:lang w:eastAsia="zh-CN"/>
        </w:rPr>
        <w:t>合</w:t>
      </w:r>
      <w:proofErr w:type="gramStart"/>
      <w:r w:rsidRPr="005D35E7">
        <w:rPr>
          <w:sz w:val="20"/>
          <w:lang w:eastAsia="zh-CN"/>
        </w:rPr>
        <w:t>规</w:t>
      </w:r>
      <w:proofErr w:type="gramEnd"/>
    </w:p>
    <w:p w14:paraId="51FB322C" w14:textId="72E809A6" w:rsidR="00D93172"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INDEMNIFICATION AND INSURANCE</w:t>
      </w:r>
      <w:r w:rsidRPr="005D35E7">
        <w:rPr>
          <w:sz w:val="20"/>
          <w:lang w:eastAsia="zh-CN"/>
        </w:rPr>
        <w:t>赔偿和保险</w:t>
      </w:r>
    </w:p>
    <w:p w14:paraId="345F5B68" w14:textId="4AC707AF" w:rsidR="00767609"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ASSIGNMENT AND NOVATION</w:t>
      </w:r>
      <w:r w:rsidRPr="005D35E7">
        <w:rPr>
          <w:sz w:val="20"/>
          <w:lang w:eastAsia="zh-CN"/>
        </w:rPr>
        <w:t>转让与替换</w:t>
      </w:r>
    </w:p>
    <w:p w14:paraId="67B4711E" w14:textId="507EB172" w:rsidR="00767609"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HEALTH, SAFETY AND ENVIRONMENT</w:t>
      </w:r>
      <w:r w:rsidRPr="005D35E7">
        <w:rPr>
          <w:sz w:val="20"/>
          <w:lang w:eastAsia="zh-CN"/>
        </w:rPr>
        <w:t>健康安全与环境</w:t>
      </w:r>
    </w:p>
    <w:p w14:paraId="4CC580E7" w14:textId="276A3955" w:rsidR="00471A97"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MISCELLANEOUS</w:t>
      </w:r>
      <w:r w:rsidRPr="005D35E7">
        <w:rPr>
          <w:sz w:val="20"/>
          <w:lang w:eastAsia="zh-CN"/>
        </w:rPr>
        <w:t>其他</w:t>
      </w:r>
    </w:p>
    <w:p w14:paraId="460589A0" w14:textId="4C8F47D4" w:rsidR="00767609"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LEGAL ADDRESSES</w:t>
      </w:r>
      <w:r w:rsidRPr="005D35E7">
        <w:rPr>
          <w:sz w:val="20"/>
          <w:lang w:eastAsia="zh-CN"/>
        </w:rPr>
        <w:t>法定地址</w:t>
      </w:r>
    </w:p>
    <w:p w14:paraId="67CE7223" w14:textId="2FC37492" w:rsidR="00767609"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TAXES</w:t>
      </w:r>
      <w:r w:rsidRPr="005D35E7">
        <w:rPr>
          <w:sz w:val="20"/>
          <w:lang w:eastAsia="zh-CN"/>
        </w:rPr>
        <w:t>税收</w:t>
      </w:r>
    </w:p>
    <w:p w14:paraId="1994C1C8" w14:textId="785BD5BC" w:rsidR="00767609" w:rsidRPr="005D35E7" w:rsidRDefault="00767609" w:rsidP="0080602F">
      <w:pPr>
        <w:pStyle w:val="af1"/>
        <w:numPr>
          <w:ilvl w:val="0"/>
          <w:numId w:val="11"/>
        </w:numPr>
        <w:spacing w:beforeLines="50" w:before="120" w:line="300" w:lineRule="exact"/>
        <w:ind w:left="0" w:firstLine="0"/>
        <w:rPr>
          <w:sz w:val="20"/>
          <w:lang w:eastAsia="zh-CN"/>
        </w:rPr>
      </w:pPr>
      <w:r w:rsidRPr="005D35E7">
        <w:rPr>
          <w:sz w:val="20"/>
          <w:lang w:eastAsia="zh-CN"/>
        </w:rPr>
        <w:t>AUDIT</w:t>
      </w:r>
      <w:r w:rsidRPr="005D35E7">
        <w:rPr>
          <w:sz w:val="20"/>
          <w:lang w:eastAsia="zh-CN"/>
        </w:rPr>
        <w:t>审计</w:t>
      </w:r>
    </w:p>
    <w:p w14:paraId="7ADAD352" w14:textId="559C892D" w:rsidR="00F812C1" w:rsidRPr="005D35E7" w:rsidRDefault="00F812C1">
      <w:pPr>
        <w:rPr>
          <w:sz w:val="20"/>
          <w:lang w:eastAsia="zh-CN"/>
        </w:rPr>
      </w:pPr>
      <w:r w:rsidRPr="005D35E7">
        <w:rPr>
          <w:sz w:val="20"/>
          <w:lang w:eastAsia="zh-CN"/>
        </w:rPr>
        <w:br w:type="page"/>
      </w:r>
    </w:p>
    <w:p w14:paraId="714772FD" w14:textId="77777777" w:rsidR="00767609" w:rsidRPr="005D35E7" w:rsidRDefault="00767609" w:rsidP="0080602F">
      <w:pPr>
        <w:pStyle w:val="af1"/>
        <w:spacing w:beforeLines="50" w:before="120" w:line="300" w:lineRule="exact"/>
        <w:rPr>
          <w:sz w:val="20"/>
          <w:lang w:eastAsia="zh-CN"/>
        </w:rPr>
      </w:pPr>
    </w:p>
    <w:p w14:paraId="30D1B993" w14:textId="77777777" w:rsidR="00D93172" w:rsidRPr="005D35E7" w:rsidRDefault="007A5A16" w:rsidP="0080602F">
      <w:pPr>
        <w:pStyle w:val="af1"/>
        <w:spacing w:beforeLines="50" w:before="120" w:line="300" w:lineRule="exact"/>
        <w:rPr>
          <w:sz w:val="20"/>
          <w:lang w:eastAsia="zh-CN"/>
        </w:rPr>
      </w:pPr>
      <w:r w:rsidRPr="005D35E7">
        <w:rPr>
          <w:sz w:val="20"/>
          <w:lang w:eastAsia="zh-CN"/>
        </w:rPr>
        <w:t>ATTACHMENT</w:t>
      </w:r>
    </w:p>
    <w:p w14:paraId="78C91890" w14:textId="77777777" w:rsidR="00D93172" w:rsidRPr="005D35E7" w:rsidRDefault="007A5A16" w:rsidP="0080602F">
      <w:pPr>
        <w:pStyle w:val="af1"/>
        <w:spacing w:beforeLines="50" w:before="120" w:line="300" w:lineRule="exact"/>
        <w:outlineLvl w:val="0"/>
        <w:rPr>
          <w:sz w:val="20"/>
          <w:lang w:eastAsia="zh-CN"/>
        </w:rPr>
      </w:pPr>
      <w:r w:rsidRPr="005D35E7">
        <w:rPr>
          <w:sz w:val="20"/>
          <w:lang w:eastAsia="zh-CN"/>
        </w:rPr>
        <w:t>附件</w:t>
      </w:r>
    </w:p>
    <w:p w14:paraId="7F5F4487" w14:textId="24E0C6C2" w:rsidR="00812685" w:rsidRPr="005D35E7" w:rsidRDefault="003D22E3" w:rsidP="0080602F">
      <w:pPr>
        <w:spacing w:beforeLines="50" w:before="120" w:line="300" w:lineRule="exact"/>
        <w:rPr>
          <w:sz w:val="20"/>
          <w:lang w:eastAsia="zh-CN"/>
        </w:rPr>
      </w:pPr>
      <w:r w:rsidRPr="005D35E7">
        <w:rPr>
          <w:sz w:val="20"/>
          <w:lang w:eastAsia="zh-CN"/>
        </w:rPr>
        <w:t>ATTACHMENT A</w:t>
      </w:r>
      <w:r w:rsidR="00812685" w:rsidRPr="005D35E7">
        <w:rPr>
          <w:sz w:val="20"/>
          <w:lang w:eastAsia="zh-CN"/>
        </w:rPr>
        <w:t>: PROJECT SPECIAL REQUIREMENT</w:t>
      </w:r>
    </w:p>
    <w:p w14:paraId="55C0362F" w14:textId="4EEED62C" w:rsidR="00D93172" w:rsidRPr="005D35E7" w:rsidRDefault="00812685" w:rsidP="0080602F">
      <w:pPr>
        <w:spacing w:beforeLines="50" w:before="120" w:line="300" w:lineRule="exact"/>
        <w:rPr>
          <w:sz w:val="20"/>
          <w:lang w:eastAsia="zh-CN"/>
        </w:rPr>
      </w:pPr>
      <w:r w:rsidRPr="005D35E7">
        <w:rPr>
          <w:sz w:val="20"/>
          <w:lang w:eastAsia="zh-CN"/>
        </w:rPr>
        <w:t>附件</w:t>
      </w:r>
      <w:r w:rsidRPr="005D35E7">
        <w:rPr>
          <w:sz w:val="20"/>
          <w:lang w:eastAsia="zh-CN"/>
        </w:rPr>
        <w:t xml:space="preserve"> </w:t>
      </w:r>
      <w:r w:rsidR="003D22E3" w:rsidRPr="005D35E7">
        <w:rPr>
          <w:sz w:val="20"/>
          <w:lang w:eastAsia="zh-CN"/>
        </w:rPr>
        <w:t>A</w:t>
      </w:r>
      <w:r w:rsidRPr="005D35E7">
        <w:rPr>
          <w:sz w:val="20"/>
          <w:lang w:eastAsia="zh-CN"/>
        </w:rPr>
        <w:t>：项目特殊要求</w:t>
      </w:r>
    </w:p>
    <w:p w14:paraId="1E099F19" w14:textId="04305995"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3D22E3" w:rsidRPr="005D35E7">
        <w:rPr>
          <w:sz w:val="20"/>
          <w:lang w:eastAsia="zh-CN"/>
        </w:rPr>
        <w:t>B</w:t>
      </w:r>
      <w:r w:rsidRPr="005D35E7">
        <w:rPr>
          <w:sz w:val="20"/>
          <w:lang w:eastAsia="zh-CN"/>
        </w:rPr>
        <w:t>: DETAIL</w:t>
      </w:r>
      <w:r w:rsidR="003D22E3" w:rsidRPr="005D35E7">
        <w:rPr>
          <w:sz w:val="20"/>
          <w:lang w:eastAsia="zh-CN"/>
        </w:rPr>
        <w:t xml:space="preserve">ED </w:t>
      </w:r>
      <w:r w:rsidRPr="005D35E7">
        <w:rPr>
          <w:sz w:val="20"/>
          <w:lang w:eastAsia="zh-CN"/>
        </w:rPr>
        <w:t xml:space="preserve">PRICE LIST AND </w:t>
      </w:r>
      <w:r w:rsidR="003D22E3" w:rsidRPr="005D35E7">
        <w:rPr>
          <w:sz w:val="20"/>
          <w:lang w:eastAsia="zh-CN"/>
        </w:rPr>
        <w:t>PROVISIONAL RATES</w:t>
      </w:r>
    </w:p>
    <w:p w14:paraId="72294AAF" w14:textId="0B398781" w:rsidR="00692880" w:rsidRPr="005D35E7" w:rsidRDefault="00692880" w:rsidP="0080602F">
      <w:pPr>
        <w:spacing w:beforeLines="50" w:before="120" w:line="300" w:lineRule="exact"/>
        <w:rPr>
          <w:sz w:val="20"/>
          <w:lang w:eastAsia="zh-CN"/>
        </w:rPr>
      </w:pPr>
      <w:r w:rsidRPr="005D35E7">
        <w:rPr>
          <w:sz w:val="20"/>
          <w:lang w:eastAsia="zh-CN"/>
        </w:rPr>
        <w:t>附件</w:t>
      </w:r>
      <w:r w:rsidR="003D22E3" w:rsidRPr="005D35E7">
        <w:rPr>
          <w:sz w:val="20"/>
          <w:lang w:eastAsia="zh-CN"/>
        </w:rPr>
        <w:t>B</w:t>
      </w:r>
      <w:r w:rsidRPr="005D35E7">
        <w:rPr>
          <w:sz w:val="20"/>
          <w:lang w:eastAsia="zh-CN"/>
        </w:rPr>
        <w:t>：</w:t>
      </w:r>
      <w:r w:rsidR="003D22E3" w:rsidRPr="005D35E7">
        <w:rPr>
          <w:sz w:val="20"/>
          <w:lang w:eastAsia="zh-CN"/>
        </w:rPr>
        <w:t>价格明细及可选项价格</w:t>
      </w:r>
    </w:p>
    <w:p w14:paraId="61290A87" w14:textId="4E67EFA9" w:rsidR="003D22E3" w:rsidRPr="005D35E7" w:rsidRDefault="003D22E3" w:rsidP="003D22E3">
      <w:pPr>
        <w:spacing w:beforeLines="50" w:before="120" w:line="300" w:lineRule="exact"/>
        <w:rPr>
          <w:sz w:val="20"/>
          <w:lang w:eastAsia="zh-CN"/>
        </w:rPr>
      </w:pPr>
      <w:r w:rsidRPr="005D35E7">
        <w:rPr>
          <w:sz w:val="20"/>
          <w:lang w:eastAsia="zh-CN"/>
        </w:rPr>
        <w:t>ATTACHMENT C: TECHNICAL AGREEMENT</w:t>
      </w:r>
    </w:p>
    <w:p w14:paraId="7E85CA23" w14:textId="411F9368" w:rsidR="003D22E3" w:rsidRPr="005D35E7" w:rsidRDefault="003D22E3" w:rsidP="003D22E3">
      <w:pPr>
        <w:spacing w:beforeLines="50" w:before="120" w:line="300" w:lineRule="exact"/>
        <w:rPr>
          <w:sz w:val="20"/>
          <w:lang w:eastAsia="zh-CN"/>
        </w:rPr>
      </w:pPr>
      <w:r w:rsidRPr="005D35E7">
        <w:rPr>
          <w:sz w:val="20"/>
          <w:lang w:eastAsia="zh-CN"/>
        </w:rPr>
        <w:t>附件</w:t>
      </w:r>
      <w:r w:rsidRPr="005D35E7">
        <w:rPr>
          <w:sz w:val="20"/>
          <w:lang w:eastAsia="zh-CN"/>
        </w:rPr>
        <w:t xml:space="preserve">C: </w:t>
      </w:r>
      <w:r w:rsidRPr="005D35E7">
        <w:rPr>
          <w:sz w:val="20"/>
          <w:lang w:eastAsia="zh-CN"/>
        </w:rPr>
        <w:t>技术协议</w:t>
      </w:r>
    </w:p>
    <w:p w14:paraId="2AB9B1AE" w14:textId="39100EB2" w:rsidR="003D22E3" w:rsidRPr="005D35E7" w:rsidRDefault="003D22E3" w:rsidP="003D22E3">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D</w:t>
      </w:r>
      <w:r w:rsidRPr="005D35E7">
        <w:rPr>
          <w:sz w:val="20"/>
          <w:lang w:eastAsia="zh-CN"/>
        </w:rPr>
        <w:t>: EXTENT OF SERVICES AND TREATMENT CONDITIONS OF SELLER’S TECHNICAL PERSONNEL</w:t>
      </w:r>
    </w:p>
    <w:p w14:paraId="30E21975" w14:textId="38108A4C" w:rsidR="003D22E3" w:rsidRPr="005D35E7" w:rsidRDefault="003D22E3" w:rsidP="003D22E3">
      <w:pPr>
        <w:spacing w:beforeLines="50" w:before="120" w:line="300" w:lineRule="exact"/>
        <w:rPr>
          <w:sz w:val="20"/>
          <w:lang w:eastAsia="zh-CN"/>
        </w:rPr>
      </w:pPr>
      <w:r w:rsidRPr="005D35E7">
        <w:rPr>
          <w:sz w:val="20"/>
          <w:lang w:eastAsia="zh-CN"/>
        </w:rPr>
        <w:t>附件</w:t>
      </w:r>
      <w:r w:rsidR="005F6E3A" w:rsidRPr="005D35E7">
        <w:rPr>
          <w:sz w:val="20"/>
          <w:lang w:eastAsia="zh-CN"/>
        </w:rPr>
        <w:t>D</w:t>
      </w:r>
      <w:r w:rsidRPr="005D35E7">
        <w:rPr>
          <w:sz w:val="20"/>
          <w:lang w:eastAsia="zh-CN"/>
        </w:rPr>
        <w:t>：卖方技术人员的服务范围和待遇</w:t>
      </w:r>
    </w:p>
    <w:p w14:paraId="1EFBD252" w14:textId="6D9651F5"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E</w:t>
      </w:r>
      <w:r w:rsidR="004C0298" w:rsidRPr="005D35E7">
        <w:rPr>
          <w:sz w:val="20"/>
          <w:lang w:eastAsia="zh-CN"/>
        </w:rPr>
        <w:t>:</w:t>
      </w:r>
      <w:r w:rsidRPr="005D35E7">
        <w:rPr>
          <w:sz w:val="20"/>
          <w:lang w:eastAsia="zh-CN"/>
        </w:rPr>
        <w:t xml:space="preserve"> TREATMENT CONDITION OF BUYER’S TECHNICAL PERSONNEL</w:t>
      </w:r>
    </w:p>
    <w:p w14:paraId="3DC05893" w14:textId="3AD327BA" w:rsidR="00692880" w:rsidRPr="005D35E7" w:rsidRDefault="00692880" w:rsidP="0080602F">
      <w:pPr>
        <w:spacing w:beforeLines="50" w:before="120" w:line="300" w:lineRule="exact"/>
        <w:rPr>
          <w:sz w:val="20"/>
          <w:lang w:eastAsia="zh-CN"/>
        </w:rPr>
      </w:pPr>
      <w:r w:rsidRPr="005D35E7">
        <w:rPr>
          <w:sz w:val="20"/>
          <w:lang w:eastAsia="zh-CN"/>
        </w:rPr>
        <w:t>附件</w:t>
      </w:r>
      <w:r w:rsidR="005F6E3A" w:rsidRPr="005D35E7">
        <w:rPr>
          <w:sz w:val="20"/>
          <w:lang w:eastAsia="zh-CN"/>
        </w:rPr>
        <w:t>E</w:t>
      </w:r>
      <w:r w:rsidRPr="005D35E7">
        <w:rPr>
          <w:sz w:val="20"/>
          <w:lang w:eastAsia="zh-CN"/>
        </w:rPr>
        <w:t>：买方技术人员的待遇条件</w:t>
      </w:r>
    </w:p>
    <w:p w14:paraId="7C1494A7" w14:textId="51A7F0FF" w:rsidR="005F6E3A" w:rsidRPr="005D35E7" w:rsidRDefault="005F6E3A" w:rsidP="005F6E3A">
      <w:pPr>
        <w:spacing w:beforeLines="50" w:before="120" w:line="300" w:lineRule="exact"/>
        <w:rPr>
          <w:sz w:val="20"/>
          <w:lang w:eastAsia="zh-CN"/>
        </w:rPr>
      </w:pPr>
      <w:r w:rsidRPr="005D35E7">
        <w:rPr>
          <w:sz w:val="20"/>
          <w:lang w:eastAsia="zh-CN"/>
        </w:rPr>
        <w:t xml:space="preserve">ATTACHMENT F: </w:t>
      </w:r>
      <w:r w:rsidRPr="005D35E7">
        <w:rPr>
          <w:bCs/>
          <w:sz w:val="20"/>
        </w:rPr>
        <w:t xml:space="preserve">SHIPPING </w:t>
      </w:r>
      <w:r w:rsidRPr="005D35E7">
        <w:rPr>
          <w:sz w:val="20"/>
        </w:rPr>
        <w:t>DOCUMENTATION</w:t>
      </w:r>
      <w:r w:rsidRPr="005D35E7">
        <w:rPr>
          <w:bCs/>
          <w:sz w:val="20"/>
        </w:rPr>
        <w:t xml:space="preserve"> REQUIREMENT</w:t>
      </w:r>
    </w:p>
    <w:p w14:paraId="3C97BF08" w14:textId="32D54C17"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F</w:t>
      </w:r>
      <w:r w:rsidRPr="005D35E7">
        <w:rPr>
          <w:sz w:val="20"/>
          <w:lang w:eastAsia="zh-CN"/>
        </w:rPr>
        <w:t>：运输单据要求</w:t>
      </w:r>
    </w:p>
    <w:p w14:paraId="79E487D8" w14:textId="3BD4E5F2" w:rsidR="005F6E3A" w:rsidRPr="005D35E7" w:rsidRDefault="005F6E3A" w:rsidP="005F6E3A">
      <w:pPr>
        <w:spacing w:beforeLines="50" w:before="120" w:line="300" w:lineRule="exact"/>
        <w:rPr>
          <w:sz w:val="20"/>
          <w:lang w:eastAsia="zh-CN"/>
        </w:rPr>
      </w:pPr>
      <w:r w:rsidRPr="005D35E7">
        <w:rPr>
          <w:sz w:val="20"/>
          <w:lang w:eastAsia="zh-CN"/>
        </w:rPr>
        <w:t xml:space="preserve">ATTACHMENT G: COMPLIANCE: </w:t>
      </w:r>
      <w:r w:rsidRPr="005D35E7">
        <w:rPr>
          <w:caps/>
          <w:sz w:val="20"/>
        </w:rPr>
        <w:t>Administrative and anti-corruption liability, Corporate Social Responsibility and Human Rights</w:t>
      </w:r>
    </w:p>
    <w:p w14:paraId="4F3C603B" w14:textId="71865BB7"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G: </w:t>
      </w:r>
      <w:r w:rsidRPr="005D35E7">
        <w:rPr>
          <w:sz w:val="20"/>
          <w:lang w:eastAsia="zh-CN"/>
        </w:rPr>
        <w:t>合</w:t>
      </w:r>
      <w:proofErr w:type="gramStart"/>
      <w:r w:rsidRPr="005D35E7">
        <w:rPr>
          <w:sz w:val="20"/>
          <w:lang w:eastAsia="zh-CN"/>
        </w:rPr>
        <w:t>规</w:t>
      </w:r>
      <w:proofErr w:type="gramEnd"/>
      <w:r w:rsidRPr="005D35E7">
        <w:rPr>
          <w:sz w:val="20"/>
          <w:lang w:eastAsia="zh-CN"/>
        </w:rPr>
        <w:t>：行政和反腐败责任、企业社会责任和人权</w:t>
      </w:r>
    </w:p>
    <w:p w14:paraId="3DC6B88D" w14:textId="36D8F9BA" w:rsidR="005F6E3A" w:rsidRPr="005D35E7" w:rsidRDefault="005F6E3A" w:rsidP="005F6E3A">
      <w:pPr>
        <w:spacing w:beforeLines="50" w:before="120" w:line="300" w:lineRule="exact"/>
        <w:rPr>
          <w:sz w:val="20"/>
          <w:lang w:eastAsia="zh-CN"/>
        </w:rPr>
      </w:pPr>
      <w:r w:rsidRPr="005D35E7">
        <w:rPr>
          <w:sz w:val="20"/>
          <w:lang w:eastAsia="zh-CN"/>
        </w:rPr>
        <w:t>ATTACHMENT H:  PRIVACY</w:t>
      </w:r>
    </w:p>
    <w:p w14:paraId="0BA2C31B" w14:textId="1942C3E9"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H: </w:t>
      </w:r>
      <w:r w:rsidRPr="005D35E7">
        <w:rPr>
          <w:sz w:val="20"/>
          <w:lang w:eastAsia="zh-CN"/>
        </w:rPr>
        <w:t>隐私政策</w:t>
      </w:r>
    </w:p>
    <w:p w14:paraId="1F882FB1" w14:textId="10A7438F" w:rsidR="005F6E3A" w:rsidRPr="005D35E7" w:rsidRDefault="005F6E3A" w:rsidP="005F6E3A">
      <w:pPr>
        <w:spacing w:beforeLines="50" w:before="120" w:line="300" w:lineRule="exact"/>
        <w:rPr>
          <w:sz w:val="20"/>
          <w:lang w:eastAsia="zh-CN"/>
        </w:rPr>
      </w:pPr>
      <w:r w:rsidRPr="005D35E7">
        <w:rPr>
          <w:sz w:val="20"/>
          <w:lang w:eastAsia="zh-CN"/>
        </w:rPr>
        <w:t>ATTACHMENT I: SIGNED NDA</w:t>
      </w:r>
    </w:p>
    <w:p w14:paraId="469A67C0" w14:textId="5777931C"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I</w:t>
      </w:r>
      <w:r w:rsidRPr="005D35E7">
        <w:rPr>
          <w:sz w:val="20"/>
          <w:lang w:eastAsia="zh-CN"/>
        </w:rPr>
        <w:t>：签订的保密协议</w:t>
      </w:r>
    </w:p>
    <w:p w14:paraId="4421D43A" w14:textId="40329D64" w:rsidR="0065621E" w:rsidRPr="005D35E7" w:rsidRDefault="0065621E" w:rsidP="0065621E">
      <w:pPr>
        <w:spacing w:beforeLines="50" w:before="120" w:line="300" w:lineRule="exact"/>
        <w:rPr>
          <w:sz w:val="20"/>
          <w:lang w:eastAsia="zh-CN"/>
        </w:rPr>
      </w:pPr>
      <w:r w:rsidRPr="005D35E7">
        <w:rPr>
          <w:sz w:val="20"/>
          <w:lang w:eastAsia="zh-CN"/>
        </w:rPr>
        <w:t xml:space="preserve">ATTACHMENT J: </w:t>
      </w:r>
      <w:r w:rsidR="00B251AA" w:rsidRPr="005D35E7">
        <w:rPr>
          <w:sz w:val="20"/>
          <w:lang w:eastAsia="zh-CN"/>
        </w:rPr>
        <w:t>TEMPLATES</w:t>
      </w:r>
    </w:p>
    <w:p w14:paraId="60D79FEB" w14:textId="3D342B46" w:rsidR="0065621E" w:rsidRPr="005D35E7" w:rsidRDefault="0065621E" w:rsidP="0065621E">
      <w:pPr>
        <w:spacing w:beforeLines="50" w:before="120" w:line="300" w:lineRule="exact"/>
        <w:rPr>
          <w:sz w:val="20"/>
          <w:lang w:eastAsia="zh-CN"/>
        </w:rPr>
      </w:pPr>
      <w:r w:rsidRPr="005D35E7">
        <w:rPr>
          <w:sz w:val="20"/>
          <w:lang w:eastAsia="zh-CN"/>
        </w:rPr>
        <w:t>附件</w:t>
      </w:r>
      <w:r w:rsidR="003F5390" w:rsidRPr="005D35E7">
        <w:rPr>
          <w:sz w:val="20"/>
          <w:lang w:eastAsia="zh-CN"/>
        </w:rPr>
        <w:t>J</w:t>
      </w:r>
      <w:r w:rsidRPr="005D35E7">
        <w:rPr>
          <w:sz w:val="20"/>
          <w:lang w:eastAsia="zh-CN"/>
        </w:rPr>
        <w:t xml:space="preserve">: </w:t>
      </w:r>
      <w:r w:rsidRPr="005D35E7">
        <w:rPr>
          <w:sz w:val="20"/>
          <w:lang w:eastAsia="zh-CN"/>
        </w:rPr>
        <w:t>模板</w:t>
      </w:r>
    </w:p>
    <w:p w14:paraId="5F316879" w14:textId="2D7EF814" w:rsidR="005F6E3A" w:rsidRPr="005D35E7" w:rsidRDefault="0065621E" w:rsidP="005F6E3A">
      <w:pPr>
        <w:spacing w:beforeLines="50" w:before="120" w:line="300" w:lineRule="exact"/>
        <w:rPr>
          <w:sz w:val="20"/>
          <w:lang w:eastAsia="zh-CN"/>
        </w:rPr>
      </w:pPr>
      <w:r w:rsidRPr="005D35E7">
        <w:rPr>
          <w:sz w:val="20"/>
          <w:lang w:eastAsia="zh-CN"/>
        </w:rPr>
        <w:t>ATTACHMENT K</w:t>
      </w:r>
      <w:r w:rsidR="005F6E3A" w:rsidRPr="005D35E7">
        <w:rPr>
          <w:sz w:val="20"/>
          <w:lang w:eastAsia="zh-CN"/>
        </w:rPr>
        <w:t>：</w:t>
      </w:r>
      <w:r w:rsidR="005F6E3A" w:rsidRPr="005D35E7">
        <w:rPr>
          <w:sz w:val="20"/>
          <w:lang w:eastAsia="zh-CN"/>
        </w:rPr>
        <w:t xml:space="preserve"> </w:t>
      </w:r>
      <w:r w:rsidR="00586BCB" w:rsidRPr="005D35E7">
        <w:rPr>
          <w:sz w:val="20"/>
          <w:lang w:eastAsia="zh-CN"/>
        </w:rPr>
        <w:t xml:space="preserve"> Undertaking of Honest Conduct</w:t>
      </w:r>
    </w:p>
    <w:p w14:paraId="0581D4BC" w14:textId="7AFFEF9A"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K:</w:t>
      </w:r>
      <w:r w:rsidR="00586BCB" w:rsidRPr="005D35E7">
        <w:rPr>
          <w:sz w:val="20"/>
          <w:lang w:eastAsia="zh-CN"/>
        </w:rPr>
        <w:t>廉洁从业承诺书</w:t>
      </w:r>
    </w:p>
    <w:p w14:paraId="60CADD8D" w14:textId="1EC3F01A" w:rsidR="005F6E3A" w:rsidRPr="005D35E7" w:rsidRDefault="0065621E" w:rsidP="005F6E3A">
      <w:pPr>
        <w:spacing w:beforeLines="50" w:before="120" w:line="300" w:lineRule="exact"/>
        <w:rPr>
          <w:sz w:val="20"/>
          <w:lang w:eastAsia="zh-CN"/>
        </w:rPr>
      </w:pPr>
      <w:r w:rsidRPr="005D35E7">
        <w:rPr>
          <w:sz w:val="20"/>
          <w:lang w:eastAsia="zh-CN"/>
        </w:rPr>
        <w:t>ATTACHMENT L</w:t>
      </w:r>
      <w:r w:rsidR="005F6E3A" w:rsidRPr="005D35E7">
        <w:rPr>
          <w:sz w:val="20"/>
          <w:lang w:eastAsia="zh-CN"/>
        </w:rPr>
        <w:t xml:space="preserve">:  </w:t>
      </w:r>
      <w:r w:rsidR="006B64A9" w:rsidRPr="005D35E7">
        <w:rPr>
          <w:sz w:val="20"/>
          <w:lang w:eastAsia="zh-CN"/>
        </w:rPr>
        <w:t>Return and Buy-back Term</w:t>
      </w:r>
    </w:p>
    <w:p w14:paraId="61A25F55" w14:textId="5DDEC76C"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L:</w:t>
      </w:r>
      <w:r w:rsidR="006B64A9" w:rsidRPr="005D35E7">
        <w:rPr>
          <w:lang w:eastAsia="zh-CN"/>
        </w:rPr>
        <w:t xml:space="preserve"> </w:t>
      </w:r>
      <w:r w:rsidR="006B64A9" w:rsidRPr="005D35E7">
        <w:rPr>
          <w:sz w:val="20"/>
          <w:lang w:eastAsia="zh-CN"/>
        </w:rPr>
        <w:t>退货和回购条款</w:t>
      </w:r>
    </w:p>
    <w:p w14:paraId="126E86B0" w14:textId="4E0F403C" w:rsidR="006B64A9" w:rsidRPr="005D35E7" w:rsidRDefault="006B64A9" w:rsidP="006B64A9">
      <w:pPr>
        <w:spacing w:beforeLines="50" w:before="120" w:line="300" w:lineRule="exact"/>
        <w:jc w:val="both"/>
        <w:rPr>
          <w:sz w:val="20"/>
          <w:lang w:eastAsia="zh-CN"/>
        </w:rPr>
      </w:pPr>
      <w:r w:rsidRPr="005D35E7">
        <w:rPr>
          <w:sz w:val="20"/>
          <w:lang w:eastAsia="zh-CN"/>
        </w:rPr>
        <w:t>ATTACHMENT M:  NOT USED</w:t>
      </w:r>
    </w:p>
    <w:p w14:paraId="1F901AA6" w14:textId="0DD8B507" w:rsidR="00275210" w:rsidRPr="005D35E7" w:rsidRDefault="006B64A9" w:rsidP="006B64A9">
      <w:pPr>
        <w:spacing w:beforeLines="50" w:before="120" w:line="300" w:lineRule="exact"/>
        <w:jc w:val="both"/>
        <w:rPr>
          <w:sz w:val="20"/>
          <w:lang w:eastAsia="zh-CN"/>
        </w:rPr>
      </w:pPr>
      <w:r w:rsidRPr="005D35E7">
        <w:rPr>
          <w:sz w:val="20"/>
          <w:lang w:eastAsia="zh-CN"/>
        </w:rPr>
        <w:t>附件</w:t>
      </w:r>
      <w:r w:rsidRPr="005D35E7">
        <w:rPr>
          <w:sz w:val="20"/>
          <w:lang w:eastAsia="zh-CN"/>
        </w:rPr>
        <w:t>M:</w:t>
      </w:r>
      <w:r w:rsidRPr="005D35E7">
        <w:rPr>
          <w:sz w:val="20"/>
          <w:lang w:eastAsia="zh-CN"/>
        </w:rPr>
        <w:t>不使用</w:t>
      </w:r>
    </w:p>
    <w:p w14:paraId="765B12F7" w14:textId="77777777" w:rsidR="00275210" w:rsidRPr="005D35E7" w:rsidRDefault="00275210" w:rsidP="0080602F">
      <w:pPr>
        <w:spacing w:beforeLines="50" w:before="120" w:line="300" w:lineRule="exact"/>
        <w:jc w:val="both"/>
        <w:rPr>
          <w:sz w:val="20"/>
          <w:lang w:eastAsia="zh-CN"/>
        </w:rPr>
      </w:pPr>
    </w:p>
    <w:p w14:paraId="1EF38492" w14:textId="77777777" w:rsidR="00275210" w:rsidRPr="005D35E7" w:rsidRDefault="00275210" w:rsidP="0080602F">
      <w:pPr>
        <w:spacing w:beforeLines="50" w:before="120" w:line="300" w:lineRule="exact"/>
        <w:jc w:val="both"/>
        <w:rPr>
          <w:sz w:val="20"/>
          <w:lang w:eastAsia="zh-CN"/>
        </w:rPr>
      </w:pPr>
    </w:p>
    <w:p w14:paraId="7F318BCF" w14:textId="5D134679" w:rsidR="00F812C1" w:rsidRPr="005D35E7" w:rsidRDefault="00F812C1">
      <w:pPr>
        <w:rPr>
          <w:sz w:val="20"/>
          <w:lang w:eastAsia="zh-CN"/>
        </w:rPr>
      </w:pPr>
      <w:r w:rsidRPr="005D35E7">
        <w:rPr>
          <w:sz w:val="20"/>
          <w:lang w:eastAsia="zh-CN"/>
        </w:rPr>
        <w:br w:type="page"/>
      </w:r>
    </w:p>
    <w:p w14:paraId="115B4109" w14:textId="2009B8E4" w:rsidR="00E360FE" w:rsidRPr="005D35E7" w:rsidRDefault="007A5A16" w:rsidP="00F812C1">
      <w:pPr>
        <w:adjustRightInd w:val="0"/>
        <w:snapToGrid w:val="0"/>
        <w:spacing w:beforeLines="50" w:before="120"/>
        <w:contextualSpacing/>
        <w:jc w:val="both"/>
        <w:rPr>
          <w:b/>
          <w:sz w:val="18"/>
          <w:szCs w:val="18"/>
          <w:lang w:eastAsia="zh-CN"/>
        </w:rPr>
      </w:pPr>
      <w:r w:rsidRPr="005D35E7">
        <w:rPr>
          <w:b/>
          <w:bCs/>
          <w:sz w:val="18"/>
          <w:szCs w:val="18"/>
          <w:lang w:eastAsia="zh-CN"/>
        </w:rPr>
        <w:lastRenderedPageBreak/>
        <w:t>PREFACE</w:t>
      </w:r>
      <w:r w:rsidRPr="005D35E7">
        <w:rPr>
          <w:b/>
          <w:sz w:val="18"/>
          <w:szCs w:val="18"/>
          <w:lang w:eastAsia="zh-CN"/>
        </w:rPr>
        <w:t>前言</w:t>
      </w:r>
    </w:p>
    <w:p w14:paraId="7E6762B7" w14:textId="6A241C16" w:rsidR="000D00F9" w:rsidRPr="005D35E7" w:rsidRDefault="007A5A16" w:rsidP="00F812C1">
      <w:pPr>
        <w:pStyle w:val="af1"/>
        <w:adjustRightInd w:val="0"/>
        <w:snapToGrid w:val="0"/>
        <w:contextualSpacing/>
        <w:jc w:val="both"/>
        <w:rPr>
          <w:sz w:val="18"/>
          <w:szCs w:val="18"/>
        </w:rPr>
      </w:pPr>
      <w:r w:rsidRPr="005D35E7">
        <w:rPr>
          <w:sz w:val="18"/>
          <w:szCs w:val="18"/>
        </w:rPr>
        <w:t xml:space="preserve">This </w:t>
      </w:r>
      <w:r w:rsidR="003E7434" w:rsidRPr="005D35E7">
        <w:rPr>
          <w:sz w:val="18"/>
          <w:szCs w:val="18"/>
        </w:rPr>
        <w:t>PURHCASE CONTRACT</w:t>
      </w:r>
      <w:r w:rsidRPr="005D35E7">
        <w:rPr>
          <w:sz w:val="18"/>
          <w:szCs w:val="18"/>
        </w:rPr>
        <w:t xml:space="preserve"> (or “CONTRACT”) is made </w:t>
      </w:r>
      <w:r w:rsidR="00995AA7" w:rsidRPr="005D35E7">
        <w:rPr>
          <w:sz w:val="18"/>
          <w:szCs w:val="18"/>
        </w:rPr>
        <w:t xml:space="preserve">on </w:t>
      </w:r>
      <w:proofErr w:type="spellStart"/>
      <w:r w:rsidR="00995AA7" w:rsidRPr="005D35E7">
        <w:rPr>
          <w:sz w:val="18"/>
          <w:szCs w:val="18"/>
          <w:highlight w:val="yellow"/>
        </w:rPr>
        <w:t>xxxxx</w:t>
      </w:r>
      <w:proofErr w:type="spellEnd"/>
      <w:r w:rsidR="00995AA7" w:rsidRPr="005D35E7">
        <w:rPr>
          <w:sz w:val="18"/>
          <w:szCs w:val="18"/>
        </w:rPr>
        <w:t xml:space="preserve"> (“hereinafter referred to as “EFFECTIVE DATE”) </w:t>
      </w:r>
      <w:r w:rsidRPr="005D35E7">
        <w:rPr>
          <w:sz w:val="18"/>
          <w:szCs w:val="18"/>
        </w:rPr>
        <w:t xml:space="preserve">and between </w:t>
      </w:r>
      <w:r w:rsidRPr="005D35E7">
        <w:rPr>
          <w:sz w:val="18"/>
          <w:szCs w:val="18"/>
          <w:highlight w:val="yellow"/>
        </w:rPr>
        <w:t xml:space="preserve">Wison </w:t>
      </w:r>
      <w:r w:rsidR="00C65AD1" w:rsidRPr="005D35E7">
        <w:rPr>
          <w:sz w:val="18"/>
          <w:szCs w:val="18"/>
          <w:highlight w:val="yellow"/>
          <w:lang w:eastAsia="zh-CN"/>
        </w:rPr>
        <w:t>New</w:t>
      </w:r>
      <w:r w:rsidR="00C65AD1" w:rsidRPr="005D35E7">
        <w:rPr>
          <w:sz w:val="18"/>
          <w:szCs w:val="18"/>
          <w:highlight w:val="yellow"/>
        </w:rPr>
        <w:t xml:space="preserve"> Energies</w:t>
      </w:r>
      <w:r w:rsidRPr="005D35E7">
        <w:rPr>
          <w:sz w:val="18"/>
          <w:szCs w:val="18"/>
          <w:highlight w:val="yellow"/>
        </w:rPr>
        <w:t xml:space="preserve"> Co.</w:t>
      </w:r>
      <w:r w:rsidR="00132800" w:rsidRPr="005D35E7">
        <w:rPr>
          <w:sz w:val="18"/>
          <w:szCs w:val="18"/>
          <w:highlight w:val="yellow"/>
        </w:rPr>
        <w:t>,</w:t>
      </w:r>
      <w:r w:rsidRPr="005D35E7">
        <w:rPr>
          <w:sz w:val="18"/>
          <w:szCs w:val="18"/>
          <w:highlight w:val="yellow"/>
        </w:rPr>
        <w:t xml:space="preserve"> Ltd.</w:t>
      </w:r>
      <w:r w:rsidRPr="005D35E7">
        <w:rPr>
          <w:sz w:val="18"/>
          <w:szCs w:val="18"/>
        </w:rPr>
        <w:t xml:space="preserve"> (hereinafter referred to as “BUYER”), as one party, and </w:t>
      </w:r>
      <w:r w:rsidRPr="005D35E7">
        <w:rPr>
          <w:sz w:val="18"/>
          <w:szCs w:val="18"/>
          <w:highlight w:val="yellow"/>
        </w:rPr>
        <w:t>XXXXXXXXXXX</w:t>
      </w:r>
      <w:r w:rsidRPr="005D35E7">
        <w:rPr>
          <w:sz w:val="18"/>
          <w:szCs w:val="18"/>
        </w:rPr>
        <w:t xml:space="preserve"> (hereinafter referred to as “SELLER”) as the other party, whereby BUYER agrees </w:t>
      </w:r>
      <w:r w:rsidR="000D00F9" w:rsidRPr="005D35E7">
        <w:rPr>
          <w:sz w:val="18"/>
          <w:szCs w:val="18"/>
        </w:rPr>
        <w:t>make compensation to SELLER</w:t>
      </w:r>
      <w:r w:rsidRPr="005D35E7">
        <w:rPr>
          <w:sz w:val="18"/>
          <w:szCs w:val="18"/>
        </w:rPr>
        <w:t xml:space="preserve"> and </w:t>
      </w:r>
      <w:r w:rsidR="00235B0F" w:rsidRPr="005D35E7">
        <w:rPr>
          <w:sz w:val="18"/>
          <w:szCs w:val="18"/>
        </w:rPr>
        <w:t xml:space="preserve">in return, </w:t>
      </w:r>
      <w:r w:rsidRPr="005D35E7">
        <w:rPr>
          <w:sz w:val="18"/>
          <w:szCs w:val="18"/>
        </w:rPr>
        <w:t xml:space="preserve">SELLER agrees to sell the </w:t>
      </w:r>
      <w:r w:rsidR="00F14CBE" w:rsidRPr="005D35E7">
        <w:rPr>
          <w:sz w:val="18"/>
          <w:szCs w:val="18"/>
        </w:rPr>
        <w:t>GOODS in accordance with the terms and conditions</w:t>
      </w:r>
      <w:r w:rsidRPr="005D35E7">
        <w:rPr>
          <w:sz w:val="18"/>
          <w:szCs w:val="18"/>
        </w:rPr>
        <w:t xml:space="preserve"> stipulated </w:t>
      </w:r>
      <w:r w:rsidR="000D00F9" w:rsidRPr="005D35E7">
        <w:rPr>
          <w:sz w:val="18"/>
          <w:szCs w:val="18"/>
        </w:rPr>
        <w:t>in this CONTRACT, which consists of the following documents and shall be construed in the following descending order of precedence where there is any discrepancies or conflicts between these documents:</w:t>
      </w:r>
    </w:p>
    <w:p w14:paraId="7150B461" w14:textId="0C388569"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rPr>
        <w:t>本采购合同（或</w:t>
      </w:r>
      <w:r w:rsidRPr="005D35E7">
        <w:rPr>
          <w:sz w:val="18"/>
          <w:szCs w:val="18"/>
          <w:lang w:eastAsia="zh-CN"/>
        </w:rPr>
        <w:t>“</w:t>
      </w:r>
      <w:r w:rsidRPr="005D35E7">
        <w:rPr>
          <w:sz w:val="18"/>
          <w:szCs w:val="18"/>
          <w:lang w:eastAsia="zh-CN"/>
        </w:rPr>
        <w:t>合同</w:t>
      </w:r>
      <w:r w:rsidRPr="005D35E7">
        <w:rPr>
          <w:sz w:val="18"/>
          <w:szCs w:val="18"/>
          <w:lang w:eastAsia="zh-CN"/>
        </w:rPr>
        <w:t>”</w:t>
      </w:r>
      <w:r w:rsidRPr="005D35E7">
        <w:rPr>
          <w:sz w:val="18"/>
          <w:szCs w:val="18"/>
          <w:lang w:eastAsia="zh-CN"/>
        </w:rPr>
        <w:t>）于</w:t>
      </w:r>
      <w:r w:rsidRPr="005D35E7">
        <w:rPr>
          <w:sz w:val="18"/>
          <w:szCs w:val="18"/>
          <w:lang w:eastAsia="zh-CN"/>
        </w:rPr>
        <w:t>xx</w:t>
      </w:r>
      <w:r w:rsidRPr="005D35E7">
        <w:rPr>
          <w:sz w:val="18"/>
          <w:szCs w:val="18"/>
          <w:lang w:eastAsia="zh-CN"/>
        </w:rPr>
        <w:t>年</w:t>
      </w:r>
      <w:r w:rsidRPr="005D35E7">
        <w:rPr>
          <w:sz w:val="18"/>
          <w:szCs w:val="18"/>
          <w:lang w:eastAsia="zh-CN"/>
        </w:rPr>
        <w:t>xx</w:t>
      </w:r>
      <w:r w:rsidRPr="005D35E7">
        <w:rPr>
          <w:sz w:val="18"/>
          <w:szCs w:val="18"/>
          <w:lang w:eastAsia="zh-CN"/>
        </w:rPr>
        <w:t>月</w:t>
      </w:r>
      <w:r w:rsidRPr="005D35E7">
        <w:rPr>
          <w:sz w:val="18"/>
          <w:szCs w:val="18"/>
          <w:lang w:eastAsia="zh-CN"/>
        </w:rPr>
        <w:t>xx</w:t>
      </w:r>
      <w:r w:rsidRPr="005D35E7">
        <w:rPr>
          <w:sz w:val="18"/>
          <w:szCs w:val="18"/>
          <w:lang w:eastAsia="zh-CN"/>
        </w:rPr>
        <w:t>日（以下简称</w:t>
      </w:r>
      <w:r w:rsidRPr="005D35E7">
        <w:rPr>
          <w:sz w:val="18"/>
          <w:szCs w:val="18"/>
          <w:lang w:eastAsia="zh-CN"/>
        </w:rPr>
        <w:t>“</w:t>
      </w:r>
      <w:r w:rsidRPr="005D35E7">
        <w:rPr>
          <w:sz w:val="18"/>
          <w:szCs w:val="18"/>
          <w:lang w:eastAsia="zh-CN"/>
        </w:rPr>
        <w:t>生效日期</w:t>
      </w:r>
      <w:r w:rsidRPr="005D35E7">
        <w:rPr>
          <w:sz w:val="18"/>
          <w:szCs w:val="18"/>
          <w:lang w:eastAsia="zh-CN"/>
        </w:rPr>
        <w:t>”</w:t>
      </w:r>
      <w:r w:rsidRPr="005D35E7">
        <w:rPr>
          <w:sz w:val="18"/>
          <w:szCs w:val="18"/>
          <w:lang w:eastAsia="zh-CN"/>
        </w:rPr>
        <w:t>）由</w:t>
      </w:r>
      <w:r w:rsidRPr="005D35E7">
        <w:rPr>
          <w:sz w:val="18"/>
          <w:szCs w:val="18"/>
          <w:highlight w:val="yellow"/>
          <w:lang w:eastAsia="zh-CN"/>
        </w:rPr>
        <w:t>惠生</w:t>
      </w:r>
      <w:r w:rsidR="00C65AD1" w:rsidRPr="005D35E7">
        <w:rPr>
          <w:sz w:val="18"/>
          <w:szCs w:val="18"/>
          <w:highlight w:val="yellow"/>
          <w:lang w:eastAsia="zh-CN"/>
        </w:rPr>
        <w:t>清洁能源科技集团股份</w:t>
      </w:r>
      <w:r w:rsidRPr="005D35E7">
        <w:rPr>
          <w:sz w:val="18"/>
          <w:szCs w:val="18"/>
          <w:highlight w:val="yellow"/>
          <w:lang w:eastAsia="zh-CN"/>
        </w:rPr>
        <w:t>有限公司</w:t>
      </w:r>
      <w:r w:rsidRPr="005D35E7">
        <w:rPr>
          <w:sz w:val="18"/>
          <w:szCs w:val="18"/>
          <w:lang w:eastAsia="zh-CN"/>
        </w:rPr>
        <w:t>（以下简称</w:t>
      </w:r>
      <w:r w:rsidRPr="005D35E7">
        <w:rPr>
          <w:sz w:val="18"/>
          <w:szCs w:val="18"/>
          <w:lang w:eastAsia="zh-CN"/>
        </w:rPr>
        <w:t>“</w:t>
      </w:r>
      <w:r w:rsidRPr="005D35E7">
        <w:rPr>
          <w:sz w:val="18"/>
          <w:szCs w:val="18"/>
          <w:lang w:eastAsia="zh-CN"/>
        </w:rPr>
        <w:t>买方</w:t>
      </w:r>
      <w:r w:rsidRPr="005D35E7">
        <w:rPr>
          <w:sz w:val="18"/>
          <w:szCs w:val="18"/>
          <w:lang w:eastAsia="zh-CN"/>
        </w:rPr>
        <w:t>”</w:t>
      </w:r>
      <w:r w:rsidRPr="005D35E7">
        <w:rPr>
          <w:sz w:val="18"/>
          <w:szCs w:val="18"/>
          <w:lang w:eastAsia="zh-CN"/>
        </w:rPr>
        <w:t>）与</w:t>
      </w:r>
      <w:r w:rsidRPr="005D35E7">
        <w:rPr>
          <w:sz w:val="18"/>
          <w:szCs w:val="18"/>
          <w:lang w:eastAsia="zh-CN"/>
        </w:rPr>
        <w:t>XXXXXXXXXXX</w:t>
      </w:r>
      <w:r w:rsidRPr="005D35E7">
        <w:rPr>
          <w:sz w:val="18"/>
          <w:szCs w:val="18"/>
          <w:lang w:eastAsia="zh-CN"/>
        </w:rPr>
        <w:t>公司（以下简称</w:t>
      </w:r>
      <w:r w:rsidRPr="005D35E7">
        <w:rPr>
          <w:sz w:val="18"/>
          <w:szCs w:val="18"/>
          <w:lang w:eastAsia="zh-CN"/>
        </w:rPr>
        <w:t>“</w:t>
      </w:r>
      <w:r w:rsidRPr="005D35E7">
        <w:rPr>
          <w:sz w:val="18"/>
          <w:szCs w:val="18"/>
          <w:lang w:eastAsia="zh-CN"/>
        </w:rPr>
        <w:t>卖方</w:t>
      </w:r>
      <w:r w:rsidRPr="005D35E7">
        <w:rPr>
          <w:sz w:val="18"/>
          <w:szCs w:val="18"/>
          <w:lang w:eastAsia="zh-CN"/>
        </w:rPr>
        <w:t>”</w:t>
      </w:r>
      <w:r w:rsidRPr="005D35E7">
        <w:rPr>
          <w:sz w:val="18"/>
          <w:szCs w:val="18"/>
          <w:lang w:eastAsia="zh-CN"/>
        </w:rPr>
        <w:t>）共同签订。买卖双方同意按照下列条款和条件，购买和出售货物，合同由下列文件组成，并在发生冲突或不一致时按下列先后顺序解释：</w:t>
      </w:r>
    </w:p>
    <w:p w14:paraId="284A9189" w14:textId="77777777" w:rsidR="000D00F9" w:rsidRPr="005D35E7" w:rsidRDefault="000D00F9" w:rsidP="00F812C1">
      <w:pPr>
        <w:pStyle w:val="af1"/>
        <w:adjustRightInd w:val="0"/>
        <w:snapToGrid w:val="0"/>
        <w:contextualSpacing/>
        <w:jc w:val="both"/>
        <w:rPr>
          <w:sz w:val="18"/>
          <w:szCs w:val="18"/>
          <w:lang w:eastAsia="zh-CN"/>
        </w:rPr>
      </w:pPr>
    </w:p>
    <w:p w14:paraId="0494BDF4" w14:textId="7ED49DCD" w:rsidR="00E15825" w:rsidRPr="005D35E7" w:rsidRDefault="00E15825" w:rsidP="00F812C1">
      <w:pPr>
        <w:pStyle w:val="af1"/>
        <w:numPr>
          <w:ilvl w:val="0"/>
          <w:numId w:val="19"/>
        </w:numPr>
        <w:adjustRightInd w:val="0"/>
        <w:snapToGrid w:val="0"/>
        <w:ind w:left="360"/>
        <w:contextualSpacing/>
        <w:rPr>
          <w:sz w:val="18"/>
          <w:szCs w:val="18"/>
        </w:rPr>
      </w:pPr>
      <w:r w:rsidRPr="005D35E7">
        <w:rPr>
          <w:sz w:val="18"/>
          <w:szCs w:val="18"/>
        </w:rPr>
        <w:t>ATTACHMENT</w:t>
      </w:r>
      <w:r w:rsidR="00275210" w:rsidRPr="005D35E7">
        <w:rPr>
          <w:sz w:val="18"/>
          <w:szCs w:val="18"/>
        </w:rPr>
        <w:t xml:space="preserve"> A</w:t>
      </w:r>
      <w:r w:rsidR="00DC79DD" w:rsidRPr="005D35E7">
        <w:rPr>
          <w:sz w:val="18"/>
          <w:szCs w:val="18"/>
        </w:rPr>
        <w:t xml:space="preserve"> PROJECT SPECIAL REQUIREMENTS</w:t>
      </w:r>
      <w:r w:rsidR="00E360FE" w:rsidRPr="005D35E7">
        <w:rPr>
          <w:sz w:val="18"/>
          <w:szCs w:val="18"/>
          <w:lang w:eastAsia="zh-CN"/>
        </w:rPr>
        <w:t>附件</w:t>
      </w:r>
      <w:r w:rsidR="00E360FE" w:rsidRPr="005D35E7">
        <w:rPr>
          <w:sz w:val="18"/>
          <w:szCs w:val="18"/>
          <w:lang w:eastAsia="zh-CN"/>
        </w:rPr>
        <w:t>A</w:t>
      </w:r>
      <w:r w:rsidR="00E360FE" w:rsidRPr="005D35E7">
        <w:rPr>
          <w:sz w:val="18"/>
          <w:szCs w:val="18"/>
          <w:lang w:eastAsia="zh-CN"/>
        </w:rPr>
        <w:t>项目特殊条款</w:t>
      </w:r>
    </w:p>
    <w:p w14:paraId="7EAC536C" w14:textId="174F1516" w:rsidR="000D00F9" w:rsidRPr="005D35E7" w:rsidRDefault="000D00F9" w:rsidP="00F812C1">
      <w:pPr>
        <w:pStyle w:val="af1"/>
        <w:numPr>
          <w:ilvl w:val="0"/>
          <w:numId w:val="19"/>
        </w:numPr>
        <w:adjustRightInd w:val="0"/>
        <w:snapToGrid w:val="0"/>
        <w:ind w:left="360"/>
        <w:contextualSpacing/>
        <w:rPr>
          <w:sz w:val="18"/>
          <w:szCs w:val="18"/>
        </w:rPr>
      </w:pPr>
      <w:r w:rsidRPr="005D35E7">
        <w:rPr>
          <w:sz w:val="18"/>
          <w:szCs w:val="18"/>
        </w:rPr>
        <w:t xml:space="preserve">THE ARTICLES OF THIS PURHCASE </w:t>
      </w:r>
      <w:proofErr w:type="spellStart"/>
      <w:r w:rsidRPr="005D35E7">
        <w:rPr>
          <w:sz w:val="18"/>
          <w:szCs w:val="18"/>
        </w:rPr>
        <w:t>CONTRACT</w:t>
      </w:r>
      <w:r w:rsidR="00E360FE" w:rsidRPr="005D35E7">
        <w:rPr>
          <w:sz w:val="18"/>
          <w:szCs w:val="18"/>
        </w:rPr>
        <w:t>本采购合同条款</w:t>
      </w:r>
      <w:proofErr w:type="spellEnd"/>
    </w:p>
    <w:p w14:paraId="29377940" w14:textId="48F9FD5E" w:rsidR="00D93172" w:rsidRPr="005D35E7" w:rsidRDefault="000D00F9" w:rsidP="00F812C1">
      <w:pPr>
        <w:pStyle w:val="af1"/>
        <w:numPr>
          <w:ilvl w:val="0"/>
          <w:numId w:val="19"/>
        </w:numPr>
        <w:adjustRightInd w:val="0"/>
        <w:snapToGrid w:val="0"/>
        <w:ind w:left="360"/>
        <w:contextualSpacing/>
        <w:rPr>
          <w:sz w:val="18"/>
          <w:szCs w:val="18"/>
        </w:rPr>
      </w:pPr>
      <w:r w:rsidRPr="005D35E7">
        <w:rPr>
          <w:sz w:val="18"/>
          <w:szCs w:val="18"/>
        </w:rPr>
        <w:t xml:space="preserve">ATTACHMENT </w:t>
      </w:r>
      <w:r w:rsidR="00235B0F" w:rsidRPr="005D35E7">
        <w:rPr>
          <w:sz w:val="18"/>
          <w:szCs w:val="18"/>
        </w:rPr>
        <w:t>B</w:t>
      </w:r>
      <w:r w:rsidR="00275210" w:rsidRPr="005D35E7">
        <w:rPr>
          <w:sz w:val="18"/>
          <w:szCs w:val="18"/>
        </w:rPr>
        <w:t xml:space="preserve"> to L (unless otherwise mentioned)</w:t>
      </w:r>
      <w:r w:rsidR="00E360FE" w:rsidRPr="005D35E7">
        <w:rPr>
          <w:sz w:val="18"/>
          <w:szCs w:val="18"/>
          <w:lang w:eastAsia="zh-CN"/>
        </w:rPr>
        <w:t xml:space="preserve"> </w:t>
      </w:r>
      <w:r w:rsidR="00E360FE" w:rsidRPr="005D35E7">
        <w:rPr>
          <w:sz w:val="18"/>
          <w:szCs w:val="18"/>
          <w:lang w:eastAsia="zh-CN"/>
        </w:rPr>
        <w:t>附件</w:t>
      </w:r>
      <w:r w:rsidR="00E360FE" w:rsidRPr="005D35E7">
        <w:rPr>
          <w:sz w:val="18"/>
          <w:szCs w:val="18"/>
          <w:lang w:eastAsia="zh-CN"/>
        </w:rPr>
        <w:t>B</w:t>
      </w:r>
      <w:r w:rsidR="00E360FE" w:rsidRPr="005D35E7">
        <w:rPr>
          <w:sz w:val="18"/>
          <w:szCs w:val="18"/>
          <w:lang w:eastAsia="zh-CN"/>
        </w:rPr>
        <w:t>至</w:t>
      </w:r>
      <w:r w:rsidR="00E360FE" w:rsidRPr="005D35E7">
        <w:rPr>
          <w:sz w:val="18"/>
          <w:szCs w:val="18"/>
          <w:lang w:eastAsia="zh-CN"/>
        </w:rPr>
        <w:t>L</w:t>
      </w:r>
      <w:r w:rsidR="00E360FE" w:rsidRPr="005D35E7">
        <w:rPr>
          <w:sz w:val="18"/>
          <w:szCs w:val="18"/>
          <w:lang w:eastAsia="zh-CN"/>
        </w:rPr>
        <w:t>（除非另有说明）</w:t>
      </w:r>
    </w:p>
    <w:p w14:paraId="3FF06698" w14:textId="38224F35" w:rsidR="00F14CBE" w:rsidRPr="005D35E7" w:rsidRDefault="007A5A16" w:rsidP="00F812C1">
      <w:pPr>
        <w:pStyle w:val="afe"/>
        <w:numPr>
          <w:ilvl w:val="0"/>
          <w:numId w:val="12"/>
        </w:numPr>
        <w:adjustRightInd w:val="0"/>
        <w:snapToGrid w:val="0"/>
        <w:spacing w:before="240" w:after="240" w:line="240" w:lineRule="auto"/>
        <w:ind w:left="0" w:firstLineChars="0" w:firstLine="0"/>
        <w:contextualSpacing/>
        <w:jc w:val="both"/>
        <w:outlineLvl w:val="0"/>
        <w:rPr>
          <w:rFonts w:cs="Times New Roman"/>
          <w:sz w:val="18"/>
          <w:szCs w:val="18"/>
        </w:rPr>
      </w:pPr>
      <w:r w:rsidRPr="005D35E7">
        <w:rPr>
          <w:rFonts w:cs="Times New Roman"/>
          <w:sz w:val="18"/>
          <w:szCs w:val="18"/>
        </w:rPr>
        <w:t>definitIons</w:t>
      </w:r>
      <w:r w:rsidR="00AB5538" w:rsidRPr="005D35E7">
        <w:rPr>
          <w:rFonts w:cs="Times New Roman"/>
          <w:sz w:val="18"/>
          <w:szCs w:val="18"/>
        </w:rPr>
        <w:t xml:space="preserve"> </w:t>
      </w:r>
      <w:r w:rsidRPr="005D35E7">
        <w:rPr>
          <w:rFonts w:cs="Times New Roman"/>
          <w:sz w:val="18"/>
          <w:szCs w:val="18"/>
        </w:rPr>
        <w:t>定义</w:t>
      </w:r>
    </w:p>
    <w:p w14:paraId="7199D285" w14:textId="77777777" w:rsidR="00883A50" w:rsidRPr="005D35E7" w:rsidRDefault="00883A50" w:rsidP="00F812C1">
      <w:pPr>
        <w:adjustRightInd w:val="0"/>
        <w:snapToGrid w:val="0"/>
        <w:contextualSpacing/>
        <w:jc w:val="both"/>
        <w:rPr>
          <w:sz w:val="18"/>
          <w:szCs w:val="18"/>
          <w:lang w:val="nl-NL" w:eastAsia="zh-CN"/>
        </w:rPr>
      </w:pPr>
      <w:r w:rsidRPr="005D35E7">
        <w:rPr>
          <w:b/>
          <w:sz w:val="18"/>
          <w:szCs w:val="18"/>
          <w:lang w:val="nl-NL" w:eastAsia="zh-CN"/>
        </w:rPr>
        <w:t>APPLICABLE LAW</w:t>
      </w:r>
      <w:r w:rsidRPr="005D35E7">
        <w:rPr>
          <w:sz w:val="18"/>
          <w:szCs w:val="18"/>
          <w:lang w:val="nl-NL" w:eastAsia="zh-CN"/>
        </w:rPr>
        <w:t xml:space="preserve">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14:paraId="73C04511" w14:textId="352E29D5" w:rsidR="00883A50" w:rsidRPr="005D35E7" w:rsidRDefault="00883A50" w:rsidP="00F812C1">
      <w:pPr>
        <w:adjustRightInd w:val="0"/>
        <w:snapToGrid w:val="0"/>
        <w:contextualSpacing/>
        <w:jc w:val="both"/>
        <w:rPr>
          <w:sz w:val="18"/>
          <w:szCs w:val="18"/>
          <w:lang w:val="nl-NL" w:eastAsia="zh-CN"/>
        </w:rPr>
      </w:pPr>
      <w:r w:rsidRPr="005D35E7">
        <w:rPr>
          <w:sz w:val="18"/>
          <w:szCs w:val="18"/>
          <w:lang w:val="nl-NL" w:eastAsia="zh-CN"/>
        </w:rPr>
        <w:t>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14:paraId="322687BA" w14:textId="77777777" w:rsidR="00883A50" w:rsidRPr="005D35E7" w:rsidRDefault="00883A50" w:rsidP="00F812C1">
      <w:pPr>
        <w:adjustRightInd w:val="0"/>
        <w:snapToGrid w:val="0"/>
        <w:contextualSpacing/>
        <w:jc w:val="both"/>
        <w:rPr>
          <w:b/>
          <w:sz w:val="18"/>
          <w:szCs w:val="18"/>
          <w:lang w:val="nl-NL" w:eastAsia="zh-CN"/>
        </w:rPr>
      </w:pPr>
    </w:p>
    <w:p w14:paraId="6457F029" w14:textId="652C5080" w:rsidR="00883A50" w:rsidRPr="005D35E7" w:rsidRDefault="00883A50" w:rsidP="00F812C1">
      <w:pPr>
        <w:adjustRightInd w:val="0"/>
        <w:snapToGrid w:val="0"/>
        <w:contextualSpacing/>
        <w:jc w:val="both"/>
        <w:rPr>
          <w:sz w:val="18"/>
          <w:szCs w:val="18"/>
          <w:lang w:val="en-GB" w:eastAsia="zh-CN"/>
        </w:rPr>
      </w:pPr>
      <w:r w:rsidRPr="005D35E7">
        <w:rPr>
          <w:b/>
          <w:sz w:val="18"/>
          <w:szCs w:val="18"/>
          <w:lang w:val="en-GB"/>
        </w:rPr>
        <w:t>BUYER GROUP</w:t>
      </w:r>
      <w:r w:rsidRPr="005D35E7">
        <w:rPr>
          <w:sz w:val="18"/>
          <w:szCs w:val="18"/>
          <w:lang w:val="en-GB"/>
        </w:rPr>
        <w:t xml:space="preserve"> includes the following:</w:t>
      </w:r>
      <w:r w:rsidRPr="005D35E7">
        <w:rPr>
          <w:sz w:val="18"/>
          <w:szCs w:val="18"/>
          <w:lang w:val="en-GB" w:eastAsia="zh-CN"/>
        </w:rPr>
        <w:t xml:space="preserve"> </w:t>
      </w:r>
      <w:r w:rsidRPr="005D35E7">
        <w:rPr>
          <w:sz w:val="18"/>
          <w:szCs w:val="18"/>
          <w:lang w:val="en-GB" w:eastAsia="zh-CN"/>
        </w:rPr>
        <w:t>买方集团包括：</w:t>
      </w:r>
    </w:p>
    <w:p w14:paraId="1CA531E2" w14:textId="56BF85A7" w:rsidR="00883A50" w:rsidRPr="005D35E7" w:rsidRDefault="00883A50" w:rsidP="00F812C1">
      <w:pPr>
        <w:pStyle w:val="aff"/>
        <w:numPr>
          <w:ilvl w:val="1"/>
          <w:numId w:val="18"/>
        </w:numPr>
        <w:adjustRightInd w:val="0"/>
        <w:snapToGrid w:val="0"/>
        <w:ind w:left="360" w:firstLineChars="0"/>
        <w:contextualSpacing/>
        <w:jc w:val="both"/>
        <w:rPr>
          <w:sz w:val="18"/>
          <w:szCs w:val="18"/>
          <w:lang w:val="en-GB"/>
        </w:rPr>
      </w:pPr>
      <w:r w:rsidRPr="005D35E7">
        <w:rPr>
          <w:sz w:val="18"/>
          <w:szCs w:val="18"/>
          <w:lang w:val="en-GB"/>
        </w:rPr>
        <w:t>BUYER and its AFFILIATES;</w:t>
      </w:r>
      <w:r w:rsidRPr="005D35E7">
        <w:rPr>
          <w:sz w:val="18"/>
          <w:szCs w:val="18"/>
          <w:lang w:val="en-GB" w:eastAsia="zh-CN"/>
        </w:rPr>
        <w:t xml:space="preserve"> </w:t>
      </w:r>
      <w:r w:rsidRPr="005D35E7">
        <w:rPr>
          <w:sz w:val="18"/>
          <w:szCs w:val="18"/>
          <w:lang w:val="en-GB" w:eastAsia="zh-CN"/>
        </w:rPr>
        <w:t>买方及其附属公司；</w:t>
      </w:r>
    </w:p>
    <w:p w14:paraId="08776E8A" w14:textId="75A017EC" w:rsidR="00883A50" w:rsidRPr="005D35E7" w:rsidRDefault="00883A50" w:rsidP="00F812C1">
      <w:pPr>
        <w:pStyle w:val="aff"/>
        <w:numPr>
          <w:ilvl w:val="1"/>
          <w:numId w:val="18"/>
        </w:numPr>
        <w:adjustRightInd w:val="0"/>
        <w:snapToGrid w:val="0"/>
        <w:ind w:left="360" w:firstLineChars="0"/>
        <w:contextualSpacing/>
        <w:jc w:val="both"/>
        <w:rPr>
          <w:sz w:val="18"/>
          <w:szCs w:val="18"/>
          <w:lang w:val="en-GB"/>
        </w:rPr>
      </w:pPr>
      <w:r w:rsidRPr="005D35E7">
        <w:rPr>
          <w:sz w:val="18"/>
          <w:szCs w:val="18"/>
          <w:lang w:val="en-GB"/>
        </w:rPr>
        <w:t>BUYER</w:t>
      </w:r>
      <w:proofErr w:type="gramStart"/>
      <w:r w:rsidRPr="005D35E7">
        <w:rPr>
          <w:sz w:val="18"/>
          <w:szCs w:val="18"/>
          <w:lang w:val="en-GB"/>
        </w:rPr>
        <w:t>’</w:t>
      </w:r>
      <w:proofErr w:type="gramEnd"/>
      <w:r w:rsidRPr="005D35E7">
        <w:rPr>
          <w:sz w:val="18"/>
          <w:szCs w:val="18"/>
          <w:lang w:val="en-GB"/>
        </w:rPr>
        <w:t>s joint venture partners (if any) involved in a joint venture pertaining to the SUPPLY;</w:t>
      </w:r>
      <w:r w:rsidRPr="005D35E7">
        <w:rPr>
          <w:sz w:val="18"/>
          <w:szCs w:val="18"/>
          <w:lang w:val="en-GB" w:eastAsia="zh-CN"/>
        </w:rPr>
        <w:t xml:space="preserve"> </w:t>
      </w:r>
      <w:r w:rsidRPr="005D35E7">
        <w:rPr>
          <w:sz w:val="18"/>
          <w:szCs w:val="18"/>
          <w:lang w:val="en-GB" w:eastAsia="zh-CN"/>
        </w:rPr>
        <w:t>参与</w:t>
      </w:r>
      <w:proofErr w:type="gramStart"/>
      <w:r w:rsidRPr="005D35E7">
        <w:rPr>
          <w:sz w:val="18"/>
          <w:szCs w:val="18"/>
          <w:lang w:val="en-GB" w:eastAsia="zh-CN"/>
        </w:rPr>
        <w:t>与</w:t>
      </w:r>
      <w:proofErr w:type="gramEnd"/>
      <w:r w:rsidRPr="005D35E7">
        <w:rPr>
          <w:sz w:val="18"/>
          <w:szCs w:val="18"/>
          <w:lang w:val="en-GB" w:eastAsia="zh-CN"/>
        </w:rPr>
        <w:t>供货相关的合资企业的买方合资伙伴（如有）；</w:t>
      </w:r>
    </w:p>
    <w:p w14:paraId="68D869E4" w14:textId="4563FACB" w:rsidR="00883A50" w:rsidRPr="005D35E7" w:rsidRDefault="00883A50" w:rsidP="00F812C1">
      <w:pPr>
        <w:pStyle w:val="aff"/>
        <w:numPr>
          <w:ilvl w:val="1"/>
          <w:numId w:val="18"/>
        </w:numPr>
        <w:adjustRightInd w:val="0"/>
        <w:snapToGrid w:val="0"/>
        <w:ind w:left="360" w:firstLineChars="0"/>
        <w:contextualSpacing/>
        <w:jc w:val="both"/>
        <w:rPr>
          <w:sz w:val="18"/>
          <w:szCs w:val="18"/>
          <w:lang w:val="en-GB"/>
        </w:rPr>
      </w:pPr>
      <w:r w:rsidRPr="005D35E7">
        <w:rPr>
          <w:sz w:val="18"/>
          <w:szCs w:val="18"/>
          <w:lang w:val="en-GB"/>
        </w:rPr>
        <w:t>BUYER</w:t>
      </w:r>
      <w:proofErr w:type="gramStart"/>
      <w:r w:rsidRPr="005D35E7">
        <w:rPr>
          <w:sz w:val="18"/>
          <w:szCs w:val="18"/>
          <w:lang w:val="en-GB"/>
        </w:rPr>
        <w:t>’</w:t>
      </w:r>
      <w:proofErr w:type="gramEnd"/>
      <w:r w:rsidRPr="005D35E7">
        <w:rPr>
          <w:sz w:val="18"/>
          <w:szCs w:val="18"/>
          <w:lang w:val="en-GB"/>
        </w:rPr>
        <w:t>s contractors (other than SELLER) and their SUBCONTRACTOR;</w:t>
      </w:r>
      <w:r w:rsidRPr="005D35E7">
        <w:rPr>
          <w:sz w:val="18"/>
          <w:szCs w:val="18"/>
          <w:lang w:val="en-GB" w:eastAsia="zh-CN"/>
        </w:rPr>
        <w:t xml:space="preserve"> </w:t>
      </w:r>
      <w:r w:rsidRPr="005D35E7">
        <w:rPr>
          <w:sz w:val="18"/>
          <w:szCs w:val="18"/>
          <w:lang w:val="en-GB" w:eastAsia="zh-CN"/>
        </w:rPr>
        <w:t>买方承包商（卖方除外）及其分包商；</w:t>
      </w:r>
    </w:p>
    <w:p w14:paraId="51632DCA" w14:textId="64E9B839" w:rsidR="00883A50" w:rsidRPr="005D35E7" w:rsidRDefault="00883A50" w:rsidP="00F812C1">
      <w:pPr>
        <w:pStyle w:val="aff"/>
        <w:numPr>
          <w:ilvl w:val="1"/>
          <w:numId w:val="18"/>
        </w:numPr>
        <w:adjustRightInd w:val="0"/>
        <w:snapToGrid w:val="0"/>
        <w:ind w:left="360" w:firstLineChars="0"/>
        <w:contextualSpacing/>
        <w:jc w:val="both"/>
        <w:rPr>
          <w:sz w:val="18"/>
          <w:szCs w:val="18"/>
          <w:lang w:val="en-GB"/>
        </w:rPr>
      </w:pPr>
      <w:r w:rsidRPr="005D35E7">
        <w:rPr>
          <w:sz w:val="18"/>
          <w:szCs w:val="18"/>
          <w:lang w:val="en-GB"/>
        </w:rPr>
        <w:t>OWNER, OWNER</w:t>
      </w:r>
      <w:proofErr w:type="gramStart"/>
      <w:r w:rsidRPr="005D35E7">
        <w:rPr>
          <w:sz w:val="18"/>
          <w:szCs w:val="18"/>
          <w:lang w:val="en-GB"/>
        </w:rPr>
        <w:t>’</w:t>
      </w:r>
      <w:proofErr w:type="gramEnd"/>
      <w:r w:rsidRPr="005D35E7">
        <w:rPr>
          <w:sz w:val="18"/>
          <w:szCs w:val="18"/>
          <w:lang w:val="en-GB"/>
        </w:rPr>
        <w:t>s co-ventures</w:t>
      </w:r>
      <w:proofErr w:type="gramStart"/>
      <w:r w:rsidRPr="005D35E7">
        <w:rPr>
          <w:sz w:val="18"/>
          <w:szCs w:val="18"/>
          <w:lang w:val="en-GB"/>
        </w:rPr>
        <w:t>’</w:t>
      </w:r>
      <w:proofErr w:type="gramEnd"/>
      <w:r w:rsidRPr="005D35E7">
        <w:rPr>
          <w:sz w:val="18"/>
          <w:szCs w:val="18"/>
          <w:lang w:val="en-GB"/>
        </w:rPr>
        <w:t xml:space="preserve"> and OWNER and its co-ventures</w:t>
      </w:r>
      <w:proofErr w:type="gramStart"/>
      <w:r w:rsidRPr="005D35E7">
        <w:rPr>
          <w:sz w:val="18"/>
          <w:szCs w:val="18"/>
          <w:lang w:val="en-GB"/>
        </w:rPr>
        <w:t>’</w:t>
      </w:r>
      <w:proofErr w:type="gramEnd"/>
      <w:r w:rsidRPr="005D35E7">
        <w:rPr>
          <w:sz w:val="18"/>
          <w:szCs w:val="18"/>
          <w:lang w:val="en-GB"/>
        </w:rPr>
        <w:t xml:space="preserve"> AFFILIATES; and</w:t>
      </w:r>
      <w:r w:rsidRPr="005D35E7">
        <w:rPr>
          <w:sz w:val="18"/>
          <w:szCs w:val="18"/>
          <w:lang w:val="en-GB" w:eastAsia="zh-CN"/>
        </w:rPr>
        <w:t>业主、业主的合营者和业主及其合营者附属公司；和</w:t>
      </w:r>
    </w:p>
    <w:p w14:paraId="3B1D3615" w14:textId="3B9114E9" w:rsidR="00883A50" w:rsidRPr="005D35E7" w:rsidRDefault="00883A50" w:rsidP="00F812C1">
      <w:pPr>
        <w:pStyle w:val="aff"/>
        <w:numPr>
          <w:ilvl w:val="1"/>
          <w:numId w:val="18"/>
        </w:numPr>
        <w:adjustRightInd w:val="0"/>
        <w:snapToGrid w:val="0"/>
        <w:ind w:left="360" w:firstLineChars="0"/>
        <w:contextualSpacing/>
        <w:jc w:val="both"/>
        <w:rPr>
          <w:sz w:val="18"/>
          <w:szCs w:val="18"/>
          <w:lang w:val="en-GB" w:eastAsia="zh-CN"/>
        </w:rPr>
      </w:pPr>
      <w:r w:rsidRPr="005D35E7">
        <w:rPr>
          <w:sz w:val="18"/>
          <w:szCs w:val="18"/>
          <w:lang w:val="en-GB"/>
        </w:rPr>
        <w:t>the directors, officers, employees, consultants, advisors and agents of any entity listed in this definition; but shall not include any member of SELLER GROUP.</w:t>
      </w:r>
      <w:r w:rsidRPr="005D35E7">
        <w:rPr>
          <w:sz w:val="18"/>
          <w:szCs w:val="18"/>
          <w:lang w:val="en-GB" w:eastAsia="zh-CN"/>
        </w:rPr>
        <w:t xml:space="preserve"> </w:t>
      </w:r>
      <w:r w:rsidRPr="005D35E7">
        <w:rPr>
          <w:sz w:val="18"/>
          <w:szCs w:val="18"/>
          <w:lang w:val="en-GB" w:eastAsia="zh-CN"/>
        </w:rPr>
        <w:t>本定义所列任何实体的董事、高管、员工、顾问、咨询和代理人；但不包括卖方集团的任何成员。</w:t>
      </w:r>
    </w:p>
    <w:p w14:paraId="68F0436F" w14:textId="77777777" w:rsidR="00883A50" w:rsidRPr="005D35E7" w:rsidRDefault="00883A50" w:rsidP="00F812C1">
      <w:pPr>
        <w:adjustRightInd w:val="0"/>
        <w:snapToGrid w:val="0"/>
        <w:contextualSpacing/>
        <w:jc w:val="both"/>
        <w:rPr>
          <w:b/>
          <w:sz w:val="18"/>
          <w:szCs w:val="18"/>
          <w:lang w:val="en-GB" w:eastAsia="zh-CN"/>
        </w:rPr>
      </w:pPr>
    </w:p>
    <w:p w14:paraId="3F7B2B7A" w14:textId="77777777" w:rsidR="00883A50" w:rsidRPr="005D35E7" w:rsidRDefault="00883A50" w:rsidP="00F812C1">
      <w:pPr>
        <w:pStyle w:val="10"/>
        <w:numPr>
          <w:ilvl w:val="0"/>
          <w:numId w:val="0"/>
        </w:numPr>
        <w:snapToGrid w:val="0"/>
        <w:spacing w:before="0" w:line="240" w:lineRule="auto"/>
        <w:contextualSpacing/>
        <w:rPr>
          <w:rFonts w:cs="Times New Roman"/>
          <w:b w:val="0"/>
          <w:sz w:val="18"/>
          <w:szCs w:val="18"/>
        </w:rPr>
      </w:pPr>
      <w:r w:rsidRPr="005D35E7">
        <w:rPr>
          <w:rFonts w:cs="Times New Roman"/>
          <w:sz w:val="18"/>
          <w:szCs w:val="18"/>
        </w:rPr>
        <w:t>Delivery Date</w:t>
      </w:r>
      <w:r w:rsidRPr="005D35E7">
        <w:rPr>
          <w:rFonts w:cs="Times New Roman"/>
          <w:b w:val="0"/>
          <w:sz w:val="18"/>
          <w:szCs w:val="18"/>
        </w:rPr>
        <w:t xml:space="preserve"> </w:t>
      </w:r>
      <w:r w:rsidRPr="005D35E7">
        <w:rPr>
          <w:rFonts w:cs="Times New Roman"/>
          <w:b w:val="0"/>
          <w:caps w:val="0"/>
          <w:sz w:val="18"/>
          <w:szCs w:val="18"/>
        </w:rPr>
        <w:t>means the contractual date whereupon complete delivery of the CONTRACT GOODS is due.</w:t>
      </w:r>
    </w:p>
    <w:p w14:paraId="530C9C06" w14:textId="70356FD0" w:rsidR="00883A50" w:rsidRPr="005D35E7" w:rsidRDefault="00883A50" w:rsidP="00F812C1">
      <w:pPr>
        <w:pStyle w:val="10"/>
        <w:numPr>
          <w:ilvl w:val="0"/>
          <w:numId w:val="0"/>
        </w:numPr>
        <w:snapToGrid w:val="0"/>
        <w:spacing w:before="0" w:line="240" w:lineRule="auto"/>
        <w:contextualSpacing/>
        <w:rPr>
          <w:rFonts w:cs="Times New Roman"/>
          <w:b w:val="0"/>
          <w:sz w:val="18"/>
          <w:szCs w:val="18"/>
        </w:rPr>
      </w:pPr>
      <w:r w:rsidRPr="005D35E7">
        <w:rPr>
          <w:rFonts w:cs="Times New Roman"/>
          <w:b w:val="0"/>
          <w:sz w:val="18"/>
          <w:szCs w:val="18"/>
        </w:rPr>
        <w:t>交货日期是指合同中规定的货物应完全交付的日期。</w:t>
      </w:r>
    </w:p>
    <w:p w14:paraId="53F8F650" w14:textId="77777777" w:rsidR="00883A50" w:rsidRPr="005D35E7" w:rsidRDefault="00883A50" w:rsidP="00F812C1">
      <w:pPr>
        <w:pStyle w:val="10"/>
        <w:numPr>
          <w:ilvl w:val="0"/>
          <w:numId w:val="0"/>
        </w:numPr>
        <w:snapToGrid w:val="0"/>
        <w:spacing w:before="0" w:line="240" w:lineRule="auto"/>
        <w:contextualSpacing/>
        <w:rPr>
          <w:rFonts w:cs="Times New Roman"/>
          <w:b w:val="0"/>
          <w:sz w:val="18"/>
          <w:szCs w:val="18"/>
        </w:rPr>
      </w:pPr>
    </w:p>
    <w:p w14:paraId="5142D1AB" w14:textId="77777777" w:rsidR="00883A50" w:rsidRPr="005D35E7" w:rsidRDefault="00883A50" w:rsidP="00F812C1">
      <w:pPr>
        <w:adjustRightInd w:val="0"/>
        <w:snapToGrid w:val="0"/>
        <w:contextualSpacing/>
        <w:jc w:val="both"/>
        <w:rPr>
          <w:bCs/>
          <w:sz w:val="18"/>
          <w:szCs w:val="18"/>
          <w:highlight w:val="yellow"/>
          <w:lang w:val="en-GB" w:eastAsia="zh-CN"/>
        </w:rPr>
      </w:pPr>
      <w:r w:rsidRPr="005D35E7">
        <w:rPr>
          <w:sz w:val="18"/>
          <w:szCs w:val="18"/>
          <w:highlight w:val="yellow"/>
          <w:lang w:val="en-GB" w:eastAsia="it-IT"/>
        </w:rPr>
        <w:t xml:space="preserve">FLNG </w:t>
      </w:r>
      <w:r w:rsidRPr="005D35E7">
        <w:rPr>
          <w:bCs/>
          <w:sz w:val="18"/>
          <w:szCs w:val="18"/>
          <w:highlight w:val="yellow"/>
          <w:lang w:val="en-GB" w:eastAsia="it-IT"/>
        </w:rPr>
        <w:t>means the floating liquefaction production facility to be supplied by BUYER to OWNER for the purpose of the PROJECT.</w:t>
      </w:r>
    </w:p>
    <w:p w14:paraId="0B727CB1" w14:textId="77777777" w:rsidR="00883A50" w:rsidRPr="005D35E7" w:rsidRDefault="00883A50" w:rsidP="00F812C1">
      <w:pPr>
        <w:adjustRightInd w:val="0"/>
        <w:snapToGrid w:val="0"/>
        <w:contextualSpacing/>
        <w:jc w:val="both"/>
        <w:rPr>
          <w:sz w:val="18"/>
          <w:szCs w:val="18"/>
          <w:lang w:val="en-GB" w:eastAsia="zh-CN"/>
        </w:rPr>
      </w:pPr>
      <w:r w:rsidRPr="005D35E7">
        <w:rPr>
          <w:sz w:val="18"/>
          <w:szCs w:val="18"/>
          <w:highlight w:val="yellow"/>
          <w:lang w:val="en-GB" w:eastAsia="zh-CN"/>
        </w:rPr>
        <w:t>FLNG</w:t>
      </w:r>
      <w:r w:rsidRPr="005D35E7">
        <w:rPr>
          <w:sz w:val="18"/>
          <w:szCs w:val="18"/>
          <w:highlight w:val="yellow"/>
          <w:lang w:val="en-GB" w:eastAsia="zh-CN"/>
        </w:rPr>
        <w:t>是指买方为本项目向业主提供的浮式液化生产设施。</w:t>
      </w:r>
    </w:p>
    <w:p w14:paraId="25CA7649" w14:textId="77777777" w:rsidR="00883A50" w:rsidRPr="005D35E7" w:rsidRDefault="00883A50" w:rsidP="00F812C1">
      <w:pPr>
        <w:adjustRightInd w:val="0"/>
        <w:snapToGrid w:val="0"/>
        <w:contextualSpacing/>
        <w:jc w:val="both"/>
        <w:rPr>
          <w:b/>
          <w:sz w:val="18"/>
          <w:szCs w:val="18"/>
          <w:lang w:val="en-GB" w:eastAsia="zh-CN"/>
        </w:rPr>
      </w:pPr>
    </w:p>
    <w:p w14:paraId="39752CC2" w14:textId="77777777" w:rsidR="00883A50" w:rsidRPr="005D35E7" w:rsidRDefault="00883A50" w:rsidP="00F812C1">
      <w:pPr>
        <w:pStyle w:val="10"/>
        <w:numPr>
          <w:ilvl w:val="0"/>
          <w:numId w:val="0"/>
        </w:numPr>
        <w:snapToGrid w:val="0"/>
        <w:spacing w:before="0" w:line="240" w:lineRule="auto"/>
        <w:contextualSpacing/>
        <w:rPr>
          <w:rFonts w:cs="Times New Roman"/>
          <w:b w:val="0"/>
          <w:caps w:val="0"/>
          <w:sz w:val="18"/>
          <w:szCs w:val="18"/>
        </w:rPr>
      </w:pPr>
      <w:r w:rsidRPr="005D35E7">
        <w:rPr>
          <w:rFonts w:cs="Times New Roman"/>
          <w:sz w:val="18"/>
          <w:szCs w:val="18"/>
        </w:rPr>
        <w:t xml:space="preserve">Goods </w:t>
      </w:r>
      <w:r w:rsidRPr="005D35E7">
        <w:rPr>
          <w:rFonts w:cs="Times New Roman"/>
          <w:b w:val="0"/>
          <w:caps w:val="0"/>
          <w:sz w:val="18"/>
          <w:szCs w:val="18"/>
        </w:rPr>
        <w:t xml:space="preserve">or </w:t>
      </w:r>
      <w:r w:rsidRPr="005D35E7">
        <w:rPr>
          <w:rFonts w:cs="Times New Roman"/>
          <w:sz w:val="18"/>
          <w:szCs w:val="18"/>
        </w:rPr>
        <w:t>Contract goods</w:t>
      </w:r>
      <w:r w:rsidRPr="005D35E7">
        <w:rPr>
          <w:rFonts w:cs="Times New Roman"/>
          <w:b w:val="0"/>
          <w:sz w:val="18"/>
          <w:szCs w:val="18"/>
        </w:rPr>
        <w:t xml:space="preserve"> </w:t>
      </w:r>
      <w:r w:rsidRPr="005D35E7">
        <w:rPr>
          <w:rFonts w:cs="Times New Roman"/>
          <w:b w:val="0"/>
          <w:caps w:val="0"/>
          <w:sz w:val="18"/>
          <w:szCs w:val="18"/>
        </w:rPr>
        <w:t>means all equipment, materials, spares, consumables, tools, supplies, software, products, and other goods as applicable, to be provided by SELLER and sold to BUYER under the CONTRACT in accordance with the TECHNICAL AGREEMENT.</w:t>
      </w:r>
    </w:p>
    <w:p w14:paraId="2C512E21" w14:textId="336D7419" w:rsidR="00883A50" w:rsidRPr="005D35E7" w:rsidRDefault="00883A50" w:rsidP="00F812C1">
      <w:pPr>
        <w:pStyle w:val="10"/>
        <w:numPr>
          <w:ilvl w:val="0"/>
          <w:numId w:val="0"/>
        </w:numPr>
        <w:snapToGrid w:val="0"/>
        <w:spacing w:before="0" w:line="240" w:lineRule="auto"/>
        <w:contextualSpacing/>
        <w:rPr>
          <w:rFonts w:cs="Times New Roman"/>
          <w:b w:val="0"/>
          <w:sz w:val="18"/>
          <w:szCs w:val="18"/>
        </w:rPr>
      </w:pPr>
      <w:r w:rsidRPr="005D35E7">
        <w:rPr>
          <w:rFonts w:cs="Times New Roman"/>
          <w:b w:val="0"/>
          <w:sz w:val="18"/>
          <w:szCs w:val="18"/>
        </w:rPr>
        <w:t>“</w:t>
      </w:r>
      <w:r w:rsidRPr="005D35E7">
        <w:rPr>
          <w:rFonts w:cs="Times New Roman"/>
          <w:b w:val="0"/>
          <w:sz w:val="18"/>
          <w:szCs w:val="18"/>
        </w:rPr>
        <w:t>货物</w:t>
      </w:r>
      <w:r w:rsidRPr="005D35E7">
        <w:rPr>
          <w:rFonts w:cs="Times New Roman"/>
          <w:b w:val="0"/>
          <w:sz w:val="18"/>
          <w:szCs w:val="18"/>
        </w:rPr>
        <w:t>”</w:t>
      </w:r>
      <w:r w:rsidRPr="005D35E7">
        <w:rPr>
          <w:rFonts w:cs="Times New Roman"/>
          <w:b w:val="0"/>
          <w:sz w:val="18"/>
          <w:szCs w:val="18"/>
        </w:rPr>
        <w:t>或</w:t>
      </w:r>
      <w:r w:rsidRPr="005D35E7">
        <w:rPr>
          <w:rFonts w:cs="Times New Roman"/>
          <w:b w:val="0"/>
          <w:sz w:val="18"/>
          <w:szCs w:val="18"/>
        </w:rPr>
        <w:t>“</w:t>
      </w:r>
      <w:r w:rsidRPr="005D35E7">
        <w:rPr>
          <w:rFonts w:cs="Times New Roman"/>
          <w:b w:val="0"/>
          <w:sz w:val="18"/>
          <w:szCs w:val="18"/>
        </w:rPr>
        <w:t>合同货物</w:t>
      </w:r>
      <w:r w:rsidRPr="005D35E7">
        <w:rPr>
          <w:rFonts w:cs="Times New Roman"/>
          <w:b w:val="0"/>
          <w:sz w:val="18"/>
          <w:szCs w:val="18"/>
        </w:rPr>
        <w:t>”</w:t>
      </w:r>
      <w:r w:rsidRPr="005D35E7">
        <w:rPr>
          <w:rFonts w:cs="Times New Roman"/>
          <w:b w:val="0"/>
          <w:sz w:val="18"/>
          <w:szCs w:val="18"/>
        </w:rPr>
        <w:t>是指根据技术协议，由卖方根据合同提供并出售给买方的所有设备、材料、备件、消耗品、工具、供应品、软件、产品和其他适用货物。</w:t>
      </w:r>
    </w:p>
    <w:p w14:paraId="39562924" w14:textId="77777777" w:rsidR="00883A50" w:rsidRPr="005D35E7" w:rsidRDefault="00883A50" w:rsidP="00F812C1">
      <w:pPr>
        <w:adjustRightInd w:val="0"/>
        <w:snapToGrid w:val="0"/>
        <w:contextualSpacing/>
        <w:jc w:val="both"/>
        <w:rPr>
          <w:b/>
          <w:sz w:val="18"/>
          <w:szCs w:val="18"/>
          <w:lang w:eastAsia="zh-CN"/>
        </w:rPr>
      </w:pPr>
    </w:p>
    <w:p w14:paraId="577B37D7" w14:textId="77777777" w:rsidR="00883A50" w:rsidRPr="005D35E7" w:rsidRDefault="00883A50" w:rsidP="00F812C1">
      <w:pPr>
        <w:adjustRightInd w:val="0"/>
        <w:snapToGrid w:val="0"/>
        <w:contextualSpacing/>
        <w:jc w:val="both"/>
        <w:rPr>
          <w:sz w:val="18"/>
          <w:szCs w:val="18"/>
          <w:lang w:val="en-GB" w:eastAsia="zh-CN"/>
        </w:rPr>
      </w:pPr>
      <w:r w:rsidRPr="005D35E7">
        <w:rPr>
          <w:b/>
          <w:sz w:val="18"/>
          <w:szCs w:val="18"/>
          <w:lang w:val="en-GB" w:eastAsia="it-IT"/>
        </w:rPr>
        <w:t>INDEMNIFIED COSTS</w:t>
      </w:r>
      <w:r w:rsidRPr="005D35E7">
        <w:rPr>
          <w:sz w:val="18"/>
          <w:szCs w:val="18"/>
          <w:lang w:val="en-GB" w:eastAsia="it-IT"/>
        </w:rPr>
        <w:t xml:space="preserve"> or </w:t>
      </w:r>
      <w:r w:rsidRPr="005D35E7">
        <w:rPr>
          <w:b/>
          <w:sz w:val="18"/>
          <w:szCs w:val="18"/>
          <w:lang w:val="en-GB" w:eastAsia="it-IT"/>
        </w:rPr>
        <w:t xml:space="preserve">CLAIMS </w:t>
      </w:r>
      <w:r w:rsidRPr="005D35E7">
        <w:rPr>
          <w:sz w:val="18"/>
          <w:szCs w:val="18"/>
          <w:lang w:val="en-GB" w:eastAsia="it-IT"/>
        </w:rPr>
        <w:t>means any and all losses, damages, liabilities, claims, demands, actions, proceedings, payments, costs, expenses (including, with no limitation, legal costs, tribunal costs, experts’ and investigative fees), fines, penalties and interest.</w:t>
      </w:r>
    </w:p>
    <w:p w14:paraId="2D1A1497" w14:textId="77777777" w:rsidR="00883A50" w:rsidRPr="005D35E7" w:rsidRDefault="00883A50" w:rsidP="00F812C1">
      <w:pPr>
        <w:adjustRightInd w:val="0"/>
        <w:snapToGrid w:val="0"/>
        <w:contextualSpacing/>
        <w:jc w:val="both"/>
        <w:rPr>
          <w:sz w:val="18"/>
          <w:szCs w:val="18"/>
          <w:lang w:val="en-GB" w:eastAsia="zh-CN"/>
        </w:rPr>
      </w:pPr>
      <w:r w:rsidRPr="005D35E7">
        <w:rPr>
          <w:sz w:val="18"/>
          <w:szCs w:val="18"/>
          <w:lang w:val="en-GB" w:eastAsia="zh-CN"/>
        </w:rPr>
        <w:t>赔偿费用或索赔是指任何和所有损失、损害、责任、索赔、要求、诉讼、付款、成本、费用（包括但不限于法律费用、法庭费用、专家和调查费用）、罚款、惩罚和利息。</w:t>
      </w:r>
    </w:p>
    <w:p w14:paraId="4BCF5572" w14:textId="77777777" w:rsidR="00883A50" w:rsidRPr="005D35E7" w:rsidRDefault="00883A50" w:rsidP="00F812C1">
      <w:pPr>
        <w:adjustRightInd w:val="0"/>
        <w:snapToGrid w:val="0"/>
        <w:contextualSpacing/>
        <w:jc w:val="both"/>
        <w:rPr>
          <w:sz w:val="18"/>
          <w:szCs w:val="18"/>
          <w:lang w:val="en-GB" w:eastAsia="zh-CN"/>
        </w:rPr>
      </w:pPr>
    </w:p>
    <w:p w14:paraId="15E4CB90" w14:textId="183FA22A" w:rsidR="00883A50" w:rsidRPr="00291966" w:rsidRDefault="00883A50" w:rsidP="00F812C1">
      <w:pPr>
        <w:adjustRightInd w:val="0"/>
        <w:snapToGrid w:val="0"/>
        <w:contextualSpacing/>
        <w:jc w:val="both"/>
        <w:rPr>
          <w:sz w:val="18"/>
          <w:szCs w:val="18"/>
          <w:lang w:val="en-GB" w:eastAsia="zh-CN"/>
        </w:rPr>
      </w:pPr>
      <w:r w:rsidRPr="005D35E7">
        <w:rPr>
          <w:b/>
          <w:sz w:val="18"/>
          <w:szCs w:val="18"/>
          <w:highlight w:val="yellow"/>
          <w:lang w:val="en-GB" w:eastAsia="it-IT"/>
        </w:rPr>
        <w:t>OWNER</w:t>
      </w:r>
      <w:r w:rsidRPr="005D35E7">
        <w:rPr>
          <w:sz w:val="18"/>
          <w:szCs w:val="18"/>
          <w:highlight w:val="yellow"/>
          <w:lang w:val="en-GB" w:eastAsia="it-IT"/>
        </w:rPr>
        <w:t xml:space="preserve"> m</w:t>
      </w:r>
      <w:r w:rsidRPr="00291966">
        <w:rPr>
          <w:sz w:val="18"/>
          <w:szCs w:val="18"/>
          <w:highlight w:val="yellow"/>
          <w:lang w:val="en-GB" w:eastAsia="it-IT"/>
        </w:rPr>
        <w:t xml:space="preserve">eans </w:t>
      </w:r>
      <w:ins w:id="3" w:author="冯蕴潇" w:date="2025-11-10T21:42:00Z">
        <w:r w:rsidR="00291966" w:rsidRPr="00291966">
          <w:rPr>
            <w:sz w:val="18"/>
            <w:szCs w:val="18"/>
          </w:rPr>
          <w:t>YPF S.A. and ENI and/or jointly with other possible partner(s)</w:t>
        </w:r>
      </w:ins>
      <w:r w:rsidRPr="00291966">
        <w:rPr>
          <w:sz w:val="18"/>
          <w:szCs w:val="18"/>
          <w:highlight w:val="yellow"/>
          <w:lang w:val="en-GB" w:eastAsia="it-IT"/>
        </w:rPr>
        <w:t xml:space="preserve"> or its permitted successor or assignee.</w:t>
      </w:r>
    </w:p>
    <w:p w14:paraId="05621A0C" w14:textId="5C3CF2CF" w:rsidR="00883A50" w:rsidRPr="005D35E7" w:rsidRDefault="00883A50" w:rsidP="00F812C1">
      <w:pPr>
        <w:adjustRightInd w:val="0"/>
        <w:snapToGrid w:val="0"/>
        <w:contextualSpacing/>
        <w:jc w:val="both"/>
        <w:rPr>
          <w:sz w:val="18"/>
          <w:szCs w:val="18"/>
          <w:lang w:val="en-GB" w:eastAsia="zh-CN"/>
        </w:rPr>
      </w:pPr>
      <w:r w:rsidRPr="00291966">
        <w:rPr>
          <w:sz w:val="18"/>
          <w:szCs w:val="18"/>
          <w:highlight w:val="yellow"/>
          <w:lang w:val="en-GB" w:eastAsia="zh-CN"/>
        </w:rPr>
        <w:t>业主是指</w:t>
      </w:r>
      <w:ins w:id="4" w:author="冯蕴潇" w:date="2025-11-10T21:42:00Z">
        <w:r w:rsidR="00291966" w:rsidRPr="00291966">
          <w:rPr>
            <w:sz w:val="18"/>
            <w:szCs w:val="18"/>
            <w:lang w:eastAsia="zh-CN"/>
          </w:rPr>
          <w:t>YPF S.A. </w:t>
        </w:r>
        <w:r w:rsidR="00291966" w:rsidRPr="00291966">
          <w:rPr>
            <w:rFonts w:hint="eastAsia"/>
            <w:sz w:val="18"/>
            <w:szCs w:val="18"/>
            <w:lang w:eastAsia="zh-CN"/>
          </w:rPr>
          <w:t>和</w:t>
        </w:r>
        <w:r w:rsidR="00291966" w:rsidRPr="00291966">
          <w:rPr>
            <w:sz w:val="18"/>
            <w:szCs w:val="18"/>
            <w:lang w:eastAsia="zh-CN"/>
          </w:rPr>
          <w:t>ENI</w:t>
        </w:r>
        <w:r w:rsidR="00291966" w:rsidRPr="00291966">
          <w:rPr>
            <w:rStyle w:val="aff1"/>
            <w:rFonts w:ascii="Segoe UI" w:hAnsi="Segoe UI" w:cs="Segoe UI"/>
            <w:b w:val="0"/>
            <w:color w:val="0F1115"/>
            <w:sz w:val="18"/>
            <w:szCs w:val="18"/>
            <w:shd w:val="clear" w:color="auto" w:fill="FFFFFF"/>
            <w:lang w:eastAsia="zh-CN"/>
          </w:rPr>
          <w:t>和</w:t>
        </w:r>
        <w:r w:rsidR="00291966" w:rsidRPr="00291966">
          <w:rPr>
            <w:rStyle w:val="aff1"/>
            <w:rFonts w:ascii="Segoe UI" w:hAnsi="Segoe UI" w:cs="Segoe UI"/>
            <w:b w:val="0"/>
            <w:color w:val="0F1115"/>
            <w:sz w:val="18"/>
            <w:szCs w:val="18"/>
            <w:shd w:val="clear" w:color="auto" w:fill="FFFFFF"/>
            <w:lang w:eastAsia="zh-CN"/>
          </w:rPr>
          <w:t>/</w:t>
        </w:r>
        <w:r w:rsidR="00291966" w:rsidRPr="00291966">
          <w:rPr>
            <w:rStyle w:val="aff1"/>
            <w:rFonts w:ascii="Segoe UI" w:hAnsi="Segoe UI" w:cs="Segoe UI"/>
            <w:b w:val="0"/>
            <w:color w:val="0F1115"/>
            <w:sz w:val="18"/>
            <w:szCs w:val="18"/>
            <w:shd w:val="clear" w:color="auto" w:fill="FFFFFF"/>
            <w:lang w:eastAsia="zh-CN"/>
          </w:rPr>
          <w:t>或联合其他潜在合作伙伴</w:t>
        </w:r>
      </w:ins>
      <w:r w:rsidRPr="00291966">
        <w:rPr>
          <w:sz w:val="18"/>
          <w:szCs w:val="18"/>
          <w:highlight w:val="yellow"/>
          <w:lang w:val="en-GB" w:eastAsia="zh-CN"/>
        </w:rPr>
        <w:t>或其许</w:t>
      </w:r>
      <w:r w:rsidRPr="005D35E7">
        <w:rPr>
          <w:sz w:val="18"/>
          <w:szCs w:val="18"/>
          <w:highlight w:val="yellow"/>
          <w:lang w:val="en-GB" w:eastAsia="zh-CN"/>
        </w:rPr>
        <w:t>可的继承人或受让人。</w:t>
      </w:r>
    </w:p>
    <w:p w14:paraId="165BC0C2" w14:textId="77777777" w:rsidR="00883A50" w:rsidRPr="005D35E7" w:rsidRDefault="00883A50" w:rsidP="00F812C1">
      <w:pPr>
        <w:adjustRightInd w:val="0"/>
        <w:snapToGrid w:val="0"/>
        <w:contextualSpacing/>
        <w:jc w:val="both"/>
        <w:rPr>
          <w:b/>
          <w:sz w:val="18"/>
          <w:szCs w:val="18"/>
          <w:lang w:val="en-GB" w:eastAsia="zh-CN"/>
        </w:rPr>
      </w:pPr>
    </w:p>
    <w:p w14:paraId="4E780019" w14:textId="28BD897E" w:rsidR="00D93172" w:rsidRPr="005D35E7" w:rsidRDefault="007A5A16" w:rsidP="00F812C1">
      <w:pPr>
        <w:adjustRightInd w:val="0"/>
        <w:snapToGrid w:val="0"/>
        <w:contextualSpacing/>
        <w:jc w:val="both"/>
        <w:rPr>
          <w:sz w:val="18"/>
          <w:szCs w:val="18"/>
          <w:lang w:val="nl-NL" w:eastAsia="zh-CN"/>
        </w:rPr>
      </w:pPr>
      <w:r w:rsidRPr="005D35E7">
        <w:rPr>
          <w:b/>
          <w:sz w:val="18"/>
          <w:szCs w:val="18"/>
          <w:lang w:val="nl-NL"/>
        </w:rPr>
        <w:t>PARTIES</w:t>
      </w:r>
      <w:r w:rsidR="00F14CBE" w:rsidRPr="005D35E7">
        <w:rPr>
          <w:sz w:val="18"/>
          <w:szCs w:val="18"/>
          <w:lang w:val="nl-NL"/>
        </w:rPr>
        <w:t xml:space="preserve"> </w:t>
      </w:r>
      <w:r w:rsidRPr="005D35E7">
        <w:rPr>
          <w:sz w:val="18"/>
          <w:szCs w:val="18"/>
          <w:lang w:val="nl-NL"/>
        </w:rPr>
        <w:t>means both the BUYER and the SELLER</w:t>
      </w:r>
      <w:r w:rsidRPr="005D35E7">
        <w:rPr>
          <w:sz w:val="18"/>
          <w:szCs w:val="18"/>
        </w:rPr>
        <w:t xml:space="preserve"> </w:t>
      </w:r>
      <w:r w:rsidRPr="005D35E7">
        <w:rPr>
          <w:sz w:val="18"/>
          <w:szCs w:val="18"/>
          <w:lang w:val="nl-NL"/>
        </w:rPr>
        <w:t>and PARTY refers to either BUYER or SELLER, as the context so requires.</w:t>
      </w:r>
    </w:p>
    <w:p w14:paraId="6CA89852" w14:textId="77777777" w:rsidR="00D93172" w:rsidRPr="005D35E7" w:rsidRDefault="007A5A16" w:rsidP="00F812C1">
      <w:pPr>
        <w:pStyle w:val="10"/>
        <w:numPr>
          <w:ilvl w:val="0"/>
          <w:numId w:val="0"/>
        </w:numPr>
        <w:snapToGrid w:val="0"/>
        <w:spacing w:before="0" w:line="240" w:lineRule="auto"/>
        <w:contextualSpacing/>
        <w:rPr>
          <w:rFonts w:cs="Times New Roman"/>
          <w:b w:val="0"/>
          <w:sz w:val="18"/>
          <w:szCs w:val="18"/>
          <w:lang w:val="nl-NL"/>
        </w:rPr>
      </w:pPr>
      <w:r w:rsidRPr="005D35E7">
        <w:rPr>
          <w:rFonts w:cs="Times New Roman"/>
          <w:b w:val="0"/>
          <w:sz w:val="18"/>
          <w:szCs w:val="18"/>
        </w:rPr>
        <w:t>双方</w:t>
      </w:r>
      <w:r w:rsidRPr="005D35E7">
        <w:rPr>
          <w:rFonts w:cs="Times New Roman"/>
          <w:b w:val="0"/>
          <w:sz w:val="18"/>
          <w:szCs w:val="18"/>
          <w:lang w:val="nl-NL"/>
        </w:rPr>
        <w:t>指</w:t>
      </w:r>
      <w:r w:rsidRPr="005D35E7">
        <w:rPr>
          <w:rFonts w:cs="Times New Roman"/>
          <w:b w:val="0"/>
          <w:sz w:val="18"/>
          <w:szCs w:val="18"/>
        </w:rPr>
        <w:t>买方和卖方；其中</w:t>
      </w:r>
      <w:proofErr w:type="gramStart"/>
      <w:r w:rsidRPr="005D35E7">
        <w:rPr>
          <w:rFonts w:cs="Times New Roman"/>
          <w:b w:val="0"/>
          <w:sz w:val="18"/>
          <w:szCs w:val="18"/>
        </w:rPr>
        <w:t>一方指</w:t>
      </w:r>
      <w:proofErr w:type="gramEnd"/>
      <w:r w:rsidRPr="005D35E7">
        <w:rPr>
          <w:rFonts w:cs="Times New Roman"/>
          <w:b w:val="0"/>
          <w:sz w:val="18"/>
          <w:szCs w:val="18"/>
        </w:rPr>
        <w:t>合同上下文提及的买方或卖方。</w:t>
      </w:r>
    </w:p>
    <w:p w14:paraId="049CAB8A" w14:textId="77777777" w:rsidR="00F14CBE" w:rsidRPr="005D35E7" w:rsidRDefault="00F14CBE" w:rsidP="00F812C1">
      <w:pPr>
        <w:pStyle w:val="10"/>
        <w:numPr>
          <w:ilvl w:val="0"/>
          <w:numId w:val="0"/>
        </w:numPr>
        <w:snapToGrid w:val="0"/>
        <w:spacing w:before="0" w:line="240" w:lineRule="auto"/>
        <w:contextualSpacing/>
        <w:rPr>
          <w:rFonts w:cs="Times New Roman"/>
          <w:sz w:val="18"/>
          <w:szCs w:val="18"/>
          <w:lang w:val="nl-NL"/>
        </w:rPr>
      </w:pPr>
    </w:p>
    <w:p w14:paraId="1AE86872" w14:textId="6EDA0887" w:rsidR="00D93172" w:rsidRPr="005D35E7" w:rsidRDefault="007A5A16" w:rsidP="00F812C1">
      <w:pPr>
        <w:pStyle w:val="10"/>
        <w:numPr>
          <w:ilvl w:val="0"/>
          <w:numId w:val="0"/>
        </w:numPr>
        <w:snapToGrid w:val="0"/>
        <w:spacing w:before="0" w:line="240" w:lineRule="auto"/>
        <w:contextualSpacing/>
        <w:rPr>
          <w:rFonts w:cs="Times New Roman"/>
          <w:b w:val="0"/>
          <w:caps w:val="0"/>
          <w:sz w:val="18"/>
          <w:szCs w:val="18"/>
          <w:lang w:val="nl-NL"/>
        </w:rPr>
      </w:pPr>
      <w:r w:rsidRPr="005D35E7">
        <w:rPr>
          <w:rFonts w:cs="Times New Roman"/>
          <w:sz w:val="18"/>
          <w:szCs w:val="18"/>
          <w:lang w:val="nl-NL"/>
        </w:rPr>
        <w:t>PERSONNEL</w:t>
      </w:r>
      <w:r w:rsidR="00F14CBE" w:rsidRPr="005D35E7">
        <w:rPr>
          <w:rFonts w:cs="Times New Roman"/>
          <w:b w:val="0"/>
          <w:sz w:val="18"/>
          <w:szCs w:val="18"/>
          <w:lang w:val="nl-NL"/>
        </w:rPr>
        <w:t xml:space="preserve"> </w:t>
      </w:r>
      <w:r w:rsidRPr="005D35E7">
        <w:rPr>
          <w:rFonts w:cs="Times New Roman"/>
          <w:b w:val="0"/>
          <w:caps w:val="0"/>
          <w:sz w:val="18"/>
          <w:szCs w:val="18"/>
          <w:lang w:val="nl-NL"/>
        </w:rPr>
        <w:t xml:space="preserve">means the personnel to be </w:t>
      </w:r>
      <w:r w:rsidR="00F908E0" w:rsidRPr="005D35E7">
        <w:rPr>
          <w:rFonts w:cs="Times New Roman"/>
          <w:b w:val="0"/>
          <w:caps w:val="0"/>
          <w:sz w:val="18"/>
          <w:szCs w:val="18"/>
          <w:lang w:val="nl-NL"/>
        </w:rPr>
        <w:t xml:space="preserve">dispatched </w:t>
      </w:r>
      <w:r w:rsidRPr="005D35E7">
        <w:rPr>
          <w:rFonts w:cs="Times New Roman"/>
          <w:b w:val="0"/>
          <w:caps w:val="0"/>
          <w:sz w:val="18"/>
          <w:szCs w:val="18"/>
          <w:lang w:val="nl-NL"/>
        </w:rPr>
        <w:t xml:space="preserve">by SELLER GROUP in connection with the performance of the </w:t>
      </w:r>
      <w:r w:rsidR="00651A04" w:rsidRPr="005D35E7">
        <w:rPr>
          <w:rFonts w:cs="Times New Roman"/>
          <w:b w:val="0"/>
          <w:caps w:val="0"/>
          <w:sz w:val="18"/>
          <w:szCs w:val="18"/>
          <w:lang w:val="nl-NL"/>
        </w:rPr>
        <w:t>SUPPLY</w:t>
      </w:r>
      <w:r w:rsidRPr="005D35E7">
        <w:rPr>
          <w:rFonts w:cs="Times New Roman"/>
          <w:b w:val="0"/>
          <w:caps w:val="0"/>
          <w:sz w:val="18"/>
          <w:szCs w:val="18"/>
          <w:lang w:val="nl-NL"/>
        </w:rPr>
        <w:t>.</w:t>
      </w:r>
    </w:p>
    <w:p w14:paraId="60FB8B32" w14:textId="5EA11298" w:rsidR="00D93172" w:rsidRPr="005D35E7" w:rsidRDefault="007A5A16" w:rsidP="00F812C1">
      <w:pPr>
        <w:pStyle w:val="10"/>
        <w:numPr>
          <w:ilvl w:val="0"/>
          <w:numId w:val="0"/>
        </w:numPr>
        <w:snapToGrid w:val="0"/>
        <w:spacing w:before="0" w:line="240" w:lineRule="auto"/>
        <w:contextualSpacing/>
        <w:rPr>
          <w:rFonts w:cs="Times New Roman"/>
          <w:b w:val="0"/>
          <w:sz w:val="18"/>
          <w:szCs w:val="18"/>
          <w:lang w:val="nl-NL"/>
        </w:rPr>
      </w:pPr>
      <w:r w:rsidRPr="005D35E7">
        <w:rPr>
          <w:rFonts w:cs="Times New Roman"/>
          <w:b w:val="0"/>
          <w:caps w:val="0"/>
          <w:sz w:val="18"/>
          <w:szCs w:val="18"/>
          <w:lang w:val="nl-NL"/>
        </w:rPr>
        <w:t>职员指卖方公司为执行完成本合同</w:t>
      </w:r>
      <w:r w:rsidR="00821333" w:rsidRPr="005D35E7">
        <w:rPr>
          <w:rFonts w:cs="Times New Roman"/>
          <w:b w:val="0"/>
          <w:caps w:val="0"/>
          <w:sz w:val="18"/>
          <w:szCs w:val="18"/>
          <w:lang w:val="nl-NL"/>
        </w:rPr>
        <w:t>供货</w:t>
      </w:r>
      <w:r w:rsidRPr="005D35E7">
        <w:rPr>
          <w:rFonts w:cs="Times New Roman"/>
          <w:b w:val="0"/>
          <w:caps w:val="0"/>
          <w:sz w:val="18"/>
          <w:szCs w:val="18"/>
          <w:lang w:val="nl-NL"/>
        </w:rPr>
        <w:t>项目</w:t>
      </w:r>
      <w:r w:rsidR="00831C7A" w:rsidRPr="005D35E7">
        <w:rPr>
          <w:rFonts w:cs="Times New Roman"/>
          <w:b w:val="0"/>
          <w:caps w:val="0"/>
          <w:sz w:val="18"/>
          <w:szCs w:val="18"/>
          <w:lang w:val="nl-NL"/>
        </w:rPr>
        <w:t>派遣</w:t>
      </w:r>
      <w:r w:rsidRPr="005D35E7">
        <w:rPr>
          <w:rFonts w:cs="Times New Roman"/>
          <w:b w:val="0"/>
          <w:caps w:val="0"/>
          <w:sz w:val="18"/>
          <w:szCs w:val="18"/>
          <w:lang w:val="nl-NL"/>
        </w:rPr>
        <w:t>的人员。</w:t>
      </w:r>
    </w:p>
    <w:p w14:paraId="096D8A34" w14:textId="77777777" w:rsidR="00F14CBE" w:rsidRPr="005D35E7" w:rsidRDefault="00F14CBE" w:rsidP="00F812C1">
      <w:pPr>
        <w:pStyle w:val="10"/>
        <w:numPr>
          <w:ilvl w:val="0"/>
          <w:numId w:val="0"/>
        </w:numPr>
        <w:snapToGrid w:val="0"/>
        <w:spacing w:before="0" w:line="240" w:lineRule="auto"/>
        <w:contextualSpacing/>
        <w:rPr>
          <w:rFonts w:cs="Times New Roman"/>
          <w:sz w:val="18"/>
          <w:szCs w:val="18"/>
          <w:lang w:val="nl-NL"/>
        </w:rPr>
      </w:pPr>
    </w:p>
    <w:p w14:paraId="2D17D655" w14:textId="351F1588" w:rsidR="00D93172" w:rsidRPr="005D35E7" w:rsidRDefault="007A5A16" w:rsidP="00F812C1">
      <w:pPr>
        <w:pStyle w:val="10"/>
        <w:numPr>
          <w:ilvl w:val="0"/>
          <w:numId w:val="0"/>
        </w:numPr>
        <w:snapToGrid w:val="0"/>
        <w:spacing w:before="0" w:line="240" w:lineRule="auto"/>
        <w:contextualSpacing/>
        <w:rPr>
          <w:rFonts w:cs="Times New Roman"/>
          <w:b w:val="0"/>
          <w:sz w:val="18"/>
          <w:szCs w:val="18"/>
          <w:lang w:val="nl-NL"/>
        </w:rPr>
      </w:pPr>
      <w:r w:rsidRPr="005D35E7">
        <w:rPr>
          <w:rFonts w:cs="Times New Roman"/>
          <w:sz w:val="18"/>
          <w:szCs w:val="18"/>
          <w:lang w:val="nl-NL"/>
        </w:rPr>
        <w:t>project</w:t>
      </w:r>
      <w:r w:rsidR="00F14CBE" w:rsidRPr="005D35E7">
        <w:rPr>
          <w:rFonts w:cs="Times New Roman"/>
          <w:b w:val="0"/>
          <w:sz w:val="18"/>
          <w:szCs w:val="18"/>
          <w:lang w:val="nl-NL"/>
        </w:rPr>
        <w:t xml:space="preserve"> </w:t>
      </w:r>
      <w:r w:rsidR="00F14CBE" w:rsidRPr="005D35E7">
        <w:rPr>
          <w:rFonts w:cs="Times New Roman"/>
          <w:b w:val="0"/>
          <w:caps w:val="0"/>
          <w:sz w:val="18"/>
          <w:szCs w:val="18"/>
          <w:lang w:val="nl-NL"/>
        </w:rPr>
        <w:t xml:space="preserve">means </w:t>
      </w:r>
      <w:ins w:id="5" w:author="冯蕴潇" w:date="2025-11-16T19:20:00Z">
        <w:r w:rsidR="003E2DA9" w:rsidRPr="003E2DA9">
          <w:rPr>
            <w:lang w:val="nl-NL"/>
          </w:rPr>
          <w:t> ARGENTINA LNG (A</w:t>
        </w:r>
      </w:ins>
      <w:ins w:id="6" w:author="冯蕴潇" w:date="2025-11-16T19:39:00Z">
        <w:r w:rsidR="000D0C7D">
          <w:rPr>
            <w:lang w:val="nl-NL"/>
          </w:rPr>
          <w:t>r</w:t>
        </w:r>
      </w:ins>
      <w:ins w:id="7" w:author="冯蕴潇" w:date="2025-11-16T19:20:00Z">
        <w:r w:rsidR="003E2DA9" w:rsidRPr="003E2DA9">
          <w:rPr>
            <w:lang w:val="nl-NL"/>
          </w:rPr>
          <w:t>LNG) Project</w:t>
        </w:r>
      </w:ins>
    </w:p>
    <w:p w14:paraId="06863434" w14:textId="495B911B" w:rsidR="00D93172" w:rsidRPr="005D35E7" w:rsidRDefault="007A5A16" w:rsidP="00F812C1">
      <w:pPr>
        <w:pStyle w:val="10"/>
        <w:numPr>
          <w:ilvl w:val="0"/>
          <w:numId w:val="0"/>
        </w:numPr>
        <w:snapToGrid w:val="0"/>
        <w:spacing w:before="0" w:line="240" w:lineRule="auto"/>
        <w:contextualSpacing/>
        <w:rPr>
          <w:rFonts w:cs="Times New Roman"/>
          <w:b w:val="0"/>
          <w:sz w:val="18"/>
          <w:szCs w:val="18"/>
          <w:lang w:val="nl-NL"/>
        </w:rPr>
      </w:pPr>
      <w:r w:rsidRPr="005D35E7">
        <w:rPr>
          <w:rFonts w:cs="Times New Roman"/>
          <w:b w:val="0"/>
          <w:sz w:val="18"/>
          <w:szCs w:val="18"/>
        </w:rPr>
        <w:t>项目</w:t>
      </w:r>
      <w:r w:rsidRPr="005D35E7">
        <w:rPr>
          <w:rFonts w:cs="Times New Roman"/>
          <w:b w:val="0"/>
          <w:sz w:val="18"/>
          <w:szCs w:val="18"/>
          <w:lang w:val="nl-NL"/>
        </w:rPr>
        <w:t xml:space="preserve">: </w:t>
      </w:r>
      <w:ins w:id="8" w:author="冯蕴潇" w:date="2025-11-16T19:21:00Z">
        <w:r w:rsidR="000D0C7D">
          <w:t> ARGENTINA LNG (A</w:t>
        </w:r>
      </w:ins>
      <w:ins w:id="9" w:author="冯蕴潇" w:date="2025-11-16T19:39:00Z">
        <w:r w:rsidR="000D0C7D">
          <w:t>r</w:t>
        </w:r>
      </w:ins>
      <w:ins w:id="10" w:author="冯蕴潇" w:date="2025-11-16T19:21:00Z">
        <w:r w:rsidR="003E2DA9">
          <w:t>LNG) Project</w:t>
        </w:r>
        <w:r w:rsidR="003E2DA9" w:rsidRPr="005D35E7" w:rsidDel="003E2DA9">
          <w:rPr>
            <w:rFonts w:cs="Times New Roman"/>
            <w:b w:val="0"/>
            <w:sz w:val="18"/>
            <w:szCs w:val="18"/>
            <w:highlight w:val="yellow"/>
            <w:lang w:val="nl-NL"/>
          </w:rPr>
          <w:t xml:space="preserve"> </w:t>
        </w:r>
      </w:ins>
    </w:p>
    <w:p w14:paraId="3B66AF45" w14:textId="77777777" w:rsidR="00883A50" w:rsidRPr="005D35E7" w:rsidRDefault="00883A50" w:rsidP="00F812C1">
      <w:pPr>
        <w:pStyle w:val="10"/>
        <w:numPr>
          <w:ilvl w:val="0"/>
          <w:numId w:val="0"/>
        </w:numPr>
        <w:snapToGrid w:val="0"/>
        <w:spacing w:before="0" w:line="240" w:lineRule="auto"/>
        <w:contextualSpacing/>
        <w:rPr>
          <w:rFonts w:cs="Times New Roman"/>
          <w:b w:val="0"/>
          <w:sz w:val="18"/>
          <w:szCs w:val="18"/>
          <w:lang w:val="nl-NL"/>
        </w:rPr>
      </w:pPr>
    </w:p>
    <w:p w14:paraId="24CFAB5E" w14:textId="77777777" w:rsidR="00883A50" w:rsidRPr="005D35E7" w:rsidRDefault="00883A50" w:rsidP="00F812C1">
      <w:pPr>
        <w:pStyle w:val="10"/>
        <w:numPr>
          <w:ilvl w:val="0"/>
          <w:numId w:val="0"/>
        </w:numPr>
        <w:snapToGrid w:val="0"/>
        <w:spacing w:before="0" w:line="240" w:lineRule="auto"/>
        <w:contextualSpacing/>
        <w:rPr>
          <w:rFonts w:cs="Times New Roman"/>
          <w:b w:val="0"/>
          <w:caps w:val="0"/>
          <w:sz w:val="18"/>
          <w:szCs w:val="18"/>
          <w:lang w:val="nl-NL"/>
        </w:rPr>
      </w:pPr>
      <w:r w:rsidRPr="005D35E7">
        <w:rPr>
          <w:rFonts w:cs="Times New Roman"/>
          <w:sz w:val="18"/>
          <w:szCs w:val="18"/>
          <w:lang w:val="nl-NL"/>
        </w:rPr>
        <w:t xml:space="preserve">Project location </w:t>
      </w:r>
      <w:r w:rsidRPr="005D35E7">
        <w:rPr>
          <w:rFonts w:cs="Times New Roman"/>
          <w:b w:val="0"/>
          <w:caps w:val="0"/>
          <w:sz w:val="18"/>
          <w:szCs w:val="18"/>
          <w:lang w:val="nl-NL"/>
        </w:rPr>
        <w:t xml:space="preserve">means where the deliverable of the PROJECT will be finally deloyed. </w:t>
      </w:r>
    </w:p>
    <w:p w14:paraId="4DEDEB3F" w14:textId="77777777" w:rsidR="00883A50" w:rsidRPr="005D35E7" w:rsidRDefault="00883A50" w:rsidP="00F812C1">
      <w:pPr>
        <w:pStyle w:val="10"/>
        <w:numPr>
          <w:ilvl w:val="0"/>
          <w:numId w:val="0"/>
        </w:numPr>
        <w:snapToGrid w:val="0"/>
        <w:spacing w:before="0" w:line="240" w:lineRule="auto"/>
        <w:contextualSpacing/>
        <w:rPr>
          <w:rFonts w:cs="Times New Roman"/>
          <w:b w:val="0"/>
          <w:caps w:val="0"/>
          <w:sz w:val="18"/>
          <w:szCs w:val="18"/>
          <w:lang w:val="nl-NL"/>
        </w:rPr>
      </w:pPr>
      <w:r w:rsidRPr="005D35E7">
        <w:rPr>
          <w:rFonts w:cs="Times New Roman"/>
          <w:b w:val="0"/>
          <w:caps w:val="0"/>
          <w:sz w:val="18"/>
          <w:szCs w:val="18"/>
          <w:lang w:val="nl-NL"/>
        </w:rPr>
        <w:t>项目地点是指本项目交付</w:t>
      </w:r>
      <w:proofErr w:type="gramStart"/>
      <w:r w:rsidRPr="005D35E7">
        <w:rPr>
          <w:rFonts w:cs="Times New Roman"/>
          <w:b w:val="0"/>
          <w:caps w:val="0"/>
          <w:sz w:val="18"/>
          <w:szCs w:val="18"/>
          <w:lang w:val="nl-NL"/>
        </w:rPr>
        <w:t>物最终</w:t>
      </w:r>
      <w:proofErr w:type="gramEnd"/>
      <w:r w:rsidRPr="005D35E7">
        <w:rPr>
          <w:rFonts w:cs="Times New Roman"/>
          <w:b w:val="0"/>
          <w:caps w:val="0"/>
          <w:sz w:val="18"/>
          <w:szCs w:val="18"/>
          <w:lang w:val="nl-NL"/>
        </w:rPr>
        <w:t>被使用的地点。</w:t>
      </w:r>
    </w:p>
    <w:p w14:paraId="45D764C0" w14:textId="77777777" w:rsidR="00FD2353" w:rsidRPr="005D35E7" w:rsidRDefault="00FD2353" w:rsidP="00F812C1">
      <w:pPr>
        <w:pStyle w:val="10"/>
        <w:numPr>
          <w:ilvl w:val="0"/>
          <w:numId w:val="0"/>
        </w:numPr>
        <w:snapToGrid w:val="0"/>
        <w:spacing w:before="0" w:line="240" w:lineRule="auto"/>
        <w:contextualSpacing/>
        <w:rPr>
          <w:rFonts w:cs="Times New Roman"/>
          <w:b w:val="0"/>
          <w:sz w:val="18"/>
          <w:szCs w:val="18"/>
          <w:lang w:val="nl-NL"/>
        </w:rPr>
      </w:pPr>
    </w:p>
    <w:p w14:paraId="2409B13B" w14:textId="22A1456B" w:rsidR="00883A50" w:rsidRPr="005D35E7" w:rsidRDefault="00883A50" w:rsidP="00F812C1">
      <w:pPr>
        <w:tabs>
          <w:tab w:val="left" w:pos="1080"/>
        </w:tabs>
        <w:adjustRightInd w:val="0"/>
        <w:snapToGrid w:val="0"/>
        <w:contextualSpacing/>
        <w:jc w:val="both"/>
        <w:rPr>
          <w:sz w:val="18"/>
          <w:szCs w:val="18"/>
          <w:lang w:val="nl-NL" w:eastAsia="zh-CN"/>
        </w:rPr>
      </w:pPr>
      <w:r w:rsidRPr="005D35E7">
        <w:rPr>
          <w:b/>
          <w:sz w:val="18"/>
          <w:szCs w:val="18"/>
          <w:lang w:val="nl-NL"/>
        </w:rPr>
        <w:lastRenderedPageBreak/>
        <w:t>SELLER GROUP</w:t>
      </w:r>
      <w:r w:rsidRPr="005D35E7">
        <w:rPr>
          <w:sz w:val="18"/>
          <w:szCs w:val="18"/>
          <w:lang w:val="nl-NL"/>
        </w:rPr>
        <w:t xml:space="preserve"> includes the following:</w:t>
      </w:r>
      <w:r w:rsidRPr="005D35E7">
        <w:rPr>
          <w:sz w:val="18"/>
          <w:szCs w:val="18"/>
          <w:lang w:val="nl-NL" w:eastAsia="zh-CN"/>
        </w:rPr>
        <w:t xml:space="preserve"> </w:t>
      </w:r>
      <w:r w:rsidRPr="005D35E7">
        <w:rPr>
          <w:sz w:val="18"/>
          <w:szCs w:val="18"/>
          <w:lang w:val="en-GB" w:eastAsia="zh-CN"/>
        </w:rPr>
        <w:t>卖方集团包括</w:t>
      </w:r>
      <w:r w:rsidRPr="005D35E7">
        <w:rPr>
          <w:sz w:val="18"/>
          <w:szCs w:val="18"/>
          <w:lang w:val="nl-NL" w:eastAsia="zh-CN"/>
        </w:rPr>
        <w:t>：</w:t>
      </w:r>
    </w:p>
    <w:p w14:paraId="22E0DFA1" w14:textId="09893EE7" w:rsidR="00883A50" w:rsidRPr="005D35E7" w:rsidRDefault="00883A50" w:rsidP="00F812C1">
      <w:pPr>
        <w:tabs>
          <w:tab w:val="left" w:pos="360"/>
        </w:tabs>
        <w:adjustRightInd w:val="0"/>
        <w:snapToGrid w:val="0"/>
        <w:ind w:left="360" w:hanging="360"/>
        <w:contextualSpacing/>
        <w:jc w:val="both"/>
        <w:rPr>
          <w:sz w:val="18"/>
          <w:szCs w:val="18"/>
          <w:lang w:val="nl-NL"/>
        </w:rPr>
      </w:pPr>
      <w:r w:rsidRPr="005D35E7">
        <w:rPr>
          <w:sz w:val="18"/>
          <w:szCs w:val="18"/>
          <w:lang w:val="nl-NL"/>
        </w:rPr>
        <w:t>a.</w:t>
      </w:r>
      <w:r w:rsidRPr="005D35E7">
        <w:rPr>
          <w:sz w:val="18"/>
          <w:szCs w:val="18"/>
          <w:lang w:val="nl-NL"/>
        </w:rPr>
        <w:tab/>
        <w:t>SELLER and its AFFILIATES;</w:t>
      </w:r>
      <w:r w:rsidRPr="005D35E7">
        <w:rPr>
          <w:sz w:val="18"/>
          <w:szCs w:val="18"/>
          <w:lang w:val="nl-NL" w:eastAsia="zh-CN"/>
        </w:rPr>
        <w:t xml:space="preserve"> </w:t>
      </w:r>
      <w:r w:rsidRPr="005D35E7">
        <w:rPr>
          <w:sz w:val="18"/>
          <w:szCs w:val="18"/>
          <w:lang w:val="en-GB" w:eastAsia="zh-CN"/>
        </w:rPr>
        <w:t>卖方及其附属公司</w:t>
      </w:r>
      <w:r w:rsidRPr="005D35E7">
        <w:rPr>
          <w:sz w:val="18"/>
          <w:szCs w:val="18"/>
          <w:lang w:val="nl-NL" w:eastAsia="zh-CN"/>
        </w:rPr>
        <w:t>；</w:t>
      </w:r>
    </w:p>
    <w:p w14:paraId="27EFE9FF" w14:textId="0ED2CF33" w:rsidR="00883A50" w:rsidRPr="005D35E7" w:rsidRDefault="00883A50" w:rsidP="00F812C1">
      <w:pPr>
        <w:tabs>
          <w:tab w:val="left" w:pos="360"/>
        </w:tabs>
        <w:adjustRightInd w:val="0"/>
        <w:snapToGrid w:val="0"/>
        <w:ind w:left="360" w:hanging="360"/>
        <w:contextualSpacing/>
        <w:jc w:val="both"/>
        <w:rPr>
          <w:sz w:val="18"/>
          <w:szCs w:val="18"/>
          <w:lang w:val="nl-NL"/>
        </w:rPr>
      </w:pPr>
      <w:r w:rsidRPr="005D35E7">
        <w:rPr>
          <w:sz w:val="18"/>
          <w:szCs w:val="18"/>
          <w:lang w:val="nl-NL"/>
        </w:rPr>
        <w:t>b.</w:t>
      </w:r>
      <w:r w:rsidRPr="005D35E7">
        <w:rPr>
          <w:sz w:val="18"/>
          <w:szCs w:val="18"/>
          <w:lang w:val="nl-NL"/>
        </w:rPr>
        <w:tab/>
        <w:t>the participating companies in any joint venture with SELLER providing the SUPPLY;</w:t>
      </w:r>
      <w:r w:rsidRPr="005D35E7">
        <w:rPr>
          <w:sz w:val="18"/>
          <w:szCs w:val="18"/>
          <w:lang w:val="nl-NL" w:eastAsia="zh-CN"/>
        </w:rPr>
        <w:t xml:space="preserve"> </w:t>
      </w:r>
      <w:r w:rsidRPr="005D35E7">
        <w:rPr>
          <w:sz w:val="18"/>
          <w:szCs w:val="18"/>
          <w:lang w:val="en-GB" w:eastAsia="zh-CN"/>
        </w:rPr>
        <w:t>与卖方合资提供供货的参与公司</w:t>
      </w:r>
      <w:r w:rsidRPr="005D35E7">
        <w:rPr>
          <w:sz w:val="18"/>
          <w:szCs w:val="18"/>
          <w:lang w:val="nl-NL" w:eastAsia="zh-CN"/>
        </w:rPr>
        <w:t>；</w:t>
      </w:r>
    </w:p>
    <w:p w14:paraId="39F0B28E" w14:textId="3B97C14D" w:rsidR="00883A50" w:rsidRPr="005D35E7" w:rsidRDefault="00883A50" w:rsidP="00F812C1">
      <w:pPr>
        <w:tabs>
          <w:tab w:val="left" w:pos="360"/>
        </w:tabs>
        <w:adjustRightInd w:val="0"/>
        <w:snapToGrid w:val="0"/>
        <w:ind w:left="360" w:hanging="360"/>
        <w:contextualSpacing/>
        <w:jc w:val="both"/>
        <w:rPr>
          <w:sz w:val="18"/>
          <w:szCs w:val="18"/>
          <w:lang w:val="en-GB"/>
        </w:rPr>
      </w:pPr>
      <w:r w:rsidRPr="005D35E7">
        <w:rPr>
          <w:sz w:val="18"/>
          <w:szCs w:val="18"/>
          <w:lang w:val="en-GB"/>
        </w:rPr>
        <w:t>c.</w:t>
      </w:r>
      <w:r w:rsidRPr="005D35E7">
        <w:rPr>
          <w:sz w:val="18"/>
          <w:szCs w:val="18"/>
          <w:lang w:val="en-GB"/>
        </w:rPr>
        <w:tab/>
        <w:t>SUBCONTRACTOR; and</w:t>
      </w:r>
      <w:r w:rsidRPr="005D35E7">
        <w:rPr>
          <w:sz w:val="18"/>
          <w:szCs w:val="18"/>
          <w:lang w:val="en-GB" w:eastAsia="zh-CN"/>
        </w:rPr>
        <w:t>分包商；和</w:t>
      </w:r>
    </w:p>
    <w:p w14:paraId="3019B7B3" w14:textId="1BD75F11" w:rsidR="00883A50" w:rsidRPr="005D35E7" w:rsidRDefault="00883A50" w:rsidP="00F812C1">
      <w:pPr>
        <w:tabs>
          <w:tab w:val="left" w:pos="360"/>
        </w:tabs>
        <w:adjustRightInd w:val="0"/>
        <w:snapToGrid w:val="0"/>
        <w:ind w:left="360" w:hanging="360"/>
        <w:contextualSpacing/>
        <w:jc w:val="both"/>
        <w:rPr>
          <w:sz w:val="18"/>
          <w:szCs w:val="18"/>
          <w:lang w:val="en-GB" w:eastAsia="zh-CN"/>
        </w:rPr>
      </w:pPr>
      <w:r w:rsidRPr="005D35E7">
        <w:rPr>
          <w:sz w:val="18"/>
          <w:szCs w:val="18"/>
          <w:lang w:val="en-GB"/>
        </w:rPr>
        <w:t>d.</w:t>
      </w:r>
      <w:r w:rsidRPr="005D35E7">
        <w:rPr>
          <w:sz w:val="18"/>
          <w:szCs w:val="18"/>
          <w:lang w:val="en-GB"/>
        </w:rPr>
        <w:tab/>
        <w:t>the directors, officers, employees, consultants, advisors and agents of any entity listed in this definition; but shall not include any member of BUYER GROUP.</w:t>
      </w:r>
      <w:r w:rsidRPr="005D35E7">
        <w:rPr>
          <w:sz w:val="18"/>
          <w:szCs w:val="18"/>
          <w:lang w:val="en-GB" w:eastAsia="zh-CN"/>
        </w:rPr>
        <w:t xml:space="preserve"> </w:t>
      </w:r>
      <w:r w:rsidRPr="005D35E7">
        <w:rPr>
          <w:sz w:val="18"/>
          <w:szCs w:val="18"/>
          <w:lang w:val="en-GB" w:eastAsia="zh-CN"/>
        </w:rPr>
        <w:t>本定义所列任何实体的董事、高管、员工、顾问和代理人；但不包括买方集团的任何成员。</w:t>
      </w:r>
    </w:p>
    <w:p w14:paraId="65A91EA6" w14:textId="77777777" w:rsidR="00883A50" w:rsidRPr="005D35E7" w:rsidRDefault="00883A50" w:rsidP="00F812C1">
      <w:pPr>
        <w:pStyle w:val="10"/>
        <w:numPr>
          <w:ilvl w:val="0"/>
          <w:numId w:val="0"/>
        </w:numPr>
        <w:snapToGrid w:val="0"/>
        <w:spacing w:before="0" w:line="240" w:lineRule="auto"/>
        <w:contextualSpacing/>
        <w:rPr>
          <w:rFonts w:cs="Times New Roman"/>
          <w:b w:val="0"/>
          <w:sz w:val="18"/>
          <w:szCs w:val="18"/>
          <w:lang w:val="nl-NL"/>
        </w:rPr>
      </w:pPr>
    </w:p>
    <w:p w14:paraId="658D60A4" w14:textId="164444F8" w:rsidR="00D93172" w:rsidRPr="005D35E7" w:rsidRDefault="007A5A16" w:rsidP="00F812C1">
      <w:pPr>
        <w:pStyle w:val="10"/>
        <w:numPr>
          <w:ilvl w:val="0"/>
          <w:numId w:val="0"/>
        </w:numPr>
        <w:snapToGrid w:val="0"/>
        <w:spacing w:before="0" w:line="240" w:lineRule="auto"/>
        <w:contextualSpacing/>
        <w:rPr>
          <w:rFonts w:cs="Times New Roman"/>
          <w:b w:val="0"/>
          <w:sz w:val="18"/>
          <w:szCs w:val="18"/>
          <w:lang w:val="nl-NL"/>
        </w:rPr>
      </w:pPr>
      <w:r w:rsidRPr="005D35E7">
        <w:rPr>
          <w:rFonts w:cs="Times New Roman"/>
          <w:sz w:val="18"/>
          <w:szCs w:val="18"/>
          <w:lang w:val="nl-NL"/>
        </w:rPr>
        <w:t>site</w:t>
      </w:r>
      <w:r w:rsidR="00F14CBE" w:rsidRPr="005D35E7">
        <w:rPr>
          <w:rFonts w:cs="Times New Roman"/>
          <w:b w:val="0"/>
          <w:sz w:val="18"/>
          <w:szCs w:val="18"/>
          <w:lang w:val="nl-NL"/>
        </w:rPr>
        <w:t xml:space="preserve"> </w:t>
      </w:r>
      <w:r w:rsidR="00F14CBE" w:rsidRPr="005D35E7">
        <w:rPr>
          <w:rFonts w:cs="Times New Roman"/>
          <w:b w:val="0"/>
          <w:caps w:val="0"/>
          <w:sz w:val="18"/>
          <w:szCs w:val="18"/>
          <w:lang w:val="nl-NL"/>
        </w:rPr>
        <w:t>means</w:t>
      </w:r>
      <w:r w:rsidR="0068768D" w:rsidRPr="005D35E7">
        <w:rPr>
          <w:rFonts w:cs="Times New Roman"/>
          <w:b w:val="0"/>
          <w:caps w:val="0"/>
          <w:sz w:val="18"/>
          <w:szCs w:val="18"/>
          <w:lang w:val="nl-NL"/>
        </w:rPr>
        <w:t xml:space="preserve"> the delivery location of the GOODS and where the GOODS will be erected, installed, commissioned and tested.</w:t>
      </w:r>
      <w:r w:rsidR="00F14CBE" w:rsidRPr="005D35E7">
        <w:rPr>
          <w:rFonts w:cs="Times New Roman"/>
          <w:b w:val="0"/>
          <w:caps w:val="0"/>
          <w:sz w:val="18"/>
          <w:szCs w:val="18"/>
          <w:lang w:val="nl-NL"/>
        </w:rPr>
        <w:t xml:space="preserve"> </w:t>
      </w:r>
    </w:p>
    <w:p w14:paraId="7BC164CB" w14:textId="02C6E99A" w:rsidR="00D93172" w:rsidRPr="005D35E7" w:rsidRDefault="007A5A16" w:rsidP="00F812C1">
      <w:pPr>
        <w:pStyle w:val="10"/>
        <w:numPr>
          <w:ilvl w:val="0"/>
          <w:numId w:val="0"/>
        </w:numPr>
        <w:snapToGrid w:val="0"/>
        <w:spacing w:before="0" w:line="240" w:lineRule="auto"/>
        <w:contextualSpacing/>
        <w:rPr>
          <w:rFonts w:cs="Times New Roman"/>
          <w:b w:val="0"/>
          <w:sz w:val="18"/>
          <w:szCs w:val="18"/>
          <w:lang w:val="nl-NL"/>
        </w:rPr>
      </w:pPr>
      <w:r w:rsidRPr="005D35E7">
        <w:rPr>
          <w:rFonts w:cs="Times New Roman"/>
          <w:b w:val="0"/>
          <w:sz w:val="18"/>
          <w:szCs w:val="18"/>
        </w:rPr>
        <w:t>现场</w:t>
      </w:r>
      <w:r w:rsidRPr="005D35E7">
        <w:rPr>
          <w:rFonts w:cs="Times New Roman"/>
          <w:b w:val="0"/>
          <w:sz w:val="18"/>
          <w:szCs w:val="18"/>
          <w:lang w:val="nl-NL"/>
        </w:rPr>
        <w:t>：</w:t>
      </w:r>
      <w:r w:rsidR="0068768D" w:rsidRPr="005D35E7">
        <w:rPr>
          <w:rFonts w:cs="Times New Roman"/>
          <w:b w:val="0"/>
          <w:sz w:val="18"/>
          <w:szCs w:val="18"/>
          <w:lang w:val="nl-NL"/>
        </w:rPr>
        <w:t>货物交付地点，也是货物吊装，安装，试车和测试地点。</w:t>
      </w:r>
    </w:p>
    <w:p w14:paraId="6AE8C0B8" w14:textId="77777777" w:rsidR="00D93172" w:rsidRPr="005D35E7" w:rsidRDefault="00D93172" w:rsidP="00F812C1">
      <w:pPr>
        <w:adjustRightInd w:val="0"/>
        <w:snapToGrid w:val="0"/>
        <w:contextualSpacing/>
        <w:jc w:val="both"/>
        <w:rPr>
          <w:sz w:val="18"/>
          <w:szCs w:val="18"/>
          <w:lang w:val="en-GB" w:eastAsia="zh-CN"/>
        </w:rPr>
      </w:pPr>
      <w:bookmarkStart w:id="11" w:name="_Hlk114573780"/>
      <w:bookmarkStart w:id="12" w:name="_Hlk112769688"/>
      <w:bookmarkStart w:id="13" w:name="_Hlk114043283"/>
    </w:p>
    <w:p w14:paraId="7E364C13" w14:textId="73B1C676" w:rsidR="00D93172" w:rsidRPr="005D35E7" w:rsidRDefault="00651A04" w:rsidP="00F812C1">
      <w:pPr>
        <w:adjustRightInd w:val="0"/>
        <w:snapToGrid w:val="0"/>
        <w:contextualSpacing/>
        <w:jc w:val="both"/>
        <w:rPr>
          <w:sz w:val="18"/>
          <w:szCs w:val="18"/>
          <w:lang w:val="en-GB" w:eastAsia="zh-CN"/>
        </w:rPr>
      </w:pPr>
      <w:r w:rsidRPr="005D35E7">
        <w:rPr>
          <w:b/>
          <w:sz w:val="18"/>
          <w:szCs w:val="18"/>
          <w:lang w:val="en-GB" w:eastAsia="it-IT"/>
        </w:rPr>
        <w:t>SUB-ORDER</w:t>
      </w:r>
      <w:r w:rsidR="007A5A16" w:rsidRPr="005D35E7">
        <w:rPr>
          <w:sz w:val="18"/>
          <w:szCs w:val="18"/>
          <w:lang w:val="en-GB" w:eastAsia="it-IT"/>
        </w:rPr>
        <w:t xml:space="preserve"> means any contract between SELLER and a </w:t>
      </w:r>
      <w:r w:rsidRPr="005D35E7">
        <w:rPr>
          <w:sz w:val="18"/>
          <w:szCs w:val="18"/>
          <w:lang w:val="en-GB" w:eastAsia="it-IT"/>
        </w:rPr>
        <w:t>SUB-SUPPLIER</w:t>
      </w:r>
      <w:r w:rsidR="007A5A16" w:rsidRPr="005D35E7">
        <w:rPr>
          <w:sz w:val="18"/>
          <w:szCs w:val="18"/>
          <w:lang w:val="en-GB" w:eastAsia="it-IT"/>
        </w:rPr>
        <w:t xml:space="preserve"> (or between </w:t>
      </w:r>
      <w:r w:rsidRPr="005D35E7">
        <w:rPr>
          <w:sz w:val="18"/>
          <w:szCs w:val="18"/>
          <w:lang w:val="en-GB" w:eastAsia="it-IT"/>
        </w:rPr>
        <w:t>SUB-SUPPLIER</w:t>
      </w:r>
      <w:r w:rsidR="007A5A16" w:rsidRPr="005D35E7">
        <w:rPr>
          <w:sz w:val="18"/>
          <w:szCs w:val="18"/>
          <w:lang w:val="en-GB" w:eastAsia="it-IT"/>
        </w:rPr>
        <w:t xml:space="preserve"> and another </w:t>
      </w:r>
      <w:r w:rsidRPr="005D35E7">
        <w:rPr>
          <w:sz w:val="18"/>
          <w:szCs w:val="18"/>
          <w:lang w:val="en-GB" w:eastAsia="it-IT"/>
        </w:rPr>
        <w:t>SUB-SUPPLIER</w:t>
      </w:r>
      <w:r w:rsidR="007A5A16" w:rsidRPr="005D35E7">
        <w:rPr>
          <w:sz w:val="18"/>
          <w:szCs w:val="18"/>
          <w:lang w:val="en-GB" w:eastAsia="it-IT"/>
        </w:rPr>
        <w:t xml:space="preserve">) for the provision of any part of the scope of the </w:t>
      </w:r>
      <w:r w:rsidRPr="005D35E7">
        <w:rPr>
          <w:sz w:val="18"/>
          <w:szCs w:val="18"/>
          <w:lang w:val="en-GB" w:eastAsia="it-IT"/>
        </w:rPr>
        <w:t>SUPPLY</w:t>
      </w:r>
      <w:r w:rsidR="007A5A16" w:rsidRPr="005D35E7">
        <w:rPr>
          <w:sz w:val="18"/>
          <w:szCs w:val="18"/>
          <w:lang w:val="en-GB" w:eastAsia="it-IT"/>
        </w:rPr>
        <w:t>.</w:t>
      </w:r>
    </w:p>
    <w:p w14:paraId="2C30E548" w14:textId="06179A14" w:rsidR="00D93172" w:rsidRPr="005D35E7" w:rsidRDefault="007A5A16" w:rsidP="00F812C1">
      <w:pPr>
        <w:adjustRightInd w:val="0"/>
        <w:snapToGrid w:val="0"/>
        <w:contextualSpacing/>
        <w:jc w:val="both"/>
        <w:rPr>
          <w:sz w:val="18"/>
          <w:szCs w:val="18"/>
          <w:lang w:val="en-GB" w:eastAsia="zh-CN"/>
        </w:rPr>
      </w:pPr>
      <w:r w:rsidRPr="005D35E7">
        <w:rPr>
          <w:sz w:val="18"/>
          <w:szCs w:val="18"/>
          <w:lang w:val="en-GB" w:eastAsia="zh-CN"/>
        </w:rPr>
        <w:t>分包合同是指卖方与分包商（或分包商与另一分包商）之间就</w:t>
      </w:r>
      <w:r w:rsidR="00821333" w:rsidRPr="005D35E7">
        <w:rPr>
          <w:sz w:val="18"/>
          <w:szCs w:val="18"/>
          <w:lang w:val="en-GB" w:eastAsia="zh-CN"/>
        </w:rPr>
        <w:t>供货</w:t>
      </w:r>
      <w:r w:rsidRPr="005D35E7">
        <w:rPr>
          <w:sz w:val="18"/>
          <w:szCs w:val="18"/>
          <w:lang w:val="en-GB" w:eastAsia="zh-CN"/>
        </w:rPr>
        <w:t>范围项下任意部分签订的协议条款。</w:t>
      </w:r>
    </w:p>
    <w:p w14:paraId="6AD8CBA0" w14:textId="77777777" w:rsidR="00D93172" w:rsidRPr="005D35E7" w:rsidRDefault="00D93172" w:rsidP="00F812C1">
      <w:pPr>
        <w:adjustRightInd w:val="0"/>
        <w:snapToGrid w:val="0"/>
        <w:contextualSpacing/>
        <w:jc w:val="both"/>
        <w:rPr>
          <w:sz w:val="18"/>
          <w:szCs w:val="18"/>
          <w:lang w:val="en-GB" w:eastAsia="it-IT"/>
        </w:rPr>
      </w:pPr>
    </w:p>
    <w:p w14:paraId="1A08BC7A" w14:textId="637FEBCB" w:rsidR="00D93172" w:rsidRPr="005D35E7" w:rsidRDefault="00651A04" w:rsidP="00F812C1">
      <w:pPr>
        <w:adjustRightInd w:val="0"/>
        <w:snapToGrid w:val="0"/>
        <w:contextualSpacing/>
        <w:jc w:val="both"/>
        <w:rPr>
          <w:sz w:val="18"/>
          <w:szCs w:val="18"/>
          <w:lang w:val="en-GB" w:eastAsia="zh-CN"/>
        </w:rPr>
      </w:pPr>
      <w:r w:rsidRPr="005D35E7">
        <w:rPr>
          <w:b/>
          <w:sz w:val="18"/>
          <w:szCs w:val="18"/>
          <w:lang w:val="en-GB" w:eastAsia="it-IT"/>
        </w:rPr>
        <w:t>SUB-SUPPLIER</w:t>
      </w:r>
      <w:r w:rsidR="007A5A16" w:rsidRPr="005D35E7">
        <w:rPr>
          <w:sz w:val="18"/>
          <w:szCs w:val="18"/>
          <w:lang w:val="en-GB" w:eastAsia="it-IT"/>
        </w:rPr>
        <w:t>(s) mean</w:t>
      </w:r>
      <w:r w:rsidR="00831C7A" w:rsidRPr="005D35E7">
        <w:rPr>
          <w:sz w:val="18"/>
          <w:szCs w:val="18"/>
          <w:lang w:val="en-GB" w:eastAsia="it-IT"/>
        </w:rPr>
        <w:t>s</w:t>
      </w:r>
      <w:r w:rsidR="007A5A16" w:rsidRPr="005D35E7">
        <w:rPr>
          <w:sz w:val="18"/>
          <w:szCs w:val="18"/>
          <w:lang w:val="en-GB" w:eastAsia="it-IT"/>
        </w:rPr>
        <w:t xml:space="preserve"> any person, including any supplier</w:t>
      </w:r>
      <w:r w:rsidR="0081437A" w:rsidRPr="005D35E7">
        <w:rPr>
          <w:sz w:val="18"/>
          <w:szCs w:val="18"/>
          <w:lang w:val="en-GB" w:eastAsia="it-IT"/>
        </w:rPr>
        <w:t>s</w:t>
      </w:r>
      <w:r w:rsidR="007A5A16" w:rsidRPr="005D35E7">
        <w:rPr>
          <w:sz w:val="18"/>
          <w:szCs w:val="18"/>
          <w:lang w:val="en-GB" w:eastAsia="it-IT"/>
        </w:rPr>
        <w:t xml:space="preserve">, with whom SELLER has entered into </w:t>
      </w:r>
      <w:r w:rsidR="0081437A" w:rsidRPr="005D35E7">
        <w:rPr>
          <w:sz w:val="18"/>
          <w:szCs w:val="18"/>
          <w:lang w:val="en-GB" w:eastAsia="it-IT"/>
        </w:rPr>
        <w:t xml:space="preserve">a </w:t>
      </w:r>
      <w:r w:rsidR="007A5A16" w:rsidRPr="005D35E7">
        <w:rPr>
          <w:sz w:val="18"/>
          <w:szCs w:val="18"/>
          <w:lang w:val="en-GB" w:eastAsia="it-IT"/>
        </w:rPr>
        <w:t xml:space="preserve">contract </w:t>
      </w:r>
      <w:r w:rsidR="0081437A" w:rsidRPr="005D35E7">
        <w:rPr>
          <w:sz w:val="18"/>
          <w:szCs w:val="18"/>
          <w:lang w:val="en-GB" w:eastAsia="it-IT"/>
        </w:rPr>
        <w:t>for the provision</w:t>
      </w:r>
      <w:r w:rsidR="007A5A16" w:rsidRPr="005D35E7">
        <w:rPr>
          <w:sz w:val="18"/>
          <w:szCs w:val="18"/>
          <w:lang w:val="en-GB" w:eastAsia="it-IT"/>
        </w:rPr>
        <w:t xml:space="preserve"> any part of the scope of the </w:t>
      </w:r>
      <w:r w:rsidRPr="005D35E7">
        <w:rPr>
          <w:sz w:val="18"/>
          <w:szCs w:val="18"/>
          <w:lang w:val="en-GB" w:eastAsia="it-IT"/>
        </w:rPr>
        <w:t>SUPPLY</w:t>
      </w:r>
      <w:r w:rsidR="007A5A16" w:rsidRPr="005D35E7">
        <w:rPr>
          <w:sz w:val="18"/>
          <w:szCs w:val="18"/>
          <w:lang w:val="en-GB" w:eastAsia="it-IT"/>
        </w:rPr>
        <w:t xml:space="preserve">, including any person at any tier with whom any </w:t>
      </w:r>
      <w:r w:rsidRPr="005D35E7">
        <w:rPr>
          <w:sz w:val="18"/>
          <w:szCs w:val="18"/>
          <w:lang w:val="en-GB" w:eastAsia="it-IT"/>
        </w:rPr>
        <w:t>SUB-SUPPLIER</w:t>
      </w:r>
      <w:r w:rsidR="007A5A16" w:rsidRPr="005D35E7">
        <w:rPr>
          <w:sz w:val="18"/>
          <w:szCs w:val="18"/>
          <w:lang w:val="en-GB" w:eastAsia="it-IT"/>
        </w:rPr>
        <w:t xml:space="preserve"> has further contracted any part of the scope of </w:t>
      </w:r>
      <w:r w:rsidR="00656FB1" w:rsidRPr="005D35E7">
        <w:rPr>
          <w:sz w:val="18"/>
          <w:szCs w:val="18"/>
          <w:lang w:val="en-GB" w:eastAsia="it-IT"/>
        </w:rPr>
        <w:t>SUPPLY</w:t>
      </w:r>
      <w:r w:rsidR="007A5A16" w:rsidRPr="005D35E7">
        <w:rPr>
          <w:sz w:val="18"/>
          <w:szCs w:val="18"/>
          <w:lang w:val="en-GB" w:eastAsia="it-IT"/>
        </w:rPr>
        <w:t xml:space="preserve">, </w:t>
      </w:r>
      <w:r w:rsidR="009B7CB9" w:rsidRPr="005D35E7">
        <w:rPr>
          <w:sz w:val="18"/>
          <w:szCs w:val="18"/>
          <w:lang w:val="en-GB" w:eastAsia="it-IT"/>
        </w:rPr>
        <w:t xml:space="preserve">as well as </w:t>
      </w:r>
      <w:r w:rsidR="007A5A16" w:rsidRPr="005D35E7">
        <w:rPr>
          <w:sz w:val="18"/>
          <w:szCs w:val="18"/>
          <w:lang w:val="en-GB" w:eastAsia="it-IT"/>
        </w:rPr>
        <w:t>their legal successor and assigns.</w:t>
      </w:r>
    </w:p>
    <w:p w14:paraId="5C3357D4" w14:textId="4E1E5C99" w:rsidR="00D93172" w:rsidRPr="005D35E7" w:rsidRDefault="007A5A16" w:rsidP="00F812C1">
      <w:pPr>
        <w:adjustRightInd w:val="0"/>
        <w:snapToGrid w:val="0"/>
        <w:contextualSpacing/>
        <w:jc w:val="both"/>
        <w:rPr>
          <w:sz w:val="18"/>
          <w:szCs w:val="18"/>
          <w:lang w:val="en-GB" w:eastAsia="zh-CN"/>
        </w:rPr>
      </w:pPr>
      <w:r w:rsidRPr="005D35E7">
        <w:rPr>
          <w:sz w:val="18"/>
          <w:szCs w:val="18"/>
          <w:lang w:val="en-GB" w:eastAsia="zh-CN"/>
        </w:rPr>
        <w:t>分包商是指与卖方签订合同以提供</w:t>
      </w:r>
      <w:r w:rsidR="00821333" w:rsidRPr="005D35E7">
        <w:rPr>
          <w:sz w:val="18"/>
          <w:szCs w:val="18"/>
          <w:lang w:val="en-GB" w:eastAsia="zh-CN"/>
        </w:rPr>
        <w:t>供货</w:t>
      </w:r>
      <w:r w:rsidRPr="005D35E7">
        <w:rPr>
          <w:sz w:val="18"/>
          <w:szCs w:val="18"/>
          <w:lang w:val="en-GB" w:eastAsia="zh-CN"/>
        </w:rPr>
        <w:t>范围任意部分的任何人，包括所有厂商或上游供应商，包括与</w:t>
      </w:r>
      <w:r w:rsidR="00831C7A" w:rsidRPr="005D35E7">
        <w:rPr>
          <w:sz w:val="18"/>
          <w:szCs w:val="18"/>
          <w:lang w:val="en-GB" w:eastAsia="zh-CN"/>
        </w:rPr>
        <w:t>任何</w:t>
      </w:r>
      <w:r w:rsidRPr="005D35E7">
        <w:rPr>
          <w:sz w:val="18"/>
          <w:szCs w:val="18"/>
          <w:lang w:val="en-GB" w:eastAsia="zh-CN"/>
        </w:rPr>
        <w:t>分包商进一步签订</w:t>
      </w:r>
      <w:r w:rsidR="00821333" w:rsidRPr="005D35E7">
        <w:rPr>
          <w:sz w:val="18"/>
          <w:szCs w:val="18"/>
          <w:lang w:val="en-GB" w:eastAsia="zh-CN"/>
        </w:rPr>
        <w:t>供货</w:t>
      </w:r>
      <w:r w:rsidRPr="005D35E7">
        <w:rPr>
          <w:sz w:val="18"/>
          <w:szCs w:val="18"/>
          <w:lang w:val="en-GB" w:eastAsia="zh-CN"/>
        </w:rPr>
        <w:t>范围任何一部分合同的任何层级的任何人</w:t>
      </w:r>
      <w:r w:rsidR="00831C7A" w:rsidRPr="005D35E7">
        <w:rPr>
          <w:sz w:val="18"/>
          <w:szCs w:val="18"/>
          <w:lang w:val="en-GB" w:eastAsia="zh-CN"/>
        </w:rPr>
        <w:t>，</w:t>
      </w:r>
      <w:r w:rsidRPr="005D35E7">
        <w:rPr>
          <w:sz w:val="18"/>
          <w:szCs w:val="18"/>
          <w:lang w:val="en-GB" w:eastAsia="zh-CN"/>
        </w:rPr>
        <w:t>及其合法继承人和受让人。</w:t>
      </w:r>
    </w:p>
    <w:p w14:paraId="38BD531B" w14:textId="77777777" w:rsidR="00D93172" w:rsidRPr="005D35E7" w:rsidRDefault="00D93172" w:rsidP="00F812C1">
      <w:pPr>
        <w:adjustRightInd w:val="0"/>
        <w:snapToGrid w:val="0"/>
        <w:contextualSpacing/>
        <w:jc w:val="both"/>
        <w:rPr>
          <w:sz w:val="18"/>
          <w:szCs w:val="18"/>
          <w:lang w:val="en-GB" w:eastAsia="zh-CN"/>
        </w:rPr>
      </w:pPr>
    </w:p>
    <w:p w14:paraId="6C935B50" w14:textId="77777777" w:rsidR="00883A50" w:rsidRPr="005D35E7" w:rsidRDefault="00883A50" w:rsidP="00F812C1">
      <w:pPr>
        <w:adjustRightInd w:val="0"/>
        <w:snapToGrid w:val="0"/>
        <w:contextualSpacing/>
        <w:jc w:val="both"/>
        <w:rPr>
          <w:sz w:val="18"/>
          <w:szCs w:val="18"/>
          <w:lang w:eastAsia="zh-CN"/>
        </w:rPr>
      </w:pPr>
      <w:r w:rsidRPr="005D35E7">
        <w:rPr>
          <w:b/>
          <w:sz w:val="18"/>
          <w:szCs w:val="18"/>
          <w:lang w:eastAsia="it-IT"/>
        </w:rPr>
        <w:t xml:space="preserve">SUPPLY </w:t>
      </w:r>
      <w:r w:rsidRPr="005D35E7">
        <w:rPr>
          <w:sz w:val="18"/>
          <w:szCs w:val="18"/>
          <w:lang w:eastAsia="it-IT"/>
        </w:rPr>
        <w:t xml:space="preserve">means the provision of the CONTRACT GOODS and the associated TECHNICAL SERVICE including the provision of the TECHNICAL DOCUMENTATION. </w:t>
      </w:r>
    </w:p>
    <w:p w14:paraId="1F5D683F" w14:textId="6C22FE07" w:rsidR="00883A50" w:rsidRPr="005D35E7" w:rsidRDefault="00883A50" w:rsidP="00F812C1">
      <w:pPr>
        <w:adjustRightInd w:val="0"/>
        <w:snapToGrid w:val="0"/>
        <w:contextualSpacing/>
        <w:jc w:val="both"/>
        <w:rPr>
          <w:sz w:val="18"/>
          <w:szCs w:val="18"/>
          <w:lang w:val="en-GB" w:eastAsia="zh-CN"/>
        </w:rPr>
      </w:pPr>
      <w:r w:rsidRPr="005D35E7">
        <w:rPr>
          <w:sz w:val="18"/>
          <w:szCs w:val="18"/>
          <w:lang w:eastAsia="zh-CN"/>
        </w:rPr>
        <w:t>供货是指提供合同货物和相关的技术服务，包括提供技术文件。</w:t>
      </w:r>
    </w:p>
    <w:p w14:paraId="5D750024" w14:textId="77777777" w:rsidR="00883A50" w:rsidRPr="005D35E7" w:rsidRDefault="00883A50" w:rsidP="00F812C1">
      <w:pPr>
        <w:adjustRightInd w:val="0"/>
        <w:snapToGrid w:val="0"/>
        <w:contextualSpacing/>
        <w:jc w:val="both"/>
        <w:rPr>
          <w:sz w:val="18"/>
          <w:szCs w:val="18"/>
          <w:lang w:val="en-GB" w:eastAsia="zh-CN"/>
        </w:rPr>
      </w:pPr>
    </w:p>
    <w:p w14:paraId="522A0CA6" w14:textId="64329727" w:rsidR="00D93172" w:rsidRPr="005D35E7" w:rsidRDefault="007A5A16" w:rsidP="00F812C1">
      <w:pPr>
        <w:adjustRightInd w:val="0"/>
        <w:snapToGrid w:val="0"/>
        <w:contextualSpacing/>
        <w:jc w:val="both"/>
        <w:rPr>
          <w:sz w:val="18"/>
          <w:szCs w:val="18"/>
          <w:lang w:val="en-GB" w:eastAsia="zh-CN"/>
        </w:rPr>
      </w:pPr>
      <w:r w:rsidRPr="005D35E7">
        <w:rPr>
          <w:b/>
          <w:sz w:val="18"/>
          <w:szCs w:val="18"/>
          <w:lang w:val="en-GB" w:eastAsia="it-IT"/>
        </w:rPr>
        <w:t>TAX</w:t>
      </w:r>
      <w:r w:rsidRPr="005D35E7">
        <w:rPr>
          <w:sz w:val="18"/>
          <w:szCs w:val="18"/>
          <w:lang w:val="en-GB" w:eastAsia="it-IT"/>
        </w:rPr>
        <w:t xml:space="preserve"> or </w:t>
      </w:r>
      <w:r w:rsidRPr="005D35E7">
        <w:rPr>
          <w:b/>
          <w:sz w:val="18"/>
          <w:szCs w:val="18"/>
          <w:lang w:val="en-GB" w:eastAsia="it-IT"/>
        </w:rPr>
        <w:t>TAXATION</w:t>
      </w:r>
      <w:r w:rsidRPr="005D35E7">
        <w:rPr>
          <w:sz w:val="18"/>
          <w:szCs w:val="18"/>
          <w:lang w:val="en-GB" w:eastAsia="it-IT"/>
        </w:rPr>
        <w:t xml:space="preserve">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14:paraId="32340DFA" w14:textId="77777777" w:rsidR="00D93172" w:rsidRPr="005D35E7" w:rsidRDefault="007A5A16" w:rsidP="00F812C1">
      <w:pPr>
        <w:adjustRightInd w:val="0"/>
        <w:snapToGrid w:val="0"/>
        <w:contextualSpacing/>
        <w:jc w:val="both"/>
        <w:rPr>
          <w:sz w:val="18"/>
          <w:szCs w:val="18"/>
          <w:lang w:val="en-GB" w:eastAsia="zh-CN"/>
        </w:rPr>
      </w:pPr>
      <w:r w:rsidRPr="005D35E7">
        <w:rPr>
          <w:sz w:val="18"/>
          <w:szCs w:val="18"/>
          <w:lang w:val="en-GB" w:eastAsia="zh-CN"/>
        </w:rPr>
        <w:t>“</w:t>
      </w:r>
      <w:r w:rsidRPr="005D35E7">
        <w:rPr>
          <w:sz w:val="18"/>
          <w:szCs w:val="18"/>
          <w:lang w:val="en-GB" w:eastAsia="zh-CN"/>
        </w:rPr>
        <w:t>税收</w:t>
      </w:r>
      <w:r w:rsidRPr="005D35E7">
        <w:rPr>
          <w:sz w:val="18"/>
          <w:szCs w:val="18"/>
          <w:lang w:val="en-GB" w:eastAsia="zh-CN"/>
        </w:rPr>
        <w:t>”</w:t>
      </w:r>
      <w:r w:rsidRPr="005D35E7">
        <w:rPr>
          <w:sz w:val="18"/>
          <w:szCs w:val="18"/>
          <w:lang w:val="en-GB" w:eastAsia="zh-CN"/>
        </w:rPr>
        <w:t>或</w:t>
      </w:r>
      <w:r w:rsidRPr="005D35E7">
        <w:rPr>
          <w:sz w:val="18"/>
          <w:szCs w:val="18"/>
          <w:lang w:val="en-GB" w:eastAsia="zh-CN"/>
        </w:rPr>
        <w:t>“</w:t>
      </w:r>
      <w:r w:rsidRPr="005D35E7">
        <w:rPr>
          <w:sz w:val="18"/>
          <w:szCs w:val="18"/>
          <w:lang w:val="en-GB" w:eastAsia="zh-CN"/>
        </w:rPr>
        <w:t>税款</w:t>
      </w:r>
      <w:r w:rsidRPr="005D35E7">
        <w:rPr>
          <w:sz w:val="18"/>
          <w:szCs w:val="18"/>
          <w:lang w:val="en-GB" w:eastAsia="zh-CN"/>
        </w:rPr>
        <w:t>”</w:t>
      </w:r>
      <w:r w:rsidRPr="005D35E7">
        <w:rPr>
          <w:sz w:val="18"/>
          <w:szCs w:val="18"/>
          <w:lang w:val="en-GB" w:eastAsia="zh-CN"/>
        </w:rPr>
        <w:t>是指所有形式的直接和间接税收（包括使用税、补偿税和</w:t>
      </w:r>
      <w:r w:rsidRPr="005D35E7">
        <w:rPr>
          <w:sz w:val="18"/>
          <w:szCs w:val="18"/>
          <w:lang w:val="en-GB" w:eastAsia="zh-CN"/>
        </w:rPr>
        <w:t>“</w:t>
      </w:r>
      <w:r w:rsidRPr="005D35E7">
        <w:rPr>
          <w:sz w:val="18"/>
          <w:szCs w:val="18"/>
          <w:lang w:val="en-GB" w:eastAsia="zh-CN"/>
        </w:rPr>
        <w:t>从价</w:t>
      </w:r>
      <w:r w:rsidRPr="005D35E7">
        <w:rPr>
          <w:sz w:val="18"/>
          <w:szCs w:val="18"/>
          <w:lang w:val="en-GB" w:eastAsia="zh-CN"/>
        </w:rPr>
        <w:t>”</w:t>
      </w:r>
      <w:r w:rsidRPr="005D35E7">
        <w:rPr>
          <w:sz w:val="18"/>
          <w:szCs w:val="18"/>
          <w:lang w:val="en-GB" w:eastAsia="zh-CN"/>
        </w:rPr>
        <w:t>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14:paraId="12090937" w14:textId="77777777" w:rsidR="00D93172" w:rsidRPr="005D35E7" w:rsidRDefault="00D93172" w:rsidP="00F812C1">
      <w:pPr>
        <w:adjustRightInd w:val="0"/>
        <w:snapToGrid w:val="0"/>
        <w:contextualSpacing/>
        <w:jc w:val="both"/>
        <w:rPr>
          <w:sz w:val="18"/>
          <w:szCs w:val="18"/>
          <w:lang w:val="en-GB" w:eastAsia="it-IT"/>
        </w:rPr>
      </w:pPr>
    </w:p>
    <w:p w14:paraId="3DBBFD10" w14:textId="77777777" w:rsidR="00883A50" w:rsidRPr="005D35E7" w:rsidRDefault="00883A50" w:rsidP="00F812C1">
      <w:pPr>
        <w:pStyle w:val="10"/>
        <w:numPr>
          <w:ilvl w:val="0"/>
          <w:numId w:val="0"/>
        </w:numPr>
        <w:snapToGrid w:val="0"/>
        <w:spacing w:before="0" w:line="240" w:lineRule="auto"/>
        <w:contextualSpacing/>
        <w:rPr>
          <w:rFonts w:cs="Times New Roman"/>
          <w:b w:val="0"/>
          <w:sz w:val="18"/>
          <w:szCs w:val="18"/>
        </w:rPr>
      </w:pPr>
      <w:r w:rsidRPr="005D35E7">
        <w:rPr>
          <w:rFonts w:cs="Times New Roman"/>
          <w:sz w:val="18"/>
          <w:szCs w:val="18"/>
        </w:rPr>
        <w:t>technical documentation</w:t>
      </w:r>
      <w:r w:rsidRPr="005D35E7">
        <w:rPr>
          <w:rFonts w:cs="Times New Roman"/>
          <w:b w:val="0"/>
          <w:sz w:val="18"/>
          <w:szCs w:val="18"/>
        </w:rPr>
        <w:t xml:space="preserve"> </w:t>
      </w:r>
      <w:r w:rsidRPr="005D35E7">
        <w:rPr>
          <w:rFonts w:cs="Times New Roman"/>
          <w:b w:val="0"/>
          <w:caps w:val="0"/>
          <w:sz w:val="18"/>
          <w:szCs w:val="18"/>
        </w:rPr>
        <w:t>means technical documents to be submitted under the CONTRACT, as specified in the TECHNICAL AGREEMENT</w:t>
      </w:r>
      <w:r w:rsidRPr="005D35E7">
        <w:rPr>
          <w:rFonts w:cs="Times New Roman"/>
          <w:b w:val="0"/>
          <w:sz w:val="18"/>
          <w:szCs w:val="18"/>
        </w:rPr>
        <w:t>.</w:t>
      </w:r>
    </w:p>
    <w:p w14:paraId="6FE81B76" w14:textId="77777777" w:rsidR="00883A50" w:rsidRPr="005D35E7" w:rsidRDefault="00883A50" w:rsidP="00F812C1">
      <w:pPr>
        <w:pStyle w:val="10"/>
        <w:numPr>
          <w:ilvl w:val="0"/>
          <w:numId w:val="0"/>
        </w:numPr>
        <w:snapToGrid w:val="0"/>
        <w:spacing w:before="0" w:line="240" w:lineRule="auto"/>
        <w:contextualSpacing/>
        <w:rPr>
          <w:rFonts w:cs="Times New Roman"/>
          <w:b w:val="0"/>
          <w:sz w:val="18"/>
          <w:szCs w:val="18"/>
        </w:rPr>
      </w:pPr>
      <w:r w:rsidRPr="005D35E7">
        <w:rPr>
          <w:rFonts w:cs="Times New Roman"/>
          <w:b w:val="0"/>
          <w:sz w:val="18"/>
          <w:szCs w:val="18"/>
        </w:rPr>
        <w:t>技术文件是指根据技术协议的要求由卖方负责提供的技术文件。</w:t>
      </w:r>
    </w:p>
    <w:p w14:paraId="7C0F1093" w14:textId="77777777" w:rsidR="00D93172" w:rsidRPr="005D35E7" w:rsidRDefault="00D93172" w:rsidP="00F812C1">
      <w:pPr>
        <w:tabs>
          <w:tab w:val="left" w:pos="1080"/>
        </w:tabs>
        <w:adjustRightInd w:val="0"/>
        <w:snapToGrid w:val="0"/>
        <w:contextualSpacing/>
        <w:jc w:val="both"/>
        <w:rPr>
          <w:sz w:val="18"/>
          <w:szCs w:val="18"/>
          <w:lang w:val="en-GB" w:eastAsia="zh-CN"/>
        </w:rPr>
      </w:pPr>
    </w:p>
    <w:bookmarkEnd w:id="11"/>
    <w:bookmarkEnd w:id="12"/>
    <w:bookmarkEnd w:id="13"/>
    <w:p w14:paraId="1E661FAF" w14:textId="03401EA8" w:rsidR="00D93172" w:rsidRPr="005D35E7" w:rsidRDefault="007A5A16" w:rsidP="00F812C1">
      <w:pPr>
        <w:pStyle w:val="10"/>
        <w:numPr>
          <w:ilvl w:val="0"/>
          <w:numId w:val="0"/>
        </w:numPr>
        <w:snapToGrid w:val="0"/>
        <w:spacing w:before="0" w:line="240" w:lineRule="auto"/>
        <w:contextualSpacing/>
        <w:rPr>
          <w:rFonts w:cs="Times New Roman"/>
          <w:b w:val="0"/>
          <w:sz w:val="18"/>
          <w:szCs w:val="18"/>
        </w:rPr>
      </w:pPr>
      <w:r w:rsidRPr="005D35E7">
        <w:rPr>
          <w:rFonts w:cs="Times New Roman"/>
          <w:sz w:val="18"/>
          <w:szCs w:val="18"/>
        </w:rPr>
        <w:t>technical service</w:t>
      </w:r>
      <w:r w:rsidR="009B7CB9" w:rsidRPr="005D35E7">
        <w:rPr>
          <w:rFonts w:cs="Times New Roman"/>
          <w:b w:val="0"/>
          <w:sz w:val="18"/>
          <w:szCs w:val="18"/>
        </w:rPr>
        <w:t xml:space="preserve"> </w:t>
      </w:r>
      <w:r w:rsidRPr="005D35E7">
        <w:rPr>
          <w:rFonts w:cs="Times New Roman"/>
          <w:b w:val="0"/>
          <w:caps w:val="0"/>
          <w:sz w:val="18"/>
          <w:szCs w:val="18"/>
        </w:rPr>
        <w:t xml:space="preserve">means the technical services to be performed by SELLER under the CONTRACT, </w:t>
      </w:r>
      <w:r w:rsidR="004B09BF" w:rsidRPr="005D35E7">
        <w:rPr>
          <w:rFonts w:cs="Times New Roman"/>
          <w:b w:val="0"/>
          <w:caps w:val="0"/>
          <w:sz w:val="18"/>
          <w:szCs w:val="18"/>
        </w:rPr>
        <w:t>including the services or at SITE</w:t>
      </w:r>
      <w:r w:rsidR="0068768D" w:rsidRPr="005D35E7">
        <w:rPr>
          <w:rFonts w:cs="Times New Roman"/>
          <w:b w:val="0"/>
          <w:caps w:val="0"/>
          <w:sz w:val="18"/>
          <w:szCs w:val="18"/>
        </w:rPr>
        <w:t>/</w:t>
      </w:r>
      <w:r w:rsidR="0068768D" w:rsidRPr="005D35E7">
        <w:rPr>
          <w:rFonts w:cs="Times New Roman"/>
          <w:b w:val="0"/>
          <w:sz w:val="18"/>
          <w:szCs w:val="18"/>
          <w:lang w:val="nl-NL"/>
        </w:rPr>
        <w:t xml:space="preserve"> Project location</w:t>
      </w:r>
      <w:r w:rsidR="004B09BF" w:rsidRPr="005D35E7">
        <w:rPr>
          <w:rFonts w:cs="Times New Roman"/>
          <w:b w:val="0"/>
          <w:caps w:val="0"/>
          <w:sz w:val="18"/>
          <w:szCs w:val="18"/>
        </w:rPr>
        <w:t xml:space="preserve">, </w:t>
      </w:r>
      <w:r w:rsidRPr="005D35E7">
        <w:rPr>
          <w:rFonts w:cs="Times New Roman"/>
          <w:b w:val="0"/>
          <w:caps w:val="0"/>
          <w:sz w:val="18"/>
          <w:szCs w:val="18"/>
        </w:rPr>
        <w:t>as specified in the TECHNICAL AGREEMENT</w:t>
      </w:r>
      <w:r w:rsidRPr="005D35E7">
        <w:rPr>
          <w:rFonts w:cs="Times New Roman"/>
          <w:b w:val="0"/>
          <w:sz w:val="18"/>
          <w:szCs w:val="18"/>
        </w:rPr>
        <w:t>.</w:t>
      </w:r>
    </w:p>
    <w:p w14:paraId="366EA956" w14:textId="4CE9487D" w:rsidR="001F181D" w:rsidRPr="005D35E7" w:rsidRDefault="007A5A16" w:rsidP="00F812C1">
      <w:pPr>
        <w:pStyle w:val="10"/>
        <w:numPr>
          <w:ilvl w:val="0"/>
          <w:numId w:val="0"/>
        </w:numPr>
        <w:snapToGrid w:val="0"/>
        <w:spacing w:before="0" w:line="240" w:lineRule="auto"/>
        <w:contextualSpacing/>
        <w:rPr>
          <w:rFonts w:cs="Times New Roman"/>
          <w:sz w:val="18"/>
          <w:szCs w:val="18"/>
        </w:rPr>
      </w:pPr>
      <w:r w:rsidRPr="005D35E7">
        <w:rPr>
          <w:rFonts w:cs="Times New Roman"/>
          <w:b w:val="0"/>
          <w:sz w:val="18"/>
          <w:szCs w:val="18"/>
        </w:rPr>
        <w:t>技术服务</w:t>
      </w:r>
      <w:r w:rsidR="00BB405C" w:rsidRPr="005D35E7">
        <w:rPr>
          <w:rFonts w:cs="Times New Roman"/>
          <w:b w:val="0"/>
          <w:sz w:val="18"/>
          <w:szCs w:val="18"/>
        </w:rPr>
        <w:t>是指卖方在本合同项下提供的技术服务，包括技术协议中规定的或现场</w:t>
      </w:r>
      <w:r w:rsidR="0087355D" w:rsidRPr="005D35E7">
        <w:rPr>
          <w:rFonts w:cs="Times New Roman"/>
          <w:b w:val="0"/>
          <w:sz w:val="18"/>
          <w:szCs w:val="18"/>
        </w:rPr>
        <w:t>或项目地点</w:t>
      </w:r>
      <w:r w:rsidR="00BB405C" w:rsidRPr="005D35E7">
        <w:rPr>
          <w:rFonts w:cs="Times New Roman"/>
          <w:b w:val="0"/>
          <w:sz w:val="18"/>
          <w:szCs w:val="18"/>
        </w:rPr>
        <w:t>提供的服务。</w:t>
      </w:r>
    </w:p>
    <w:p w14:paraId="123F9C99" w14:textId="0C3BD3DA" w:rsidR="00D93172" w:rsidRPr="005D35E7" w:rsidRDefault="00D93172" w:rsidP="00F812C1">
      <w:pPr>
        <w:pStyle w:val="10"/>
        <w:numPr>
          <w:ilvl w:val="0"/>
          <w:numId w:val="0"/>
        </w:numPr>
        <w:snapToGrid w:val="0"/>
        <w:spacing w:before="0" w:line="240" w:lineRule="auto"/>
        <w:contextualSpacing/>
        <w:rPr>
          <w:rFonts w:cs="Times New Roman"/>
          <w:b w:val="0"/>
          <w:sz w:val="18"/>
          <w:szCs w:val="18"/>
        </w:rPr>
      </w:pPr>
      <w:bookmarkStart w:id="14" w:name="_Hlk114573837"/>
    </w:p>
    <w:bookmarkEnd w:id="14"/>
    <w:p w14:paraId="15FC2DE5" w14:textId="37117978" w:rsidR="00D93172" w:rsidRPr="005D35E7" w:rsidRDefault="00DB739D"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 xml:space="preserve">scope of </w:t>
      </w:r>
      <w:r w:rsidR="00651A04" w:rsidRPr="005D35E7">
        <w:rPr>
          <w:rFonts w:cs="Times New Roman"/>
          <w:sz w:val="18"/>
          <w:szCs w:val="18"/>
        </w:rPr>
        <w:t>SUPPLY</w:t>
      </w:r>
      <w:r w:rsidRPr="005D35E7">
        <w:rPr>
          <w:rFonts w:cs="Times New Roman"/>
          <w:sz w:val="18"/>
          <w:szCs w:val="18"/>
        </w:rPr>
        <w:t xml:space="preserve"> </w:t>
      </w:r>
      <w:r w:rsidR="00A3479D" w:rsidRPr="005D35E7">
        <w:rPr>
          <w:rFonts w:cs="Times New Roman"/>
          <w:sz w:val="18"/>
          <w:szCs w:val="18"/>
        </w:rPr>
        <w:t>供货范围</w:t>
      </w:r>
    </w:p>
    <w:p w14:paraId="795F741E" w14:textId="251B1B05" w:rsidR="00DB739D" w:rsidRPr="005D35E7" w:rsidRDefault="00DB739D" w:rsidP="00F812C1">
      <w:pPr>
        <w:pStyle w:val="afe"/>
        <w:adjustRightInd w:val="0"/>
        <w:snapToGrid w:val="0"/>
        <w:spacing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 xml:space="preserve">The table below detailed the scope of </w:t>
      </w:r>
      <w:r w:rsidR="00651A04" w:rsidRPr="005D35E7">
        <w:rPr>
          <w:rFonts w:cs="Times New Roman"/>
          <w:b w:val="0"/>
          <w:caps w:val="0"/>
          <w:sz w:val="18"/>
          <w:szCs w:val="18"/>
        </w:rPr>
        <w:t>SUPPLY</w:t>
      </w:r>
      <w:r w:rsidRPr="005D35E7">
        <w:rPr>
          <w:rFonts w:cs="Times New Roman"/>
          <w:b w:val="0"/>
          <w:caps w:val="0"/>
          <w:sz w:val="18"/>
          <w:szCs w:val="18"/>
        </w:rPr>
        <w:t xml:space="preserve"> of this CONTRACT:</w:t>
      </w:r>
    </w:p>
    <w:p w14:paraId="6733227A" w14:textId="7C524ACE" w:rsidR="000344C9" w:rsidRPr="005D35E7" w:rsidRDefault="000344C9" w:rsidP="00F812C1">
      <w:pPr>
        <w:pStyle w:val="afe"/>
        <w:adjustRightInd w:val="0"/>
        <w:snapToGrid w:val="0"/>
        <w:spacing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下表为本合同的详细供货范围：</w:t>
      </w:r>
    </w:p>
    <w:tbl>
      <w:tblPr>
        <w:tblStyle w:val="af5"/>
        <w:tblW w:w="0" w:type="auto"/>
        <w:tblLook w:val="04A0" w:firstRow="1" w:lastRow="0" w:firstColumn="1" w:lastColumn="0" w:noHBand="0" w:noVBand="1"/>
      </w:tblPr>
      <w:tblGrid>
        <w:gridCol w:w="882"/>
        <w:gridCol w:w="5097"/>
        <w:gridCol w:w="1652"/>
        <w:gridCol w:w="1765"/>
      </w:tblGrid>
      <w:tr w:rsidR="00DB739D" w:rsidRPr="005D35E7" w14:paraId="041679D3" w14:textId="77777777" w:rsidTr="0080602F">
        <w:tc>
          <w:tcPr>
            <w:tcW w:w="882" w:type="dxa"/>
          </w:tcPr>
          <w:p w14:paraId="4FE03AC4" w14:textId="0A4CCEDA"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097" w:type="dxa"/>
          </w:tcPr>
          <w:p w14:paraId="683B5096" w14:textId="4B566BAF"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0344C9" w:rsidRPr="005D35E7">
              <w:rPr>
                <w:rFonts w:cs="Times New Roman"/>
                <w:caps w:val="0"/>
                <w:sz w:val="18"/>
                <w:szCs w:val="18"/>
              </w:rPr>
              <w:t xml:space="preserve"> </w:t>
            </w:r>
            <w:r w:rsidR="000344C9" w:rsidRPr="005D35E7">
              <w:rPr>
                <w:rFonts w:cs="Times New Roman"/>
                <w:caps w:val="0"/>
                <w:sz w:val="18"/>
                <w:szCs w:val="18"/>
              </w:rPr>
              <w:t>描述</w:t>
            </w:r>
          </w:p>
        </w:tc>
        <w:tc>
          <w:tcPr>
            <w:tcW w:w="1652" w:type="dxa"/>
          </w:tcPr>
          <w:p w14:paraId="468F6D19" w14:textId="1046793A"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0344C9" w:rsidRPr="005D35E7">
              <w:rPr>
                <w:rFonts w:cs="Times New Roman"/>
                <w:caps w:val="0"/>
                <w:sz w:val="18"/>
                <w:szCs w:val="18"/>
              </w:rPr>
              <w:t xml:space="preserve"> </w:t>
            </w:r>
            <w:r w:rsidR="000344C9" w:rsidRPr="005D35E7">
              <w:rPr>
                <w:rFonts w:cs="Times New Roman"/>
                <w:caps w:val="0"/>
                <w:sz w:val="18"/>
                <w:szCs w:val="18"/>
              </w:rPr>
              <w:t>数量</w:t>
            </w:r>
          </w:p>
        </w:tc>
        <w:tc>
          <w:tcPr>
            <w:tcW w:w="1765" w:type="dxa"/>
          </w:tcPr>
          <w:p w14:paraId="0759336C" w14:textId="699ACC70"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0344C9" w:rsidRPr="005D35E7">
              <w:rPr>
                <w:rFonts w:cs="Times New Roman"/>
                <w:caps w:val="0"/>
                <w:sz w:val="18"/>
                <w:szCs w:val="18"/>
              </w:rPr>
              <w:t>合计</w:t>
            </w:r>
          </w:p>
        </w:tc>
      </w:tr>
      <w:tr w:rsidR="00DB739D" w:rsidRPr="005D35E7" w14:paraId="7953AB61" w14:textId="77777777" w:rsidTr="0080602F">
        <w:tc>
          <w:tcPr>
            <w:tcW w:w="882" w:type="dxa"/>
          </w:tcPr>
          <w:p w14:paraId="6D4C40FB" w14:textId="59ED9D78"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097" w:type="dxa"/>
          </w:tcPr>
          <w:p w14:paraId="040B338D" w14:textId="77777777"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GOODS: </w:t>
            </w:r>
            <w:proofErr w:type="spellStart"/>
            <w:r w:rsidRPr="005D35E7">
              <w:rPr>
                <w:rFonts w:cs="Times New Roman"/>
                <w:b w:val="0"/>
                <w:caps w:val="0"/>
                <w:sz w:val="18"/>
                <w:szCs w:val="18"/>
                <w:highlight w:val="yellow"/>
              </w:rPr>
              <w:t>xxxxxxx</w:t>
            </w:r>
            <w:proofErr w:type="spellEnd"/>
          </w:p>
          <w:p w14:paraId="7EA99A12" w14:textId="7530F566"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Refer to </w:t>
            </w:r>
            <w:r w:rsidR="009A4A13" w:rsidRPr="005D35E7">
              <w:rPr>
                <w:rFonts w:cs="Times New Roman"/>
                <w:b w:val="0"/>
                <w:caps w:val="0"/>
                <w:sz w:val="18"/>
                <w:szCs w:val="18"/>
              </w:rPr>
              <w:t>ATTACHMENT B</w:t>
            </w:r>
            <w:r w:rsidRPr="005D35E7">
              <w:rPr>
                <w:rFonts w:cs="Times New Roman"/>
                <w:b w:val="0"/>
                <w:caps w:val="0"/>
                <w:sz w:val="18"/>
                <w:szCs w:val="18"/>
              </w:rPr>
              <w:t xml:space="preserve"> for detailed price breakdown</w:t>
            </w:r>
            <w:r w:rsidR="00B251AA" w:rsidRPr="005D35E7">
              <w:rPr>
                <w:rFonts w:cs="Times New Roman"/>
                <w:b w:val="0"/>
                <w:caps w:val="0"/>
                <w:sz w:val="18"/>
                <w:szCs w:val="18"/>
              </w:rPr>
              <w:t xml:space="preserve"> and TECHNICAL AGREEMENT for detailed scope of GOODS</w:t>
            </w:r>
          </w:p>
          <w:p w14:paraId="2165D944" w14:textId="53BB1655"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详细价格请见附件</w:t>
            </w:r>
            <w:r w:rsidR="009A4A13" w:rsidRPr="005D35E7">
              <w:rPr>
                <w:rFonts w:cs="Times New Roman"/>
                <w:b w:val="0"/>
                <w:caps w:val="0"/>
                <w:sz w:val="18"/>
                <w:szCs w:val="18"/>
              </w:rPr>
              <w:t>B</w:t>
            </w:r>
            <w:r w:rsidR="00B251AA" w:rsidRPr="005D35E7">
              <w:rPr>
                <w:rFonts w:cs="Times New Roman"/>
                <w:b w:val="0"/>
                <w:caps w:val="0"/>
                <w:sz w:val="18"/>
                <w:szCs w:val="18"/>
              </w:rPr>
              <w:t>，详细供货范围请见技术协议</w:t>
            </w:r>
          </w:p>
        </w:tc>
        <w:tc>
          <w:tcPr>
            <w:tcW w:w="1652" w:type="dxa"/>
          </w:tcPr>
          <w:p w14:paraId="5B4CD7C0" w14:textId="36570B04"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14:paraId="2DFDB69F" w14:textId="68A7D0AF"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proofErr w:type="spellStart"/>
            <w:r w:rsidRPr="005D35E7">
              <w:rPr>
                <w:rFonts w:cs="Times New Roman"/>
                <w:b w:val="0"/>
                <w:caps w:val="0"/>
                <w:sz w:val="18"/>
                <w:szCs w:val="18"/>
              </w:rPr>
              <w:t>xxxx</w:t>
            </w:r>
            <w:proofErr w:type="spellEnd"/>
          </w:p>
        </w:tc>
      </w:tr>
      <w:tr w:rsidR="00DB739D" w:rsidRPr="005D35E7" w14:paraId="1A5C28CF" w14:textId="77777777" w:rsidTr="0080602F">
        <w:tc>
          <w:tcPr>
            <w:tcW w:w="882" w:type="dxa"/>
          </w:tcPr>
          <w:p w14:paraId="19E29C3B" w14:textId="1B7EAA72"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097" w:type="dxa"/>
          </w:tcPr>
          <w:p w14:paraId="1344FDC5" w14:textId="77777777" w:rsidR="00DB739D" w:rsidRPr="005D35E7" w:rsidRDefault="00E81A57"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w:t>
            </w:r>
            <w:r w:rsidR="00DB739D" w:rsidRPr="005D35E7">
              <w:rPr>
                <w:rFonts w:cs="Times New Roman"/>
                <w:b w:val="0"/>
                <w:caps w:val="0"/>
                <w:sz w:val="18"/>
                <w:szCs w:val="18"/>
              </w:rPr>
              <w:t xml:space="preserve">, if applicable, in accordance with </w:t>
            </w:r>
            <w:r w:rsidR="00E7569B" w:rsidRPr="005D35E7">
              <w:rPr>
                <w:rFonts w:cs="Times New Roman"/>
                <w:b w:val="0"/>
                <w:caps w:val="0"/>
                <w:sz w:val="18"/>
                <w:szCs w:val="18"/>
              </w:rPr>
              <w:t>TECHNICAL AGREEMENT</w:t>
            </w:r>
          </w:p>
          <w:p w14:paraId="25903DCE" w14:textId="10C75C34"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652" w:type="dxa"/>
          </w:tcPr>
          <w:p w14:paraId="299FCE6C" w14:textId="444E6135"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14:paraId="72BEBCC1" w14:textId="51E8F7DA"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DB739D" w:rsidRPr="005D35E7" w14:paraId="4B757A5C" w14:textId="77777777" w:rsidTr="0080602F">
        <w:tc>
          <w:tcPr>
            <w:tcW w:w="882" w:type="dxa"/>
          </w:tcPr>
          <w:p w14:paraId="5C9647DE" w14:textId="32C79875"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097" w:type="dxa"/>
          </w:tcPr>
          <w:p w14:paraId="789727AE" w14:textId="77777777" w:rsidR="00DB739D" w:rsidRPr="005D35E7" w:rsidRDefault="00DB739D"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TECHNICAL DOCUMENTATION in accordance with </w:t>
            </w:r>
            <w:r w:rsidR="00E7569B" w:rsidRPr="005D35E7">
              <w:rPr>
                <w:rFonts w:cs="Times New Roman"/>
                <w:b w:val="0"/>
                <w:caps w:val="0"/>
                <w:sz w:val="18"/>
                <w:szCs w:val="18"/>
              </w:rPr>
              <w:t>TECHNICAL AGREEMENT</w:t>
            </w:r>
          </w:p>
          <w:p w14:paraId="0C4FF21C" w14:textId="0DA2D477" w:rsidR="005F3881" w:rsidRPr="005D35E7" w:rsidRDefault="005F388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652" w:type="dxa"/>
          </w:tcPr>
          <w:p w14:paraId="7207C335" w14:textId="52016096"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765" w:type="dxa"/>
          </w:tcPr>
          <w:p w14:paraId="2ED8BA72" w14:textId="0366A1BA"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DB739D" w:rsidRPr="005D35E7" w14:paraId="48C4B8AE" w14:textId="77777777" w:rsidTr="0080602F">
        <w:tc>
          <w:tcPr>
            <w:tcW w:w="7631" w:type="dxa"/>
            <w:gridSpan w:val="3"/>
          </w:tcPr>
          <w:p w14:paraId="0199B74B" w14:textId="67703C18" w:rsidR="00DB739D" w:rsidRPr="005D35E7" w:rsidRDefault="00DB739D"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(Currency: </w:t>
            </w:r>
            <w:proofErr w:type="spellStart"/>
            <w:r w:rsidRPr="005D35E7">
              <w:rPr>
                <w:rFonts w:cs="Times New Roman"/>
                <w:caps w:val="0"/>
                <w:sz w:val="18"/>
                <w:szCs w:val="18"/>
              </w:rPr>
              <w:t>xxxx</w:t>
            </w:r>
            <w:proofErr w:type="spellEnd"/>
            <w:r w:rsidRPr="005D35E7">
              <w:rPr>
                <w:rFonts w:cs="Times New Roman"/>
                <w:caps w:val="0"/>
                <w:sz w:val="18"/>
                <w:szCs w:val="18"/>
              </w:rPr>
              <w:t>)</w:t>
            </w:r>
          </w:p>
        </w:tc>
        <w:tc>
          <w:tcPr>
            <w:tcW w:w="1765" w:type="dxa"/>
          </w:tcPr>
          <w:p w14:paraId="011975B1" w14:textId="77777777" w:rsidR="00DB739D" w:rsidRPr="005D35E7" w:rsidRDefault="00DB739D"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p>
        </w:tc>
      </w:tr>
      <w:tr w:rsidR="00380B1F" w:rsidRPr="005D35E7" w14:paraId="74A473A0" w14:textId="77777777" w:rsidTr="003D22E3">
        <w:tc>
          <w:tcPr>
            <w:tcW w:w="9396" w:type="dxa"/>
            <w:gridSpan w:val="4"/>
          </w:tcPr>
          <w:p w14:paraId="5C51F03F" w14:textId="55496470" w:rsidR="00380B1F" w:rsidRPr="005D35E7" w:rsidRDefault="00380B1F" w:rsidP="00F812C1">
            <w:pPr>
              <w:adjustRightInd w:val="0"/>
              <w:snapToGrid w:val="0"/>
              <w:spacing w:before="60" w:after="60"/>
              <w:contextualSpacing/>
              <w:jc w:val="both"/>
              <w:rPr>
                <w:sz w:val="18"/>
                <w:szCs w:val="18"/>
              </w:rPr>
            </w:pPr>
            <w:r w:rsidRPr="005D35E7">
              <w:rPr>
                <w:sz w:val="18"/>
                <w:szCs w:val="18"/>
              </w:rPr>
              <w:t xml:space="preserve">TOTAL CONTRACT </w:t>
            </w:r>
            <w:r w:rsidRPr="005D35E7">
              <w:rPr>
                <w:sz w:val="18"/>
                <w:szCs w:val="18"/>
                <w:lang w:eastAsia="zh-CN"/>
              </w:rPr>
              <w:t>PRICE</w:t>
            </w:r>
            <w:r w:rsidRPr="005D35E7">
              <w:rPr>
                <w:sz w:val="18"/>
                <w:szCs w:val="18"/>
              </w:rPr>
              <w:t xml:space="preserve">: </w:t>
            </w:r>
            <w:r w:rsidRPr="005D35E7">
              <w:rPr>
                <w:sz w:val="18"/>
                <w:szCs w:val="18"/>
                <w:highlight w:val="yellow"/>
                <w:lang w:eastAsia="zh-CN"/>
              </w:rPr>
              <w:t xml:space="preserve">USD XXX only, CIF Shanghai, China </w:t>
            </w:r>
            <w:r w:rsidRPr="005D35E7">
              <w:rPr>
                <w:sz w:val="18"/>
                <w:szCs w:val="18"/>
              </w:rPr>
              <w:t>(INCOTERMS 2020)</w:t>
            </w:r>
          </w:p>
          <w:p w14:paraId="58BD63A4" w14:textId="1B41DD66" w:rsidR="00380B1F" w:rsidRPr="005D35E7" w:rsidRDefault="00380B1F"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rPr>
              <w:t>合同总价：</w:t>
            </w:r>
            <w:r w:rsidRPr="005D35E7">
              <w:rPr>
                <w:rFonts w:cs="Times New Roman"/>
                <w:b w:val="0"/>
                <w:sz w:val="18"/>
                <w:szCs w:val="18"/>
              </w:rPr>
              <w:t xml:space="preserve">USD </w:t>
            </w:r>
            <w:r w:rsidRPr="005D35E7">
              <w:rPr>
                <w:rFonts w:cs="Times New Roman"/>
                <w:b w:val="0"/>
                <w:sz w:val="18"/>
                <w:szCs w:val="18"/>
                <w:highlight w:val="yellow"/>
              </w:rPr>
              <w:t>XXXX</w:t>
            </w:r>
            <w:r w:rsidRPr="005D35E7">
              <w:rPr>
                <w:rFonts w:cs="Times New Roman"/>
                <w:b w:val="0"/>
                <w:sz w:val="18"/>
                <w:szCs w:val="18"/>
                <w:highlight w:val="yellow"/>
              </w:rPr>
              <w:t>，</w:t>
            </w:r>
            <w:r w:rsidRPr="005D35E7">
              <w:rPr>
                <w:rFonts w:cs="Times New Roman"/>
                <w:b w:val="0"/>
                <w:sz w:val="18"/>
                <w:szCs w:val="18"/>
                <w:highlight w:val="yellow"/>
              </w:rPr>
              <w:t xml:space="preserve"> CIF</w:t>
            </w:r>
            <w:r w:rsidRPr="005D35E7">
              <w:rPr>
                <w:rFonts w:cs="Times New Roman"/>
                <w:b w:val="0"/>
                <w:sz w:val="18"/>
                <w:szCs w:val="18"/>
                <w:highlight w:val="yellow"/>
              </w:rPr>
              <w:t>上海</w:t>
            </w:r>
            <w:r w:rsidRPr="005D35E7">
              <w:rPr>
                <w:rFonts w:cs="Times New Roman"/>
                <w:b w:val="0"/>
                <w:sz w:val="18"/>
                <w:szCs w:val="18"/>
                <w:highlight w:val="yellow"/>
              </w:rPr>
              <w:t xml:space="preserve">, </w:t>
            </w:r>
            <w:r w:rsidRPr="005D35E7">
              <w:rPr>
                <w:rFonts w:cs="Times New Roman"/>
                <w:b w:val="0"/>
                <w:sz w:val="18"/>
                <w:szCs w:val="18"/>
                <w:highlight w:val="yellow"/>
              </w:rPr>
              <w:t>中国（</w:t>
            </w:r>
            <w:r w:rsidRPr="005D35E7">
              <w:rPr>
                <w:rFonts w:cs="Times New Roman"/>
                <w:b w:val="0"/>
                <w:sz w:val="18"/>
                <w:szCs w:val="18"/>
              </w:rPr>
              <w:t>按照《</w:t>
            </w:r>
            <w:r w:rsidRPr="005D35E7">
              <w:rPr>
                <w:rFonts w:cs="Times New Roman"/>
                <w:b w:val="0"/>
                <w:sz w:val="18"/>
                <w:szCs w:val="18"/>
              </w:rPr>
              <w:t>2020</w:t>
            </w:r>
            <w:r w:rsidRPr="005D35E7">
              <w:rPr>
                <w:rFonts w:cs="Times New Roman"/>
                <w:b w:val="0"/>
                <w:sz w:val="18"/>
                <w:szCs w:val="18"/>
              </w:rPr>
              <w:t>年国际贸易术语解释通则》解释）</w:t>
            </w:r>
          </w:p>
        </w:tc>
      </w:tr>
    </w:tbl>
    <w:p w14:paraId="11310DAC" w14:textId="2052FAB1" w:rsidR="003D22E3" w:rsidRPr="005D35E7" w:rsidRDefault="003D22E3" w:rsidP="00F812C1">
      <w:pPr>
        <w:adjustRightInd w:val="0"/>
        <w:snapToGrid w:val="0"/>
        <w:contextualSpacing/>
        <w:jc w:val="both"/>
        <w:rPr>
          <w:sz w:val="18"/>
          <w:szCs w:val="18"/>
          <w:lang w:eastAsia="zh-CN"/>
        </w:rPr>
      </w:pPr>
      <w:r w:rsidRPr="005D35E7">
        <w:rPr>
          <w:sz w:val="18"/>
          <w:szCs w:val="18"/>
          <w:lang w:eastAsia="zh-CN"/>
        </w:rPr>
        <w:t>Remark</w:t>
      </w:r>
      <w:r w:rsidRPr="005D35E7">
        <w:rPr>
          <w:sz w:val="18"/>
          <w:szCs w:val="18"/>
          <w:lang w:eastAsia="zh-CN"/>
        </w:rPr>
        <w:t>：</w:t>
      </w:r>
      <w:r w:rsidRPr="005D35E7">
        <w:rPr>
          <w:sz w:val="18"/>
          <w:szCs w:val="18"/>
          <w:lang w:eastAsia="zh-CN"/>
        </w:rPr>
        <w:t xml:space="preserve">Details of specifications &amp; </w:t>
      </w:r>
      <w:r w:rsidR="00B251AA" w:rsidRPr="005D35E7">
        <w:rPr>
          <w:sz w:val="18"/>
          <w:szCs w:val="18"/>
          <w:lang w:eastAsia="zh-CN"/>
        </w:rPr>
        <w:t>SUPPLY</w:t>
      </w:r>
      <w:r w:rsidRPr="005D35E7">
        <w:rPr>
          <w:sz w:val="18"/>
          <w:szCs w:val="18"/>
          <w:lang w:eastAsia="zh-CN"/>
        </w:rPr>
        <w:t xml:space="preserve"> scope refer to the signed TECHNICAL AGREEMENT mutually accepted by both of parties (No.: </w:t>
      </w:r>
      <w:r w:rsidRPr="005D35E7">
        <w:rPr>
          <w:sz w:val="18"/>
          <w:szCs w:val="18"/>
          <w:highlight w:val="yellow"/>
          <w:lang w:eastAsia="zh-CN"/>
        </w:rPr>
        <w:t>XXXX</w:t>
      </w:r>
      <w:r w:rsidRPr="005D35E7">
        <w:rPr>
          <w:sz w:val="18"/>
          <w:szCs w:val="18"/>
          <w:lang w:eastAsia="zh-CN"/>
        </w:rPr>
        <w:t>) under ATTACHMENT C.</w:t>
      </w:r>
    </w:p>
    <w:p w14:paraId="21E6319D" w14:textId="77777777" w:rsidR="003D22E3" w:rsidRPr="005D35E7" w:rsidRDefault="003D22E3" w:rsidP="00F812C1">
      <w:pPr>
        <w:adjustRightInd w:val="0"/>
        <w:snapToGrid w:val="0"/>
        <w:contextualSpacing/>
        <w:jc w:val="both"/>
        <w:rPr>
          <w:sz w:val="18"/>
          <w:szCs w:val="18"/>
          <w:lang w:eastAsia="zh-CN"/>
        </w:rPr>
      </w:pPr>
      <w:r w:rsidRPr="005D35E7">
        <w:rPr>
          <w:sz w:val="18"/>
          <w:szCs w:val="18"/>
          <w:lang w:eastAsia="zh-CN"/>
        </w:rPr>
        <w:lastRenderedPageBreak/>
        <w:t>备注：具体的规格及供货范围见双方签字的编号为</w:t>
      </w:r>
      <w:r w:rsidRPr="005D35E7">
        <w:rPr>
          <w:sz w:val="18"/>
          <w:szCs w:val="18"/>
          <w:highlight w:val="yellow"/>
          <w:lang w:eastAsia="zh-CN"/>
        </w:rPr>
        <w:t>XXXX</w:t>
      </w:r>
      <w:r w:rsidRPr="005D35E7">
        <w:rPr>
          <w:sz w:val="18"/>
          <w:szCs w:val="18"/>
          <w:lang w:eastAsia="zh-CN"/>
        </w:rPr>
        <w:t>在附件</w:t>
      </w:r>
      <w:r w:rsidRPr="005D35E7">
        <w:rPr>
          <w:sz w:val="18"/>
          <w:szCs w:val="18"/>
          <w:lang w:eastAsia="zh-CN"/>
        </w:rPr>
        <w:t>C</w:t>
      </w:r>
      <w:r w:rsidRPr="005D35E7">
        <w:rPr>
          <w:sz w:val="18"/>
          <w:szCs w:val="18"/>
          <w:lang w:eastAsia="zh-CN"/>
        </w:rPr>
        <w:t>的技术协议。</w:t>
      </w:r>
    </w:p>
    <w:p w14:paraId="789E1A8E" w14:textId="77777777" w:rsidR="00656FB1" w:rsidRPr="005D35E7" w:rsidRDefault="00656FB1" w:rsidP="00F812C1">
      <w:pPr>
        <w:adjustRightInd w:val="0"/>
        <w:snapToGrid w:val="0"/>
        <w:contextualSpacing/>
        <w:jc w:val="both"/>
        <w:rPr>
          <w:sz w:val="18"/>
          <w:szCs w:val="18"/>
          <w:lang w:eastAsia="zh-CN"/>
        </w:rPr>
      </w:pPr>
    </w:p>
    <w:p w14:paraId="646DB883" w14:textId="14721FFD" w:rsidR="00656FB1" w:rsidRPr="005D35E7" w:rsidRDefault="00656FB1" w:rsidP="00F812C1">
      <w:pPr>
        <w:adjustRightInd w:val="0"/>
        <w:snapToGrid w:val="0"/>
        <w:contextualSpacing/>
        <w:jc w:val="both"/>
        <w:rPr>
          <w:b/>
          <w:sz w:val="18"/>
          <w:szCs w:val="18"/>
          <w:lang w:eastAsia="zh-CN"/>
        </w:rPr>
      </w:pPr>
      <w:commentRangeStart w:id="15"/>
      <w:r w:rsidRPr="005D35E7">
        <w:rPr>
          <w:b/>
          <w:sz w:val="18"/>
          <w:szCs w:val="18"/>
          <w:highlight w:val="yellow"/>
          <w:lang w:eastAsia="zh-CN"/>
        </w:rPr>
        <w:t>OR</w:t>
      </w:r>
      <w:commentRangeEnd w:id="15"/>
      <w:r w:rsidR="00AD18D2" w:rsidRPr="005D35E7">
        <w:rPr>
          <w:rStyle w:val="afa"/>
          <w:lang w:val="en-CA" w:eastAsia="en-CA"/>
        </w:rPr>
        <w:commentReference w:id="15"/>
      </w:r>
    </w:p>
    <w:p w14:paraId="4B54A44D" w14:textId="77777777" w:rsidR="00B251AA" w:rsidRPr="005D35E7" w:rsidRDefault="00B251AA" w:rsidP="00F812C1">
      <w:pPr>
        <w:adjustRightInd w:val="0"/>
        <w:snapToGrid w:val="0"/>
        <w:contextualSpacing/>
        <w:jc w:val="both"/>
        <w:rPr>
          <w:b/>
          <w:sz w:val="18"/>
          <w:szCs w:val="18"/>
          <w:lang w:eastAsia="zh-CN"/>
        </w:rPr>
      </w:pPr>
    </w:p>
    <w:tbl>
      <w:tblPr>
        <w:tblStyle w:val="af5"/>
        <w:tblW w:w="0" w:type="auto"/>
        <w:tblLook w:val="04A0" w:firstRow="1" w:lastRow="0" w:firstColumn="1" w:lastColumn="0" w:noHBand="0" w:noVBand="1"/>
      </w:tblPr>
      <w:tblGrid>
        <w:gridCol w:w="895"/>
        <w:gridCol w:w="5220"/>
        <w:gridCol w:w="1535"/>
        <w:gridCol w:w="1936"/>
      </w:tblGrid>
      <w:tr w:rsidR="00656FB1" w:rsidRPr="005D35E7" w14:paraId="3B276A36" w14:textId="77777777" w:rsidTr="0080602F">
        <w:tc>
          <w:tcPr>
            <w:tcW w:w="895" w:type="dxa"/>
          </w:tcPr>
          <w:p w14:paraId="604C6E67"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220" w:type="dxa"/>
          </w:tcPr>
          <w:p w14:paraId="6F344613" w14:textId="5700A77A"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D32C85" w:rsidRPr="005D35E7">
              <w:rPr>
                <w:rFonts w:cs="Times New Roman"/>
                <w:caps w:val="0"/>
                <w:sz w:val="18"/>
                <w:szCs w:val="18"/>
              </w:rPr>
              <w:t xml:space="preserve"> </w:t>
            </w:r>
            <w:r w:rsidR="00D32C85" w:rsidRPr="005D35E7">
              <w:rPr>
                <w:rFonts w:cs="Times New Roman"/>
                <w:caps w:val="0"/>
                <w:sz w:val="18"/>
                <w:szCs w:val="18"/>
              </w:rPr>
              <w:t>描述</w:t>
            </w:r>
          </w:p>
        </w:tc>
        <w:tc>
          <w:tcPr>
            <w:tcW w:w="1535" w:type="dxa"/>
          </w:tcPr>
          <w:p w14:paraId="43712CE1" w14:textId="67B0CE4C"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D32C85" w:rsidRPr="005D35E7">
              <w:rPr>
                <w:rFonts w:cs="Times New Roman"/>
                <w:caps w:val="0"/>
                <w:sz w:val="18"/>
                <w:szCs w:val="18"/>
              </w:rPr>
              <w:t>数量</w:t>
            </w:r>
          </w:p>
        </w:tc>
        <w:tc>
          <w:tcPr>
            <w:tcW w:w="1936" w:type="dxa"/>
          </w:tcPr>
          <w:p w14:paraId="67D395D1" w14:textId="7748D9EC"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D32C85" w:rsidRPr="005D35E7">
              <w:rPr>
                <w:rFonts w:cs="Times New Roman"/>
                <w:caps w:val="0"/>
                <w:sz w:val="18"/>
                <w:szCs w:val="18"/>
              </w:rPr>
              <w:t>合计</w:t>
            </w:r>
          </w:p>
        </w:tc>
      </w:tr>
      <w:tr w:rsidR="00656FB1" w:rsidRPr="005D35E7" w14:paraId="6C50647E" w14:textId="77777777" w:rsidTr="0080602F">
        <w:tc>
          <w:tcPr>
            <w:tcW w:w="895" w:type="dxa"/>
          </w:tcPr>
          <w:p w14:paraId="72227A0C"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220" w:type="dxa"/>
          </w:tcPr>
          <w:p w14:paraId="51A5F400" w14:textId="77777777"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GOODS: </w:t>
            </w:r>
            <w:proofErr w:type="spellStart"/>
            <w:r w:rsidRPr="005D35E7">
              <w:rPr>
                <w:rFonts w:cs="Times New Roman"/>
                <w:b w:val="0"/>
                <w:caps w:val="0"/>
                <w:sz w:val="18"/>
                <w:szCs w:val="18"/>
                <w:highlight w:val="yellow"/>
              </w:rPr>
              <w:t>xxxxxxx</w:t>
            </w:r>
            <w:proofErr w:type="spellEnd"/>
          </w:p>
          <w:p w14:paraId="668E78BE" w14:textId="77777777"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Refer to ATTACHMENT B for detailed price breakdown and TECHNICAL AGREEMENT for detailed scope of GOODS</w:t>
            </w:r>
          </w:p>
          <w:p w14:paraId="379DFB44" w14:textId="02BAFB93" w:rsidR="00D32C85"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详细价格请见附件</w:t>
            </w:r>
            <w:r w:rsidRPr="005D35E7">
              <w:rPr>
                <w:rFonts w:cs="Times New Roman"/>
                <w:b w:val="0"/>
                <w:caps w:val="0"/>
                <w:sz w:val="18"/>
                <w:szCs w:val="18"/>
              </w:rPr>
              <w:t>B</w:t>
            </w:r>
            <w:r w:rsidRPr="005D35E7">
              <w:rPr>
                <w:rFonts w:cs="Times New Roman"/>
                <w:b w:val="0"/>
                <w:caps w:val="0"/>
                <w:sz w:val="18"/>
                <w:szCs w:val="18"/>
              </w:rPr>
              <w:t>，详细供货范围请见技术协议</w:t>
            </w:r>
          </w:p>
        </w:tc>
        <w:tc>
          <w:tcPr>
            <w:tcW w:w="1535" w:type="dxa"/>
          </w:tcPr>
          <w:p w14:paraId="42BD3678"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14:paraId="6FDF8078"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proofErr w:type="spellStart"/>
            <w:r w:rsidRPr="005D35E7">
              <w:rPr>
                <w:rFonts w:cs="Times New Roman"/>
                <w:b w:val="0"/>
                <w:caps w:val="0"/>
                <w:sz w:val="18"/>
                <w:szCs w:val="18"/>
              </w:rPr>
              <w:t>xxxx</w:t>
            </w:r>
            <w:proofErr w:type="spellEnd"/>
          </w:p>
        </w:tc>
      </w:tr>
      <w:tr w:rsidR="00656FB1" w:rsidRPr="005D35E7" w14:paraId="3E81693D" w14:textId="77777777" w:rsidTr="0080602F">
        <w:tc>
          <w:tcPr>
            <w:tcW w:w="895" w:type="dxa"/>
          </w:tcPr>
          <w:p w14:paraId="632C1B00"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220" w:type="dxa"/>
          </w:tcPr>
          <w:p w14:paraId="787C1CAA" w14:textId="77777777"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 if applicable, in accordance with TECHNICAL AGREEMENT</w:t>
            </w:r>
          </w:p>
          <w:p w14:paraId="2E14B820" w14:textId="4C649686"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535" w:type="dxa"/>
          </w:tcPr>
          <w:p w14:paraId="6BE87764"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14:paraId="50393A61"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14:paraId="45AABD4D" w14:textId="77777777" w:rsidTr="0080602F">
        <w:tc>
          <w:tcPr>
            <w:tcW w:w="895" w:type="dxa"/>
          </w:tcPr>
          <w:p w14:paraId="05AF2660"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220" w:type="dxa"/>
          </w:tcPr>
          <w:p w14:paraId="153ECF37" w14:textId="77777777"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DOCUMENTATION in accordance with TECHNICAL AGREEMENT</w:t>
            </w:r>
          </w:p>
          <w:p w14:paraId="2B5FE2DB" w14:textId="00DE71AE"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535" w:type="dxa"/>
          </w:tcPr>
          <w:p w14:paraId="188EA4F5"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14:paraId="335B03BA"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14:paraId="0EDC71F3" w14:textId="77777777" w:rsidTr="0080602F">
        <w:tc>
          <w:tcPr>
            <w:tcW w:w="7650" w:type="dxa"/>
            <w:gridSpan w:val="3"/>
          </w:tcPr>
          <w:p w14:paraId="11ADD217"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TOTAL CONTRACT PRICE excluding VAT (Currency: CNY)</w:t>
            </w:r>
          </w:p>
          <w:p w14:paraId="422D1ECB" w14:textId="6726DD5A"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不包含增值税的合同总价：</w:t>
            </w:r>
          </w:p>
        </w:tc>
        <w:tc>
          <w:tcPr>
            <w:tcW w:w="1936" w:type="dxa"/>
          </w:tcPr>
          <w:p w14:paraId="58033A32"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p>
        </w:tc>
      </w:tr>
      <w:tr w:rsidR="00656FB1" w:rsidRPr="005D35E7" w14:paraId="454895A6" w14:textId="77777777" w:rsidTr="0080602F">
        <w:tc>
          <w:tcPr>
            <w:tcW w:w="895" w:type="dxa"/>
          </w:tcPr>
          <w:p w14:paraId="3A0C2C54"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4</w:t>
            </w:r>
          </w:p>
        </w:tc>
        <w:tc>
          <w:tcPr>
            <w:tcW w:w="5220" w:type="dxa"/>
          </w:tcPr>
          <w:p w14:paraId="000D5D13" w14:textId="7330F456" w:rsidR="00656FB1"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VAT/</w:t>
            </w:r>
            <w:r w:rsidR="00656FB1" w:rsidRPr="005D35E7">
              <w:rPr>
                <w:rFonts w:cs="Times New Roman"/>
                <w:b w:val="0"/>
                <w:caps w:val="0"/>
                <w:sz w:val="18"/>
                <w:szCs w:val="18"/>
              </w:rPr>
              <w:t>增值税</w:t>
            </w:r>
            <w:r w:rsidR="00656FB1" w:rsidRPr="005D35E7">
              <w:rPr>
                <w:rFonts w:cs="Times New Roman"/>
                <w:b w:val="0"/>
                <w:caps w:val="0"/>
                <w:sz w:val="18"/>
                <w:szCs w:val="18"/>
              </w:rPr>
              <w:t xml:space="preserve"> (13%)</w:t>
            </w:r>
          </w:p>
        </w:tc>
        <w:tc>
          <w:tcPr>
            <w:tcW w:w="1535" w:type="dxa"/>
          </w:tcPr>
          <w:p w14:paraId="1BB84B1E"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14:paraId="08266DA2"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p>
        </w:tc>
      </w:tr>
      <w:tr w:rsidR="00656FB1" w:rsidRPr="005D35E7" w14:paraId="282B7287" w14:textId="77777777" w:rsidTr="0080602F">
        <w:tc>
          <w:tcPr>
            <w:tcW w:w="7650" w:type="dxa"/>
            <w:gridSpan w:val="3"/>
          </w:tcPr>
          <w:p w14:paraId="0570AC85" w14:textId="77777777"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TOTAL CONTRACT PRICE inclusive VAT (Currency: CNY)</w:t>
            </w:r>
          </w:p>
          <w:p w14:paraId="0CA1EB2F" w14:textId="12C04620"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包含增值税的合同总价：</w:t>
            </w:r>
          </w:p>
        </w:tc>
        <w:tc>
          <w:tcPr>
            <w:tcW w:w="1936" w:type="dxa"/>
          </w:tcPr>
          <w:p w14:paraId="3AC81070"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p>
        </w:tc>
      </w:tr>
      <w:tr w:rsidR="00656FB1" w:rsidRPr="005D35E7" w14:paraId="49C4F03D" w14:textId="77777777" w:rsidTr="00656FB1">
        <w:tc>
          <w:tcPr>
            <w:tcW w:w="9586" w:type="dxa"/>
            <w:gridSpan w:val="4"/>
          </w:tcPr>
          <w:p w14:paraId="25D576B7" w14:textId="77777777" w:rsidR="00656FB1" w:rsidRPr="005D35E7" w:rsidRDefault="00656FB1" w:rsidP="00F812C1">
            <w:pPr>
              <w:adjustRightInd w:val="0"/>
              <w:snapToGrid w:val="0"/>
              <w:spacing w:before="60" w:after="60"/>
              <w:contextualSpacing/>
              <w:jc w:val="both"/>
              <w:rPr>
                <w:sz w:val="18"/>
                <w:szCs w:val="18"/>
              </w:rPr>
            </w:pPr>
            <w:r w:rsidRPr="005D35E7">
              <w:rPr>
                <w:sz w:val="18"/>
                <w:szCs w:val="18"/>
              </w:rPr>
              <w:t xml:space="preserve">TOTAL CONTRACT </w:t>
            </w:r>
            <w:r w:rsidRPr="005D35E7">
              <w:rPr>
                <w:sz w:val="18"/>
                <w:szCs w:val="18"/>
                <w:lang w:eastAsia="zh-CN"/>
              </w:rPr>
              <w:t>PRICE</w:t>
            </w:r>
            <w:r w:rsidRPr="005D35E7">
              <w:rPr>
                <w:sz w:val="18"/>
                <w:szCs w:val="18"/>
              </w:rPr>
              <w:t xml:space="preserve">: </w:t>
            </w:r>
            <w:r w:rsidRPr="005D35E7">
              <w:rPr>
                <w:sz w:val="18"/>
                <w:szCs w:val="18"/>
                <w:highlight w:val="yellow"/>
                <w:lang w:eastAsia="zh-CN"/>
              </w:rPr>
              <w:t xml:space="preserve">CNY XXX only, DDP Shanghai, China </w:t>
            </w:r>
            <w:r w:rsidRPr="005D35E7">
              <w:rPr>
                <w:sz w:val="18"/>
                <w:szCs w:val="18"/>
              </w:rPr>
              <w:t>(INCOTERMS 2020)</w:t>
            </w:r>
          </w:p>
          <w:p w14:paraId="093823E0" w14:textId="77777777"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rPr>
              <w:t>合同总价：人民币</w:t>
            </w:r>
            <w:r w:rsidRPr="005D35E7">
              <w:rPr>
                <w:rFonts w:cs="Times New Roman"/>
                <w:b w:val="0"/>
                <w:sz w:val="18"/>
                <w:szCs w:val="18"/>
              </w:rPr>
              <w:t xml:space="preserve"> </w:t>
            </w:r>
            <w:r w:rsidRPr="005D35E7">
              <w:rPr>
                <w:rFonts w:cs="Times New Roman"/>
                <w:b w:val="0"/>
                <w:sz w:val="18"/>
                <w:szCs w:val="18"/>
                <w:highlight w:val="yellow"/>
              </w:rPr>
              <w:t>XXXX</w:t>
            </w:r>
            <w:r w:rsidRPr="005D35E7">
              <w:rPr>
                <w:rFonts w:cs="Times New Roman"/>
                <w:b w:val="0"/>
                <w:sz w:val="18"/>
                <w:szCs w:val="18"/>
                <w:highlight w:val="yellow"/>
              </w:rPr>
              <w:t>，</w:t>
            </w:r>
            <w:r w:rsidRPr="005D35E7">
              <w:rPr>
                <w:rFonts w:cs="Times New Roman"/>
                <w:b w:val="0"/>
                <w:sz w:val="18"/>
                <w:szCs w:val="18"/>
                <w:highlight w:val="yellow"/>
              </w:rPr>
              <w:t xml:space="preserve"> DDP</w:t>
            </w:r>
            <w:r w:rsidRPr="005D35E7">
              <w:rPr>
                <w:rFonts w:cs="Times New Roman"/>
                <w:b w:val="0"/>
                <w:sz w:val="18"/>
                <w:szCs w:val="18"/>
                <w:highlight w:val="yellow"/>
              </w:rPr>
              <w:t>上海</w:t>
            </w:r>
            <w:r w:rsidRPr="005D35E7">
              <w:rPr>
                <w:rFonts w:cs="Times New Roman"/>
                <w:b w:val="0"/>
                <w:sz w:val="18"/>
                <w:szCs w:val="18"/>
                <w:highlight w:val="yellow"/>
              </w:rPr>
              <w:t xml:space="preserve">, </w:t>
            </w:r>
            <w:r w:rsidRPr="005D35E7">
              <w:rPr>
                <w:rFonts w:cs="Times New Roman"/>
                <w:b w:val="0"/>
                <w:sz w:val="18"/>
                <w:szCs w:val="18"/>
                <w:highlight w:val="yellow"/>
              </w:rPr>
              <w:t>中国（</w:t>
            </w:r>
            <w:r w:rsidRPr="005D35E7">
              <w:rPr>
                <w:rFonts w:cs="Times New Roman"/>
                <w:b w:val="0"/>
                <w:sz w:val="18"/>
                <w:szCs w:val="18"/>
              </w:rPr>
              <w:t>按照《</w:t>
            </w:r>
            <w:r w:rsidRPr="005D35E7">
              <w:rPr>
                <w:rFonts w:cs="Times New Roman"/>
                <w:b w:val="0"/>
                <w:sz w:val="18"/>
                <w:szCs w:val="18"/>
              </w:rPr>
              <w:t>2020</w:t>
            </w:r>
            <w:r w:rsidRPr="005D35E7">
              <w:rPr>
                <w:rFonts w:cs="Times New Roman"/>
                <w:b w:val="0"/>
                <w:sz w:val="18"/>
                <w:szCs w:val="18"/>
              </w:rPr>
              <w:t>年国际贸易术语解释通则》解释）</w:t>
            </w:r>
          </w:p>
        </w:tc>
      </w:tr>
    </w:tbl>
    <w:p w14:paraId="44A3F0A7" w14:textId="51265A9B" w:rsidR="00D93172" w:rsidRPr="005D35E7" w:rsidRDefault="007A5A16" w:rsidP="00F812C1">
      <w:pPr>
        <w:adjustRightInd w:val="0"/>
        <w:snapToGrid w:val="0"/>
        <w:contextualSpacing/>
        <w:jc w:val="both"/>
        <w:rPr>
          <w:sz w:val="18"/>
          <w:szCs w:val="18"/>
          <w:lang w:eastAsia="zh-CN"/>
        </w:rPr>
      </w:pPr>
      <w:r w:rsidRPr="005D35E7">
        <w:rPr>
          <w:sz w:val="18"/>
          <w:szCs w:val="18"/>
          <w:lang w:eastAsia="zh-CN"/>
        </w:rPr>
        <w:t>Remark</w:t>
      </w:r>
      <w:r w:rsidRPr="005D35E7">
        <w:rPr>
          <w:sz w:val="18"/>
          <w:szCs w:val="18"/>
          <w:lang w:eastAsia="zh-CN"/>
        </w:rPr>
        <w:t>：</w:t>
      </w:r>
      <w:r w:rsidRPr="005D35E7">
        <w:rPr>
          <w:sz w:val="18"/>
          <w:szCs w:val="18"/>
          <w:lang w:eastAsia="zh-CN"/>
        </w:rPr>
        <w:t>Details of specifications &amp;</w:t>
      </w:r>
      <w:r w:rsidR="00B251AA" w:rsidRPr="005D35E7">
        <w:rPr>
          <w:sz w:val="18"/>
          <w:szCs w:val="18"/>
          <w:lang w:eastAsia="zh-CN"/>
        </w:rPr>
        <w:t xml:space="preserve"> SUPPLY</w:t>
      </w:r>
      <w:r w:rsidRPr="005D35E7">
        <w:rPr>
          <w:sz w:val="18"/>
          <w:szCs w:val="18"/>
          <w:lang w:eastAsia="zh-CN"/>
        </w:rPr>
        <w:t xml:space="preserve"> scope refer to the signed </w:t>
      </w:r>
      <w:r w:rsidR="00F72F95" w:rsidRPr="005D35E7">
        <w:rPr>
          <w:sz w:val="18"/>
          <w:szCs w:val="18"/>
          <w:lang w:eastAsia="zh-CN"/>
        </w:rPr>
        <w:t>T</w:t>
      </w:r>
      <w:r w:rsidR="00505C62" w:rsidRPr="005D35E7">
        <w:rPr>
          <w:sz w:val="18"/>
          <w:szCs w:val="18"/>
          <w:lang w:eastAsia="zh-CN"/>
        </w:rPr>
        <w:t>ECHNICAL AGREEMENT</w:t>
      </w:r>
      <w:r w:rsidR="00F72F95" w:rsidRPr="005D35E7">
        <w:rPr>
          <w:sz w:val="18"/>
          <w:szCs w:val="18"/>
          <w:lang w:eastAsia="zh-CN"/>
        </w:rPr>
        <w:t xml:space="preserve"> mutually accepted </w:t>
      </w:r>
      <w:r w:rsidRPr="005D35E7">
        <w:rPr>
          <w:sz w:val="18"/>
          <w:szCs w:val="18"/>
          <w:lang w:eastAsia="zh-CN"/>
        </w:rPr>
        <w:t xml:space="preserve">by both of parties (No.: </w:t>
      </w:r>
      <w:r w:rsidRPr="005D35E7">
        <w:rPr>
          <w:sz w:val="18"/>
          <w:szCs w:val="18"/>
          <w:highlight w:val="yellow"/>
          <w:lang w:eastAsia="zh-CN"/>
        </w:rPr>
        <w:t>XXXX</w:t>
      </w:r>
      <w:r w:rsidRPr="005D35E7">
        <w:rPr>
          <w:sz w:val="18"/>
          <w:szCs w:val="18"/>
          <w:lang w:eastAsia="zh-CN"/>
        </w:rPr>
        <w:t>)</w:t>
      </w:r>
      <w:r w:rsidR="003D22E3" w:rsidRPr="005D35E7">
        <w:rPr>
          <w:sz w:val="18"/>
          <w:szCs w:val="18"/>
          <w:lang w:eastAsia="zh-CN"/>
        </w:rPr>
        <w:t xml:space="preserve"> under ATTACHMENT C</w:t>
      </w:r>
      <w:r w:rsidRPr="005D35E7">
        <w:rPr>
          <w:sz w:val="18"/>
          <w:szCs w:val="18"/>
          <w:lang w:eastAsia="zh-CN"/>
        </w:rPr>
        <w:t>.</w:t>
      </w:r>
    </w:p>
    <w:p w14:paraId="605415FA" w14:textId="3EA27F87" w:rsidR="00D93172" w:rsidRPr="005D35E7" w:rsidRDefault="007A5A16" w:rsidP="00F812C1">
      <w:pPr>
        <w:adjustRightInd w:val="0"/>
        <w:snapToGrid w:val="0"/>
        <w:contextualSpacing/>
        <w:jc w:val="both"/>
        <w:rPr>
          <w:sz w:val="18"/>
          <w:szCs w:val="18"/>
          <w:lang w:eastAsia="zh-CN"/>
        </w:rPr>
      </w:pPr>
      <w:r w:rsidRPr="005D35E7">
        <w:rPr>
          <w:sz w:val="18"/>
          <w:szCs w:val="18"/>
          <w:lang w:eastAsia="zh-CN"/>
        </w:rPr>
        <w:t>备注：具体的规格及供货范围见双方签字的编号为</w:t>
      </w:r>
      <w:r w:rsidRPr="005D35E7">
        <w:rPr>
          <w:sz w:val="18"/>
          <w:szCs w:val="18"/>
          <w:highlight w:val="yellow"/>
          <w:lang w:eastAsia="zh-CN"/>
        </w:rPr>
        <w:t>XXXX</w:t>
      </w:r>
      <w:r w:rsidR="003D22E3" w:rsidRPr="005D35E7">
        <w:rPr>
          <w:sz w:val="18"/>
          <w:szCs w:val="18"/>
          <w:lang w:eastAsia="zh-CN"/>
        </w:rPr>
        <w:t>在附件</w:t>
      </w:r>
      <w:r w:rsidR="003D22E3" w:rsidRPr="005D35E7">
        <w:rPr>
          <w:sz w:val="18"/>
          <w:szCs w:val="18"/>
          <w:lang w:eastAsia="zh-CN"/>
        </w:rPr>
        <w:t>C</w:t>
      </w:r>
      <w:r w:rsidRPr="005D35E7">
        <w:rPr>
          <w:sz w:val="18"/>
          <w:szCs w:val="18"/>
          <w:lang w:eastAsia="zh-CN"/>
        </w:rPr>
        <w:t>的技术协议。</w:t>
      </w:r>
    </w:p>
    <w:p w14:paraId="574A4CD3" w14:textId="77777777" w:rsidR="00981B41" w:rsidRPr="005D35E7" w:rsidRDefault="00981B41" w:rsidP="00F812C1">
      <w:pPr>
        <w:adjustRightInd w:val="0"/>
        <w:snapToGrid w:val="0"/>
        <w:contextualSpacing/>
        <w:jc w:val="both"/>
        <w:rPr>
          <w:sz w:val="18"/>
          <w:szCs w:val="18"/>
          <w:lang w:eastAsia="zh-CN"/>
        </w:rPr>
      </w:pPr>
    </w:p>
    <w:p w14:paraId="14DBF376" w14:textId="29CFFA3F" w:rsidR="00D93172" w:rsidRPr="005D35E7" w:rsidRDefault="007A5A16" w:rsidP="00F812C1">
      <w:pPr>
        <w:adjustRightInd w:val="0"/>
        <w:snapToGrid w:val="0"/>
        <w:contextualSpacing/>
        <w:jc w:val="both"/>
        <w:rPr>
          <w:sz w:val="18"/>
          <w:szCs w:val="18"/>
          <w:lang w:eastAsia="zh-CN"/>
        </w:rPr>
      </w:pPr>
      <w:r w:rsidRPr="005D35E7">
        <w:rPr>
          <w:sz w:val="18"/>
          <w:szCs w:val="18"/>
          <w:lang w:eastAsia="zh-CN"/>
        </w:rPr>
        <w:t xml:space="preserve">The </w:t>
      </w:r>
      <w:r w:rsidR="004B09BF" w:rsidRPr="005D35E7">
        <w:rPr>
          <w:sz w:val="18"/>
          <w:szCs w:val="18"/>
          <w:lang w:eastAsia="zh-CN"/>
        </w:rPr>
        <w:t>TOTAL CONTRACT PRICE</w:t>
      </w:r>
      <w:r w:rsidRPr="005D35E7">
        <w:rPr>
          <w:sz w:val="18"/>
          <w:szCs w:val="18"/>
          <w:lang w:eastAsia="zh-CN"/>
        </w:rPr>
        <w:t xml:space="preserve"> shall remain fixed and firm for the duration of this CONTRACT and shall not be subject to currency fluctuations or any escalation.  </w:t>
      </w:r>
      <w:r w:rsidR="004B09BF" w:rsidRPr="005D35E7">
        <w:rPr>
          <w:sz w:val="18"/>
          <w:szCs w:val="18"/>
          <w:lang w:eastAsia="zh-CN"/>
        </w:rPr>
        <w:t>SELLER’s l</w:t>
      </w:r>
      <w:r w:rsidRPr="005D35E7">
        <w:rPr>
          <w:sz w:val="18"/>
          <w:szCs w:val="18"/>
          <w:lang w:eastAsia="zh-CN"/>
        </w:rPr>
        <w:t xml:space="preserve">iability for TAX is </w:t>
      </w:r>
      <w:r w:rsidR="004B09BF" w:rsidRPr="005D35E7">
        <w:rPr>
          <w:sz w:val="18"/>
          <w:szCs w:val="18"/>
          <w:lang w:eastAsia="zh-CN"/>
        </w:rPr>
        <w:t>up to the delivery incoterm specified in the above table, unless</w:t>
      </w:r>
      <w:r w:rsidRPr="005D35E7">
        <w:rPr>
          <w:sz w:val="18"/>
          <w:szCs w:val="18"/>
          <w:lang w:eastAsia="zh-CN"/>
        </w:rPr>
        <w:t xml:space="preserve"> otherwise </w:t>
      </w:r>
      <w:r w:rsidR="004B09BF" w:rsidRPr="005D35E7">
        <w:rPr>
          <w:sz w:val="18"/>
          <w:szCs w:val="18"/>
          <w:lang w:eastAsia="zh-CN"/>
        </w:rPr>
        <w:t xml:space="preserve">stipulated. </w:t>
      </w:r>
    </w:p>
    <w:p w14:paraId="70280866" w14:textId="537B1690" w:rsidR="00981B41" w:rsidRPr="005D35E7" w:rsidRDefault="008A642F" w:rsidP="00F812C1">
      <w:pPr>
        <w:adjustRightInd w:val="0"/>
        <w:snapToGrid w:val="0"/>
        <w:contextualSpacing/>
        <w:jc w:val="both"/>
        <w:rPr>
          <w:sz w:val="18"/>
          <w:szCs w:val="18"/>
          <w:lang w:eastAsia="zh-CN"/>
        </w:rPr>
      </w:pPr>
      <w:r w:rsidRPr="005D35E7">
        <w:rPr>
          <w:sz w:val="18"/>
          <w:szCs w:val="18"/>
          <w:lang w:eastAsia="zh-CN"/>
        </w:rPr>
        <w:t>在</w:t>
      </w:r>
      <w:r w:rsidR="007A5A16" w:rsidRPr="005D35E7">
        <w:rPr>
          <w:sz w:val="18"/>
          <w:szCs w:val="18"/>
          <w:lang w:eastAsia="zh-CN"/>
        </w:rPr>
        <w:t>本合同</w:t>
      </w:r>
      <w:r w:rsidRPr="005D35E7">
        <w:rPr>
          <w:sz w:val="18"/>
          <w:szCs w:val="18"/>
          <w:lang w:eastAsia="zh-CN"/>
        </w:rPr>
        <w:t>期间，合同</w:t>
      </w:r>
      <w:r w:rsidR="007A5A16" w:rsidRPr="005D35E7">
        <w:rPr>
          <w:sz w:val="18"/>
          <w:szCs w:val="18"/>
          <w:lang w:eastAsia="zh-CN"/>
        </w:rPr>
        <w:t>总价</w:t>
      </w:r>
      <w:r w:rsidRPr="005D35E7">
        <w:rPr>
          <w:sz w:val="18"/>
          <w:szCs w:val="18"/>
          <w:lang w:eastAsia="zh-CN"/>
        </w:rPr>
        <w:t>应</w:t>
      </w:r>
      <w:r w:rsidR="007A5A16" w:rsidRPr="005D35E7">
        <w:rPr>
          <w:sz w:val="18"/>
          <w:szCs w:val="18"/>
          <w:lang w:eastAsia="zh-CN"/>
        </w:rPr>
        <w:t>为固定价格，不根据币值波动而调整。</w:t>
      </w:r>
      <w:r w:rsidRPr="005D35E7">
        <w:rPr>
          <w:sz w:val="18"/>
          <w:szCs w:val="18"/>
          <w:lang w:eastAsia="zh-CN"/>
        </w:rPr>
        <w:t>除非另有规定，否则卖方的税务责任以上表中规定的交货</w:t>
      </w:r>
      <w:r w:rsidR="007436B5" w:rsidRPr="005D35E7">
        <w:rPr>
          <w:sz w:val="18"/>
          <w:szCs w:val="18"/>
          <w:lang w:eastAsia="zh-CN"/>
        </w:rPr>
        <w:t>条款</w:t>
      </w:r>
      <w:r w:rsidRPr="005D35E7">
        <w:rPr>
          <w:sz w:val="18"/>
          <w:szCs w:val="18"/>
          <w:lang w:eastAsia="zh-CN"/>
        </w:rPr>
        <w:t>为限。</w:t>
      </w:r>
    </w:p>
    <w:p w14:paraId="4AD73275" w14:textId="45B7314B" w:rsidR="00981B41" w:rsidRPr="005D35E7" w:rsidRDefault="007A5A16" w:rsidP="00F812C1">
      <w:pPr>
        <w:adjustRightInd w:val="0"/>
        <w:snapToGrid w:val="0"/>
        <w:contextualSpacing/>
        <w:jc w:val="both"/>
        <w:rPr>
          <w:sz w:val="18"/>
          <w:szCs w:val="18"/>
          <w:lang w:eastAsia="zh-CN"/>
        </w:rPr>
      </w:pPr>
      <w:r w:rsidRPr="005D35E7">
        <w:rPr>
          <w:sz w:val="18"/>
          <w:szCs w:val="18"/>
          <w:lang w:eastAsia="zh-CN"/>
        </w:rPr>
        <w:t>All expenses to be incurred by the SELLER for the performance</w:t>
      </w:r>
      <w:r w:rsidR="004B09BF" w:rsidRPr="005D35E7">
        <w:rPr>
          <w:sz w:val="18"/>
          <w:szCs w:val="18"/>
          <w:lang w:eastAsia="zh-CN"/>
        </w:rPr>
        <w:t xml:space="preserve"> of </w:t>
      </w:r>
      <w:r w:rsidR="00651A04" w:rsidRPr="005D35E7">
        <w:rPr>
          <w:sz w:val="18"/>
          <w:szCs w:val="18"/>
          <w:lang w:eastAsia="zh-CN"/>
        </w:rPr>
        <w:t>SUPPLY</w:t>
      </w:r>
      <w:r w:rsidR="004B09BF" w:rsidRPr="005D35E7">
        <w:rPr>
          <w:sz w:val="18"/>
          <w:szCs w:val="18"/>
          <w:lang w:eastAsia="zh-CN"/>
        </w:rPr>
        <w:t xml:space="preserve"> under</w:t>
      </w:r>
      <w:r w:rsidRPr="005D35E7">
        <w:rPr>
          <w:sz w:val="18"/>
          <w:szCs w:val="18"/>
          <w:lang w:eastAsia="zh-CN"/>
        </w:rPr>
        <w:t xml:space="preserve"> this CONTRACT are deemed to have been included in the TOTAL</w:t>
      </w:r>
      <w:r w:rsidR="004B09BF" w:rsidRPr="005D35E7">
        <w:rPr>
          <w:sz w:val="18"/>
          <w:szCs w:val="18"/>
          <w:lang w:eastAsia="zh-CN"/>
        </w:rPr>
        <w:t xml:space="preserve"> CONTRACT</w:t>
      </w:r>
      <w:r w:rsidRPr="005D35E7">
        <w:rPr>
          <w:sz w:val="18"/>
          <w:szCs w:val="18"/>
          <w:lang w:eastAsia="zh-CN"/>
        </w:rPr>
        <w:t xml:space="preserve"> PRICE. </w:t>
      </w:r>
      <w:bookmarkStart w:id="16" w:name="_Hlk114574093"/>
      <w:r w:rsidRPr="005D35E7">
        <w:rPr>
          <w:sz w:val="18"/>
          <w:szCs w:val="18"/>
          <w:lang w:eastAsia="zh-CN"/>
        </w:rPr>
        <w:t xml:space="preserve">No adjustment to the </w:t>
      </w:r>
      <w:r w:rsidR="004B09BF" w:rsidRPr="005D35E7">
        <w:rPr>
          <w:sz w:val="18"/>
          <w:szCs w:val="18"/>
          <w:lang w:eastAsia="zh-CN"/>
        </w:rPr>
        <w:t>TOTAL CONTRACT PRICE</w:t>
      </w:r>
      <w:r w:rsidRPr="005D35E7">
        <w:rPr>
          <w:sz w:val="18"/>
          <w:szCs w:val="18"/>
          <w:lang w:eastAsia="zh-CN"/>
        </w:rPr>
        <w:t xml:space="preserve"> shall be made for any reason including in relation to any unforeseen expenses or contingencies, all of which shall be considered irrecoverable, unless otherwise allowed by the express terms of the </w:t>
      </w:r>
      <w:r w:rsidR="004B09BF" w:rsidRPr="005D35E7">
        <w:rPr>
          <w:sz w:val="18"/>
          <w:szCs w:val="18"/>
          <w:lang w:eastAsia="zh-CN"/>
        </w:rPr>
        <w:t>CONTRACT</w:t>
      </w:r>
      <w:r w:rsidRPr="005D35E7">
        <w:rPr>
          <w:sz w:val="18"/>
          <w:szCs w:val="18"/>
          <w:lang w:eastAsia="zh-CN"/>
        </w:rPr>
        <w:t>.</w:t>
      </w:r>
      <w:bookmarkEnd w:id="16"/>
      <w:r w:rsidRPr="005D35E7">
        <w:rPr>
          <w:sz w:val="18"/>
          <w:szCs w:val="18"/>
        </w:rPr>
        <w:t xml:space="preserve"> </w:t>
      </w:r>
      <w:r w:rsidRPr="005D35E7">
        <w:rPr>
          <w:sz w:val="18"/>
          <w:szCs w:val="18"/>
          <w:lang w:eastAsia="zh-CN"/>
        </w:rPr>
        <w:t xml:space="preserve">SELLER agrees and acknowledges that it has informed itself and is deemed to have satisfied itself fully before entering into the CONTRACT and prior to commencing any </w:t>
      </w:r>
      <w:r w:rsidR="00651A04" w:rsidRPr="005D35E7">
        <w:rPr>
          <w:sz w:val="18"/>
          <w:szCs w:val="18"/>
          <w:lang w:eastAsia="zh-CN"/>
        </w:rPr>
        <w:t>SUPPLY</w:t>
      </w:r>
      <w:r w:rsidRPr="005D35E7">
        <w:rPr>
          <w:sz w:val="18"/>
          <w:szCs w:val="18"/>
          <w:lang w:eastAsia="zh-CN"/>
        </w:rPr>
        <w:t xml:space="preserve"> as to the extent and nature of the </w:t>
      </w:r>
      <w:r w:rsidR="00651A04" w:rsidRPr="005D35E7">
        <w:rPr>
          <w:sz w:val="18"/>
          <w:szCs w:val="18"/>
          <w:lang w:eastAsia="zh-CN"/>
        </w:rPr>
        <w:t>SUPPLY</w:t>
      </w:r>
      <w:r w:rsidRPr="005D35E7">
        <w:rPr>
          <w:sz w:val="18"/>
          <w:szCs w:val="18"/>
          <w:lang w:eastAsia="zh-CN"/>
        </w:rPr>
        <w:t xml:space="preserve">, including the extent and nature of all management, engineering, design, supervision, PERSONNEL,  facilities, premises and all other things whether of a temporary or permanent nature that the SELLER is required to provide and all contingencies thereto in accordance with the </w:t>
      </w:r>
      <w:r w:rsidR="00281CC9" w:rsidRPr="005D35E7">
        <w:rPr>
          <w:sz w:val="18"/>
          <w:szCs w:val="18"/>
          <w:lang w:eastAsia="zh-CN"/>
        </w:rPr>
        <w:t>terms and conditions</w:t>
      </w:r>
      <w:r w:rsidRPr="005D35E7">
        <w:rPr>
          <w:sz w:val="18"/>
          <w:szCs w:val="18"/>
          <w:lang w:eastAsia="zh-CN"/>
        </w:rPr>
        <w:t xml:space="preserve"> of the CONTRACT.</w:t>
      </w:r>
    </w:p>
    <w:p w14:paraId="7CB780C4" w14:textId="28E26EB9" w:rsidR="00D93172" w:rsidRPr="005D35E7" w:rsidRDefault="007A5A16" w:rsidP="00F812C1">
      <w:pPr>
        <w:adjustRightInd w:val="0"/>
        <w:snapToGrid w:val="0"/>
        <w:contextualSpacing/>
        <w:jc w:val="both"/>
        <w:rPr>
          <w:sz w:val="18"/>
          <w:szCs w:val="18"/>
          <w:lang w:eastAsia="zh-CN"/>
        </w:rPr>
      </w:pPr>
      <w:r w:rsidRPr="005D35E7">
        <w:rPr>
          <w:sz w:val="18"/>
          <w:szCs w:val="18"/>
          <w:lang w:eastAsia="zh-CN"/>
        </w:rPr>
        <w:t>卖方为履行本合同</w:t>
      </w:r>
      <w:r w:rsidR="00737E78" w:rsidRPr="005D35E7">
        <w:rPr>
          <w:sz w:val="18"/>
          <w:szCs w:val="18"/>
          <w:lang w:eastAsia="zh-CN"/>
        </w:rPr>
        <w:t>项下</w:t>
      </w:r>
      <w:r w:rsidR="00821333" w:rsidRPr="005D35E7">
        <w:rPr>
          <w:sz w:val="18"/>
          <w:szCs w:val="18"/>
          <w:lang w:eastAsia="zh-CN"/>
        </w:rPr>
        <w:t>供货</w:t>
      </w:r>
      <w:r w:rsidRPr="005D35E7">
        <w:rPr>
          <w:sz w:val="18"/>
          <w:szCs w:val="18"/>
          <w:lang w:eastAsia="zh-CN"/>
        </w:rPr>
        <w:t>而产生的所有费用均视为已包含在</w:t>
      </w:r>
      <w:r w:rsidR="00737E78" w:rsidRPr="005D35E7">
        <w:rPr>
          <w:sz w:val="18"/>
          <w:szCs w:val="18"/>
          <w:lang w:eastAsia="zh-CN"/>
        </w:rPr>
        <w:t>合同</w:t>
      </w:r>
      <w:r w:rsidRPr="005D35E7">
        <w:rPr>
          <w:sz w:val="18"/>
          <w:szCs w:val="18"/>
          <w:lang w:eastAsia="zh-CN"/>
        </w:rPr>
        <w:t>总价中。除非合同明确条款另有规定，否则不得因任何原因对</w:t>
      </w:r>
      <w:r w:rsidR="00EE1C75" w:rsidRPr="005D35E7">
        <w:rPr>
          <w:sz w:val="18"/>
          <w:szCs w:val="18"/>
          <w:lang w:eastAsia="zh-CN"/>
        </w:rPr>
        <w:t>合同</w:t>
      </w:r>
      <w:r w:rsidRPr="005D35E7">
        <w:rPr>
          <w:sz w:val="18"/>
          <w:szCs w:val="18"/>
          <w:lang w:eastAsia="zh-CN"/>
        </w:rPr>
        <w:t>总价进行调整，包括任何不可预见的费用或意外开支，所有这些费用或意外事件均应视为不可挽回。卖方同意并承认，在签订合同之前以及在开展任何</w:t>
      </w:r>
      <w:r w:rsidR="00821333" w:rsidRPr="005D35E7">
        <w:rPr>
          <w:sz w:val="18"/>
          <w:szCs w:val="18"/>
          <w:lang w:eastAsia="zh-CN"/>
        </w:rPr>
        <w:t>供货</w:t>
      </w:r>
      <w:r w:rsidRPr="005D35E7">
        <w:rPr>
          <w:sz w:val="18"/>
          <w:szCs w:val="18"/>
          <w:lang w:eastAsia="zh-CN"/>
        </w:rPr>
        <w:t>相关活动之前，卖方已知晓并预期自身能满足此</w:t>
      </w:r>
      <w:r w:rsidR="00821333" w:rsidRPr="005D35E7">
        <w:rPr>
          <w:sz w:val="18"/>
          <w:szCs w:val="18"/>
          <w:lang w:eastAsia="zh-CN"/>
        </w:rPr>
        <w:t>供货</w:t>
      </w:r>
      <w:r w:rsidRPr="005D35E7">
        <w:rPr>
          <w:sz w:val="18"/>
          <w:szCs w:val="18"/>
          <w:lang w:eastAsia="zh-CN"/>
        </w:rPr>
        <w:t>范围和项目性质，包括所有管理、工程、设计、监督、人员、卖方项目、设施，以及根据合同</w:t>
      </w:r>
      <w:r w:rsidR="00737E78" w:rsidRPr="005D35E7">
        <w:rPr>
          <w:sz w:val="18"/>
          <w:szCs w:val="18"/>
          <w:lang w:eastAsia="zh-CN"/>
        </w:rPr>
        <w:t>条款</w:t>
      </w:r>
      <w:r w:rsidRPr="005D35E7">
        <w:rPr>
          <w:sz w:val="18"/>
          <w:szCs w:val="18"/>
          <w:lang w:eastAsia="zh-CN"/>
        </w:rPr>
        <w:t>规定卖方需要提供的临时或永久性的场所和所有其他物品以及所有意外事件。</w:t>
      </w:r>
    </w:p>
    <w:p w14:paraId="762FEF1F" w14:textId="370B9C0D" w:rsidR="0040316D" w:rsidRPr="005D35E7" w:rsidRDefault="007A5A16"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 xml:space="preserve">COUNTRY OF ORIGIN AND MANUFACTURER:    </w:t>
      </w:r>
      <w:r w:rsidRPr="005D35E7">
        <w:rPr>
          <w:rFonts w:cs="Times New Roman"/>
          <w:sz w:val="18"/>
          <w:szCs w:val="18"/>
          <w:highlight w:val="yellow"/>
        </w:rPr>
        <w:t>XXX/XXX</w:t>
      </w:r>
    </w:p>
    <w:p w14:paraId="2C68D554" w14:textId="298A01FA" w:rsidR="00D93172" w:rsidRPr="005D35E7" w:rsidRDefault="007A5A16" w:rsidP="00F812C1">
      <w:pPr>
        <w:pStyle w:val="afe"/>
        <w:adjustRightInd w:val="0"/>
        <w:snapToGrid w:val="0"/>
        <w:spacing w:line="240" w:lineRule="auto"/>
        <w:ind w:left="720" w:firstLineChars="0" w:firstLine="0"/>
        <w:contextualSpacing/>
        <w:jc w:val="both"/>
        <w:outlineLvl w:val="0"/>
        <w:rPr>
          <w:rFonts w:cs="Times New Roman"/>
          <w:sz w:val="18"/>
          <w:szCs w:val="18"/>
        </w:rPr>
      </w:pPr>
      <w:r w:rsidRPr="005D35E7">
        <w:rPr>
          <w:rFonts w:cs="Times New Roman"/>
          <w:b w:val="0"/>
          <w:sz w:val="18"/>
          <w:szCs w:val="18"/>
        </w:rPr>
        <w:t>原产国和制造商：</w:t>
      </w:r>
      <w:r w:rsidRPr="005D35E7">
        <w:rPr>
          <w:rFonts w:cs="Times New Roman"/>
          <w:b w:val="0"/>
          <w:sz w:val="18"/>
          <w:szCs w:val="18"/>
          <w:highlight w:val="yellow"/>
        </w:rPr>
        <w:t>XXX/XXX</w:t>
      </w:r>
    </w:p>
    <w:p w14:paraId="6707330F" w14:textId="536E738A" w:rsidR="00D93172" w:rsidRPr="005D35E7" w:rsidRDefault="007A5A16"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PAYMENT</w:t>
      </w:r>
      <w:r w:rsidRPr="005D35E7">
        <w:rPr>
          <w:rFonts w:cs="Times New Roman"/>
          <w:sz w:val="18"/>
          <w:szCs w:val="18"/>
        </w:rPr>
        <w:t>付款</w:t>
      </w:r>
    </w:p>
    <w:p w14:paraId="24761B8C"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lang w:eastAsia="zh-CN"/>
        </w:rPr>
      </w:pPr>
    </w:p>
    <w:p w14:paraId="620B94DC" w14:textId="4A47CF96" w:rsidR="00D93172" w:rsidRPr="005D35E7" w:rsidRDefault="007A5A16" w:rsidP="00F812C1">
      <w:pPr>
        <w:pStyle w:val="BodyTextIndent21"/>
        <w:numPr>
          <w:ilvl w:val="1"/>
          <w:numId w:val="13"/>
        </w:numPr>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 xml:space="preserve">All payment made by the </w:t>
      </w:r>
      <w:r w:rsidR="0040316D" w:rsidRPr="005D35E7">
        <w:rPr>
          <w:rFonts w:ascii="Times New Roman" w:hAnsi="Times New Roman"/>
          <w:color w:val="2E74B5" w:themeColor="accent5" w:themeShade="BF"/>
          <w:sz w:val="18"/>
          <w:szCs w:val="18"/>
        </w:rPr>
        <w:t xml:space="preserve">PARTIES </w:t>
      </w:r>
      <w:r w:rsidRPr="005D35E7">
        <w:rPr>
          <w:rFonts w:ascii="Times New Roman" w:hAnsi="Times New Roman"/>
          <w:color w:val="2E74B5" w:themeColor="accent5" w:themeShade="BF"/>
          <w:sz w:val="18"/>
          <w:szCs w:val="18"/>
        </w:rPr>
        <w:t xml:space="preserve">under this </w:t>
      </w:r>
      <w:r w:rsidR="0040316D" w:rsidRPr="005D35E7">
        <w:rPr>
          <w:rFonts w:ascii="Times New Roman" w:hAnsi="Times New Roman"/>
          <w:color w:val="2E74B5" w:themeColor="accent5" w:themeShade="BF"/>
          <w:sz w:val="18"/>
          <w:szCs w:val="18"/>
        </w:rPr>
        <w:t xml:space="preserve">CONTRACT </w:t>
      </w:r>
      <w:r w:rsidRPr="005D35E7">
        <w:rPr>
          <w:rFonts w:ascii="Times New Roman" w:hAnsi="Times New Roman"/>
          <w:color w:val="2E74B5" w:themeColor="accent5" w:themeShade="BF"/>
          <w:sz w:val="18"/>
          <w:szCs w:val="18"/>
        </w:rPr>
        <w:t xml:space="preserve">shall be made through respective banks by telegraphic transfer (T/T) or Letter of Credit (L/C). Unless otherwise specified in the </w:t>
      </w:r>
      <w:r w:rsidR="0040316D" w:rsidRPr="005D35E7">
        <w:rPr>
          <w:rFonts w:ascii="Times New Roman" w:hAnsi="Times New Roman"/>
          <w:color w:val="2E74B5" w:themeColor="accent5" w:themeShade="BF"/>
          <w:sz w:val="18"/>
          <w:szCs w:val="18"/>
        </w:rPr>
        <w:t>CONTRACT</w:t>
      </w:r>
      <w:r w:rsidRPr="005D35E7">
        <w:rPr>
          <w:rFonts w:ascii="Times New Roman" w:hAnsi="Times New Roman"/>
          <w:color w:val="2E74B5" w:themeColor="accent5" w:themeShade="BF"/>
          <w:sz w:val="18"/>
          <w:szCs w:val="18"/>
        </w:rPr>
        <w:t xml:space="preserve">, all documents of payment made by the </w:t>
      </w:r>
      <w:r w:rsidR="0040316D" w:rsidRPr="005D35E7">
        <w:rPr>
          <w:rFonts w:ascii="Times New Roman" w:hAnsi="Times New Roman"/>
          <w:color w:val="2E74B5" w:themeColor="accent5" w:themeShade="BF"/>
          <w:sz w:val="18"/>
          <w:szCs w:val="18"/>
        </w:rPr>
        <w:t>PARTIES</w:t>
      </w:r>
      <w:r w:rsidRPr="005D35E7">
        <w:rPr>
          <w:rFonts w:ascii="Times New Roman" w:hAnsi="Times New Roman"/>
          <w:color w:val="2E74B5" w:themeColor="accent5" w:themeShade="BF"/>
          <w:sz w:val="18"/>
          <w:szCs w:val="18"/>
        </w:rPr>
        <w:t xml:space="preserve"> shall be transferred directly. </w:t>
      </w:r>
      <w:bookmarkStart w:id="17" w:name="OLE_LINK10"/>
      <w:r w:rsidRPr="005D35E7">
        <w:rPr>
          <w:rFonts w:ascii="Times New Roman" w:hAnsi="Times New Roman"/>
          <w:color w:val="2E74B5" w:themeColor="accent5" w:themeShade="BF"/>
          <w:sz w:val="18"/>
          <w:szCs w:val="18"/>
        </w:rPr>
        <w:t xml:space="preserve">Any bank issuing an L/C payment on behalf of SELLER shall be subject to BUYER’s approval. Such account shall be in SELLER’s name and shall be maintained either in the country of performance of the </w:t>
      </w:r>
      <w:r w:rsidR="00651A04" w:rsidRPr="005D35E7">
        <w:rPr>
          <w:rFonts w:ascii="Times New Roman" w:hAnsi="Times New Roman"/>
          <w:color w:val="2E74B5" w:themeColor="accent5" w:themeShade="BF"/>
          <w:sz w:val="18"/>
          <w:szCs w:val="18"/>
        </w:rPr>
        <w:t>SUPPLY</w:t>
      </w:r>
      <w:r w:rsidRPr="005D35E7">
        <w:rPr>
          <w:rFonts w:ascii="Times New Roman" w:hAnsi="Times New Roman"/>
          <w:color w:val="2E74B5" w:themeColor="accent5" w:themeShade="BF"/>
          <w:sz w:val="18"/>
          <w:szCs w:val="18"/>
        </w:rPr>
        <w:t xml:space="preserve"> or in SELLER’s domicile.</w:t>
      </w:r>
    </w:p>
    <w:p w14:paraId="1BCE3E07" w14:textId="3CC82C3F" w:rsidR="00D93172" w:rsidRPr="005D35E7" w:rsidRDefault="007A5A16"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双方在本合同下所有付款都应通过各自的银行电汇或信用证的方式进行支付，除非合同另有规定，双方所有的支付相关文件都应直接沟通传递。</w:t>
      </w:r>
      <w:bookmarkEnd w:id="17"/>
      <w:r w:rsidRPr="005D35E7">
        <w:rPr>
          <w:rFonts w:ascii="Times New Roman" w:hAnsi="Times New Roman"/>
          <w:color w:val="2E74B5" w:themeColor="accent5" w:themeShade="BF"/>
          <w:sz w:val="18"/>
          <w:szCs w:val="18"/>
        </w:rPr>
        <w:t>代表卖方开具信用证付款的任何银行均应获得买方的批准。该账户名应与本合同卖方名称保持一致，并在</w:t>
      </w:r>
      <w:r w:rsidR="00821333" w:rsidRPr="005D35E7">
        <w:rPr>
          <w:rFonts w:ascii="Times New Roman" w:hAnsi="Times New Roman"/>
          <w:color w:val="2E74B5" w:themeColor="accent5" w:themeShade="BF"/>
          <w:sz w:val="18"/>
          <w:szCs w:val="18"/>
        </w:rPr>
        <w:t>供货</w:t>
      </w:r>
      <w:r w:rsidRPr="005D35E7">
        <w:rPr>
          <w:rFonts w:ascii="Times New Roman" w:hAnsi="Times New Roman"/>
          <w:color w:val="2E74B5" w:themeColor="accent5" w:themeShade="BF"/>
          <w:sz w:val="18"/>
          <w:szCs w:val="18"/>
        </w:rPr>
        <w:t>实施地国家或卖方所在地注册。</w:t>
      </w:r>
    </w:p>
    <w:p w14:paraId="522E45A5" w14:textId="7025EFC9" w:rsidR="00D93172" w:rsidRPr="005D35E7" w:rsidRDefault="007A5A16" w:rsidP="00F812C1">
      <w:pPr>
        <w:pStyle w:val="BodyTextIndent21"/>
        <w:numPr>
          <w:ilvl w:val="1"/>
          <w:numId w:val="13"/>
        </w:numPr>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 xml:space="preserve">The </w:t>
      </w:r>
      <w:r w:rsidR="004B09BF" w:rsidRPr="005D35E7">
        <w:rPr>
          <w:rFonts w:ascii="Times New Roman" w:hAnsi="Times New Roman"/>
          <w:color w:val="2E74B5" w:themeColor="accent5" w:themeShade="BF"/>
          <w:sz w:val="18"/>
          <w:szCs w:val="18"/>
        </w:rPr>
        <w:t>TOTAL CONTRACT PRICE</w:t>
      </w:r>
      <w:r w:rsidRPr="005D35E7">
        <w:rPr>
          <w:rFonts w:ascii="Times New Roman" w:hAnsi="Times New Roman"/>
          <w:color w:val="2E74B5" w:themeColor="accent5" w:themeShade="BF"/>
          <w:sz w:val="18"/>
          <w:szCs w:val="18"/>
        </w:rPr>
        <w:t xml:space="preserve"> in </w:t>
      </w:r>
      <w:r w:rsidR="0040316D" w:rsidRPr="005D35E7">
        <w:rPr>
          <w:rFonts w:ascii="Times New Roman" w:hAnsi="Times New Roman"/>
          <w:color w:val="2E74B5" w:themeColor="accent5" w:themeShade="BF"/>
          <w:sz w:val="18"/>
          <w:szCs w:val="18"/>
        </w:rPr>
        <w:t>Article</w:t>
      </w:r>
      <w:r w:rsidR="00D60CCD" w:rsidRPr="005D35E7">
        <w:rPr>
          <w:rFonts w:ascii="Times New Roman" w:hAnsi="Times New Roman"/>
          <w:color w:val="2E74B5" w:themeColor="accent5" w:themeShade="BF"/>
          <w:sz w:val="18"/>
          <w:szCs w:val="18"/>
        </w:rPr>
        <w:t xml:space="preserve"> </w:t>
      </w:r>
      <w:r w:rsidRPr="005D35E7">
        <w:rPr>
          <w:rFonts w:ascii="Times New Roman" w:hAnsi="Times New Roman"/>
          <w:color w:val="2E74B5" w:themeColor="accent5" w:themeShade="BF"/>
          <w:sz w:val="18"/>
          <w:szCs w:val="18"/>
        </w:rPr>
        <w:t xml:space="preserve">1 of this </w:t>
      </w:r>
      <w:r w:rsidR="0040316D" w:rsidRPr="005D35E7">
        <w:rPr>
          <w:rFonts w:ascii="Times New Roman" w:hAnsi="Times New Roman"/>
          <w:color w:val="2E74B5" w:themeColor="accent5" w:themeShade="BF"/>
          <w:sz w:val="18"/>
          <w:szCs w:val="18"/>
        </w:rPr>
        <w:t xml:space="preserve">CONTRACT </w:t>
      </w:r>
      <w:r w:rsidRPr="005D35E7">
        <w:rPr>
          <w:rFonts w:ascii="Times New Roman" w:hAnsi="Times New Roman"/>
          <w:color w:val="2E74B5" w:themeColor="accent5" w:themeShade="BF"/>
          <w:sz w:val="18"/>
          <w:szCs w:val="18"/>
        </w:rPr>
        <w:t>shall be paid by BUYER to SELLER in accordance with following</w:t>
      </w:r>
      <w:r w:rsidR="00CA44B0" w:rsidRPr="005D35E7">
        <w:rPr>
          <w:rFonts w:ascii="Times New Roman" w:hAnsi="Times New Roman"/>
          <w:color w:val="2E74B5" w:themeColor="accent5" w:themeShade="BF"/>
          <w:sz w:val="18"/>
          <w:szCs w:val="18"/>
        </w:rPr>
        <w:t xml:space="preserve"> conditions</w:t>
      </w:r>
      <w:r w:rsidRPr="005D35E7">
        <w:rPr>
          <w:rFonts w:ascii="Times New Roman" w:hAnsi="Times New Roman"/>
          <w:color w:val="2E74B5" w:themeColor="accent5" w:themeShade="BF"/>
          <w:sz w:val="18"/>
          <w:szCs w:val="18"/>
        </w:rPr>
        <w:t>:</w:t>
      </w:r>
    </w:p>
    <w:p w14:paraId="35362659" w14:textId="77777777" w:rsidR="00D93172" w:rsidRPr="005D35E7" w:rsidRDefault="007A5A16"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买方按照下列条款和比例向卖方支付本合同第</w:t>
      </w:r>
      <w:r w:rsidRPr="005D35E7">
        <w:rPr>
          <w:rFonts w:ascii="Times New Roman" w:hAnsi="Times New Roman"/>
          <w:color w:val="2E74B5" w:themeColor="accent5" w:themeShade="BF"/>
          <w:sz w:val="18"/>
          <w:szCs w:val="18"/>
        </w:rPr>
        <w:t>1</w:t>
      </w:r>
      <w:r w:rsidRPr="005D35E7">
        <w:rPr>
          <w:rFonts w:ascii="Times New Roman" w:hAnsi="Times New Roman"/>
          <w:color w:val="2E74B5" w:themeColor="accent5" w:themeShade="BF"/>
          <w:sz w:val="18"/>
          <w:szCs w:val="18"/>
        </w:rPr>
        <w:t>条约定的合同总价。</w:t>
      </w:r>
    </w:p>
    <w:p w14:paraId="4DECE04E" w14:textId="3C406EAC" w:rsidR="005B4041" w:rsidRPr="005D35E7" w:rsidRDefault="00A10F33"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highlight w:val="yellow"/>
        </w:rPr>
        <w:t>Payment conditions for simple contract</w:t>
      </w:r>
      <w:proofErr w:type="gramStart"/>
      <w:r w:rsidR="00FF6183" w:rsidRPr="005D35E7">
        <w:rPr>
          <w:rFonts w:ascii="Times New Roman" w:hAnsi="Times New Roman"/>
          <w:color w:val="2E74B5" w:themeColor="accent5" w:themeShade="BF"/>
          <w:sz w:val="18"/>
          <w:szCs w:val="18"/>
          <w:highlight w:val="yellow"/>
        </w:rPr>
        <w:t>非复杂</w:t>
      </w:r>
      <w:proofErr w:type="gramEnd"/>
      <w:r w:rsidR="00FF6183" w:rsidRPr="005D35E7">
        <w:rPr>
          <w:rFonts w:ascii="Times New Roman" w:hAnsi="Times New Roman"/>
          <w:color w:val="2E74B5" w:themeColor="accent5" w:themeShade="BF"/>
          <w:sz w:val="18"/>
          <w:szCs w:val="18"/>
          <w:highlight w:val="yellow"/>
        </w:rPr>
        <w:t>合同的付款条件</w:t>
      </w:r>
      <w:r w:rsidRPr="005D35E7">
        <w:rPr>
          <w:rFonts w:ascii="Times New Roman" w:hAnsi="Times New Roman"/>
          <w:color w:val="2E74B5" w:themeColor="accent5" w:themeShade="BF"/>
          <w:sz w:val="18"/>
          <w:szCs w:val="18"/>
          <w:highlight w:val="yellow"/>
        </w:rPr>
        <w:t>:</w:t>
      </w:r>
    </w:p>
    <w:p w14:paraId="56539B99" w14:textId="5B418AAD" w:rsidR="00A10F33" w:rsidRPr="005D35E7" w:rsidRDefault="00A10F33"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 xml:space="preserve">3.2.1 Payment </w:t>
      </w:r>
      <w:r w:rsidR="008E58AE" w:rsidRPr="005D35E7">
        <w:rPr>
          <w:rFonts w:ascii="Times New Roman" w:hAnsi="Times New Roman"/>
          <w:color w:val="2E74B5" w:themeColor="accent5" w:themeShade="BF"/>
          <w:sz w:val="18"/>
          <w:szCs w:val="18"/>
        </w:rPr>
        <w:t>Upon</w:t>
      </w:r>
      <w:r w:rsidRPr="005D35E7">
        <w:rPr>
          <w:rFonts w:ascii="Times New Roman" w:hAnsi="Times New Roman"/>
          <w:color w:val="2E74B5" w:themeColor="accent5" w:themeShade="BF"/>
          <w:sz w:val="18"/>
          <w:szCs w:val="18"/>
        </w:rPr>
        <w:t xml:space="preserve"> delivery </w:t>
      </w:r>
      <w:r w:rsidRPr="005D35E7">
        <w:rPr>
          <w:rFonts w:ascii="Times New Roman" w:hAnsi="Times New Roman"/>
          <w:color w:val="2E74B5" w:themeColor="accent5" w:themeShade="BF"/>
          <w:sz w:val="18"/>
          <w:szCs w:val="18"/>
        </w:rPr>
        <w:t>到货款</w:t>
      </w:r>
    </w:p>
    <w:p w14:paraId="2636F5CE" w14:textId="0DC0D391" w:rsidR="00A10F33" w:rsidRPr="005D35E7" w:rsidRDefault="00FF6D14"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highlight w:val="yellow"/>
        </w:rPr>
        <w:t>XX</w:t>
      </w:r>
      <w:r w:rsidR="00A10F33" w:rsidRPr="005D35E7">
        <w:rPr>
          <w:rFonts w:ascii="Times New Roman" w:hAnsi="Times New Roman"/>
          <w:color w:val="2E74B5" w:themeColor="accent5" w:themeShade="BF"/>
          <w:sz w:val="18"/>
          <w:szCs w:val="18"/>
          <w:highlight w:val="yellow"/>
        </w:rPr>
        <w:t>%</w:t>
      </w:r>
      <w:r w:rsidR="00A10F33" w:rsidRPr="005D35E7">
        <w:rPr>
          <w:rFonts w:ascii="Times New Roman" w:hAnsi="Times New Roman"/>
          <w:color w:val="2E74B5" w:themeColor="accent5" w:themeShade="BF"/>
          <w:sz w:val="18"/>
          <w:szCs w:val="18"/>
        </w:rPr>
        <w:t xml:space="preserve"> of TOTAL CONTRACT PRICE shall be paid by BUYER to SELLER by T/T within </w:t>
      </w:r>
      <w:r w:rsidR="00A10F33" w:rsidRPr="005D35E7">
        <w:rPr>
          <w:rFonts w:ascii="Times New Roman" w:hAnsi="Times New Roman"/>
          <w:color w:val="2E74B5" w:themeColor="accent5" w:themeShade="BF"/>
          <w:sz w:val="18"/>
          <w:szCs w:val="18"/>
          <w:highlight w:val="yellow"/>
        </w:rPr>
        <w:t>sixty (60)</w:t>
      </w:r>
      <w:r w:rsidR="00A10F33" w:rsidRPr="005D35E7">
        <w:rPr>
          <w:rFonts w:ascii="Times New Roman" w:hAnsi="Times New Roman"/>
          <w:color w:val="2E74B5" w:themeColor="accent5" w:themeShade="BF"/>
          <w:sz w:val="18"/>
          <w:szCs w:val="18"/>
        </w:rPr>
        <w:t xml:space="preserve"> days after the </w:t>
      </w:r>
      <w:r w:rsidR="007A2A39" w:rsidRPr="005D35E7">
        <w:rPr>
          <w:rFonts w:ascii="Times New Roman" w:hAnsi="Times New Roman"/>
          <w:color w:val="2E74B5" w:themeColor="accent5" w:themeShade="BF"/>
          <w:sz w:val="18"/>
          <w:szCs w:val="18"/>
        </w:rPr>
        <w:t xml:space="preserve">complete </w:t>
      </w:r>
      <w:r w:rsidR="00A10F33" w:rsidRPr="005D35E7">
        <w:rPr>
          <w:rFonts w:ascii="Times New Roman" w:hAnsi="Times New Roman"/>
          <w:color w:val="2E74B5" w:themeColor="accent5" w:themeShade="BF"/>
          <w:sz w:val="18"/>
          <w:szCs w:val="18"/>
        </w:rPr>
        <w:t>delivery of the CONTRACT GOODS and BUYER has received the following documents</w:t>
      </w:r>
      <w:r w:rsidR="001747CB" w:rsidRPr="005D35E7">
        <w:rPr>
          <w:rFonts w:ascii="Times New Roman" w:hAnsi="Times New Roman"/>
          <w:color w:val="2E74B5" w:themeColor="accent5" w:themeShade="BF"/>
          <w:sz w:val="18"/>
          <w:szCs w:val="18"/>
        </w:rPr>
        <w:t>:</w:t>
      </w:r>
      <w:r w:rsidR="007A2A39" w:rsidRPr="005D35E7">
        <w:rPr>
          <w:rFonts w:ascii="Times New Roman" w:hAnsi="Times New Roman"/>
          <w:color w:val="2E74B5" w:themeColor="accent5" w:themeShade="BF"/>
          <w:sz w:val="18"/>
          <w:szCs w:val="18"/>
        </w:rPr>
        <w:t>合同总价的</w:t>
      </w:r>
      <w:r w:rsidR="007A2A39" w:rsidRPr="005D35E7">
        <w:rPr>
          <w:rFonts w:ascii="Times New Roman" w:hAnsi="Times New Roman"/>
          <w:color w:val="2E74B5" w:themeColor="accent5" w:themeShade="BF"/>
          <w:sz w:val="18"/>
          <w:szCs w:val="18"/>
          <w:u w:val="single"/>
        </w:rPr>
        <w:t xml:space="preserve">  </w:t>
      </w:r>
      <w:r w:rsidRPr="005D35E7">
        <w:rPr>
          <w:rFonts w:ascii="Times New Roman" w:hAnsi="Times New Roman"/>
          <w:color w:val="2E74B5" w:themeColor="accent5" w:themeShade="BF"/>
          <w:sz w:val="18"/>
          <w:szCs w:val="18"/>
          <w:highlight w:val="yellow"/>
          <w:u w:val="single"/>
        </w:rPr>
        <w:t>XX</w:t>
      </w:r>
      <w:r w:rsidR="007A2A39" w:rsidRPr="005D35E7">
        <w:rPr>
          <w:rFonts w:ascii="Times New Roman" w:hAnsi="Times New Roman"/>
          <w:color w:val="2E74B5" w:themeColor="accent5" w:themeShade="BF"/>
          <w:sz w:val="18"/>
          <w:szCs w:val="18"/>
          <w:highlight w:val="yellow"/>
        </w:rPr>
        <w:t>%</w:t>
      </w:r>
      <w:r w:rsidR="007A2A39" w:rsidRPr="005D35E7">
        <w:rPr>
          <w:rFonts w:ascii="Times New Roman" w:hAnsi="Times New Roman"/>
          <w:color w:val="2E74B5" w:themeColor="accent5" w:themeShade="BF"/>
          <w:sz w:val="18"/>
          <w:szCs w:val="18"/>
        </w:rPr>
        <w:t>应由买方在合同货物发货后且收到下列文件的</w:t>
      </w:r>
      <w:r w:rsidR="007A2A39" w:rsidRPr="005D35E7">
        <w:rPr>
          <w:rFonts w:ascii="Times New Roman" w:hAnsi="Times New Roman"/>
          <w:color w:val="2E74B5" w:themeColor="accent5" w:themeShade="BF"/>
          <w:sz w:val="18"/>
          <w:szCs w:val="18"/>
          <w:highlight w:val="yellow"/>
        </w:rPr>
        <w:t>60</w:t>
      </w:r>
      <w:r w:rsidR="007A2A39" w:rsidRPr="005D35E7">
        <w:rPr>
          <w:rFonts w:ascii="Times New Roman" w:hAnsi="Times New Roman"/>
          <w:color w:val="2E74B5" w:themeColor="accent5" w:themeShade="BF"/>
          <w:sz w:val="18"/>
          <w:szCs w:val="18"/>
        </w:rPr>
        <w:t>日内通过电汇方式向卖方支付</w:t>
      </w:r>
      <w:r w:rsidR="001747CB" w:rsidRPr="005D35E7">
        <w:rPr>
          <w:rFonts w:ascii="Times New Roman" w:hAnsi="Times New Roman"/>
          <w:color w:val="2E74B5" w:themeColor="accent5" w:themeShade="BF"/>
          <w:sz w:val="18"/>
          <w:szCs w:val="18"/>
        </w:rPr>
        <w:t>：</w:t>
      </w:r>
    </w:p>
    <w:p w14:paraId="7A1C9942" w14:textId="10B530B0" w:rsidR="00A10F33" w:rsidRPr="005D35E7" w:rsidRDefault="00A10F33" w:rsidP="00F812C1">
      <w:pPr>
        <w:pStyle w:val="BodyTextIndent21"/>
        <w:numPr>
          <w:ilvl w:val="0"/>
          <w:numId w:val="21"/>
        </w:numPr>
        <w:snapToGrid w:val="0"/>
        <w:spacing w:before="60" w:after="6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 xml:space="preserve">CONTRACT duly signed by PARTIES without reservation </w:t>
      </w:r>
      <w:r w:rsidRPr="005D35E7">
        <w:rPr>
          <w:rFonts w:ascii="Times New Roman" w:hAnsi="Times New Roman"/>
          <w:color w:val="2E74B5" w:themeColor="accent5" w:themeShade="BF"/>
          <w:sz w:val="18"/>
          <w:szCs w:val="18"/>
        </w:rPr>
        <w:t>双方不带保留项的签字合同；</w:t>
      </w:r>
    </w:p>
    <w:p w14:paraId="19A8FDE4" w14:textId="16C68DFA" w:rsidR="007A2A39" w:rsidRPr="005D35E7" w:rsidRDefault="007A2A39" w:rsidP="00F812C1">
      <w:pPr>
        <w:pStyle w:val="BodyTextIndent21"/>
        <w:numPr>
          <w:ilvl w:val="0"/>
          <w:numId w:val="21"/>
        </w:numPr>
        <w:snapToGrid w:val="0"/>
        <w:spacing w:before="60" w:after="6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 xml:space="preserve">Correct original copy of 100% of VAT invoice </w:t>
      </w:r>
      <w:r w:rsidR="00F47784" w:rsidRPr="005D35E7">
        <w:rPr>
          <w:rFonts w:ascii="Times New Roman" w:hAnsi="Times New Roman"/>
          <w:color w:val="2E74B5" w:themeColor="accent5" w:themeShade="BF"/>
          <w:sz w:val="18"/>
          <w:szCs w:val="18"/>
        </w:rPr>
        <w:t xml:space="preserve">shall be provided by SELLER in mainland China or xx% commercial invoice shall </w:t>
      </w:r>
      <w:r w:rsidR="00F47784" w:rsidRPr="005D35E7">
        <w:rPr>
          <w:rFonts w:ascii="Times New Roman" w:hAnsi="Times New Roman"/>
          <w:color w:val="2E74B5" w:themeColor="accent5" w:themeShade="BF"/>
          <w:sz w:val="18"/>
          <w:szCs w:val="18"/>
        </w:rPr>
        <w:lastRenderedPageBreak/>
        <w:t xml:space="preserve">be provided by SELLER outside mainland China </w:t>
      </w:r>
      <w:r w:rsidR="00F47784" w:rsidRPr="005D35E7">
        <w:rPr>
          <w:rFonts w:ascii="Times New Roman" w:hAnsi="Times New Roman"/>
          <w:color w:val="2E74B5" w:themeColor="accent5" w:themeShade="BF"/>
          <w:sz w:val="18"/>
          <w:szCs w:val="18"/>
        </w:rPr>
        <w:t>在中国大陆境内的卖方需提供</w:t>
      </w:r>
      <w:r w:rsidRPr="005D35E7">
        <w:rPr>
          <w:rFonts w:ascii="Times New Roman" w:hAnsi="Times New Roman"/>
          <w:color w:val="2E74B5" w:themeColor="accent5" w:themeShade="BF"/>
          <w:sz w:val="18"/>
          <w:szCs w:val="18"/>
        </w:rPr>
        <w:t>正确的</w:t>
      </w:r>
      <w:r w:rsidRPr="005D35E7">
        <w:rPr>
          <w:rFonts w:ascii="Times New Roman" w:hAnsi="Times New Roman"/>
          <w:color w:val="2E74B5" w:themeColor="accent5" w:themeShade="BF"/>
          <w:sz w:val="18"/>
          <w:szCs w:val="18"/>
        </w:rPr>
        <w:t>100%</w:t>
      </w:r>
      <w:r w:rsidRPr="005D35E7">
        <w:rPr>
          <w:rFonts w:ascii="Times New Roman" w:hAnsi="Times New Roman"/>
          <w:color w:val="2E74B5" w:themeColor="accent5" w:themeShade="BF"/>
          <w:sz w:val="18"/>
          <w:szCs w:val="18"/>
        </w:rPr>
        <w:t>增值税发票原件</w:t>
      </w:r>
      <w:r w:rsidR="00F47784" w:rsidRPr="005D35E7">
        <w:rPr>
          <w:rFonts w:ascii="Times New Roman" w:hAnsi="Times New Roman"/>
          <w:color w:val="2E74B5" w:themeColor="accent5" w:themeShade="BF"/>
          <w:sz w:val="18"/>
          <w:szCs w:val="18"/>
        </w:rPr>
        <w:t>或中国大陆境外卖方需提供</w:t>
      </w:r>
      <w:r w:rsidR="00F47784" w:rsidRPr="005D35E7">
        <w:rPr>
          <w:rFonts w:ascii="Times New Roman" w:hAnsi="Times New Roman"/>
          <w:color w:val="2E74B5" w:themeColor="accent5" w:themeShade="BF"/>
          <w:sz w:val="18"/>
          <w:szCs w:val="18"/>
        </w:rPr>
        <w:t>xx%</w:t>
      </w:r>
      <w:r w:rsidR="00F47784" w:rsidRPr="005D35E7">
        <w:rPr>
          <w:rFonts w:ascii="Times New Roman" w:hAnsi="Times New Roman"/>
          <w:color w:val="2E74B5" w:themeColor="accent5" w:themeShade="BF"/>
          <w:sz w:val="18"/>
          <w:szCs w:val="18"/>
        </w:rPr>
        <w:t>商业发票</w:t>
      </w:r>
      <w:r w:rsidRPr="005D35E7">
        <w:rPr>
          <w:rFonts w:ascii="Times New Roman" w:hAnsi="Times New Roman"/>
          <w:color w:val="2E74B5" w:themeColor="accent5" w:themeShade="BF"/>
          <w:sz w:val="18"/>
          <w:szCs w:val="18"/>
        </w:rPr>
        <w:t>；</w:t>
      </w:r>
    </w:p>
    <w:p w14:paraId="3B210C64" w14:textId="7A1EA357" w:rsidR="00A10F33" w:rsidRPr="005D35E7" w:rsidRDefault="00A10F33" w:rsidP="00F812C1">
      <w:pPr>
        <w:pStyle w:val="aff"/>
        <w:numPr>
          <w:ilvl w:val="0"/>
          <w:numId w:val="21"/>
        </w:numPr>
        <w:adjustRightInd w:val="0"/>
        <w:snapToGrid w:val="0"/>
        <w:spacing w:before="60" w:after="60"/>
        <w:ind w:firstLineChars="0"/>
        <w:contextualSpacing/>
        <w:rPr>
          <w:color w:val="2E74B5" w:themeColor="accent5" w:themeShade="BF"/>
          <w:sz w:val="18"/>
          <w:szCs w:val="18"/>
          <w:lang w:eastAsia="zh-CN"/>
        </w:rPr>
      </w:pPr>
      <w:r w:rsidRPr="005D35E7">
        <w:rPr>
          <w:color w:val="2E74B5" w:themeColor="accent5" w:themeShade="BF"/>
          <w:sz w:val="18"/>
          <w:szCs w:val="18"/>
          <w:lang w:eastAsia="zh-CN"/>
        </w:rPr>
        <w:t xml:space="preserve">Written confirmation from BUYER on the delivery completion </w:t>
      </w:r>
      <w:r w:rsidRPr="005D35E7">
        <w:rPr>
          <w:color w:val="2E74B5" w:themeColor="accent5" w:themeShade="BF"/>
          <w:sz w:val="18"/>
          <w:szCs w:val="18"/>
          <w:lang w:eastAsia="zh-CN"/>
        </w:rPr>
        <w:t>买方出具货物交付完成的书面确认；</w:t>
      </w:r>
    </w:p>
    <w:p w14:paraId="00DAC1EC" w14:textId="12B1C966" w:rsidR="00A10F33" w:rsidRPr="005D35E7" w:rsidRDefault="00A10F33" w:rsidP="001012D7">
      <w:pPr>
        <w:pStyle w:val="aff"/>
        <w:numPr>
          <w:ilvl w:val="0"/>
          <w:numId w:val="21"/>
        </w:numPr>
        <w:adjustRightInd w:val="0"/>
        <w:snapToGrid w:val="0"/>
        <w:spacing w:before="60" w:after="60"/>
        <w:ind w:firstLineChars="0"/>
        <w:contextualSpacing/>
        <w:rPr>
          <w:color w:val="2E74B5" w:themeColor="accent5" w:themeShade="BF"/>
          <w:sz w:val="18"/>
          <w:szCs w:val="18"/>
        </w:rPr>
      </w:pPr>
      <w:r w:rsidRPr="005D35E7">
        <w:rPr>
          <w:color w:val="2E74B5" w:themeColor="accent5" w:themeShade="BF"/>
          <w:sz w:val="18"/>
          <w:szCs w:val="18"/>
          <w:lang w:eastAsia="zh-CN"/>
        </w:rPr>
        <w:t xml:space="preserve">One (1) original and one (1) copy of the Acceptance Certificate signed by BUYER and SELLER; </w:t>
      </w:r>
      <w:r w:rsidRPr="005D35E7">
        <w:rPr>
          <w:color w:val="2E74B5" w:themeColor="accent5" w:themeShade="BF"/>
          <w:sz w:val="18"/>
          <w:szCs w:val="18"/>
          <w:lang w:eastAsia="zh-CN"/>
        </w:rPr>
        <w:t>买卖双方共同签署验收证明原件、复印件各一份</w:t>
      </w:r>
    </w:p>
    <w:p w14:paraId="34DBF6C8" w14:textId="2BFA1A39" w:rsidR="00A10F33" w:rsidRPr="005D35E7" w:rsidRDefault="00A10F33" w:rsidP="00F812C1">
      <w:pPr>
        <w:widowControl w:val="0"/>
        <w:tabs>
          <w:tab w:val="left" w:pos="1134"/>
          <w:tab w:val="left" w:pos="1260"/>
        </w:tabs>
        <w:suppressAutoHyphens/>
        <w:adjustRightInd w:val="0"/>
        <w:snapToGrid w:val="0"/>
        <w:spacing w:beforeLines="50" w:before="120"/>
        <w:contextualSpacing/>
        <w:jc w:val="both"/>
        <w:textAlignment w:val="baseline"/>
        <w:rPr>
          <w:color w:val="2E74B5" w:themeColor="accent5" w:themeShade="BF"/>
          <w:sz w:val="18"/>
          <w:szCs w:val="18"/>
          <w:highlight w:val="yellow"/>
        </w:rPr>
      </w:pPr>
      <w:r w:rsidRPr="005D35E7">
        <w:rPr>
          <w:color w:val="2E74B5" w:themeColor="accent5" w:themeShade="BF"/>
          <w:sz w:val="18"/>
          <w:szCs w:val="18"/>
          <w:lang w:eastAsia="zh-CN"/>
        </w:rPr>
        <w:t>3.2.2 Last Payment</w:t>
      </w:r>
      <w:r w:rsidRPr="005D35E7">
        <w:rPr>
          <w:color w:val="2E74B5" w:themeColor="accent5" w:themeShade="BF"/>
          <w:sz w:val="18"/>
          <w:szCs w:val="18"/>
          <w:lang w:eastAsia="zh-CN"/>
        </w:rPr>
        <w:t>尾款</w:t>
      </w:r>
    </w:p>
    <w:p w14:paraId="4531DE0A" w14:textId="7AE162A5" w:rsidR="00A10F33" w:rsidRPr="005D35E7" w:rsidRDefault="00FF6D14" w:rsidP="00F812C1">
      <w:pPr>
        <w:widowControl w:val="0"/>
        <w:tabs>
          <w:tab w:val="left" w:pos="1134"/>
          <w:tab w:val="left" w:pos="1260"/>
        </w:tabs>
        <w:suppressAutoHyphens/>
        <w:adjustRightInd w:val="0"/>
        <w:snapToGrid w:val="0"/>
        <w:spacing w:beforeLines="50" w:before="120"/>
        <w:contextualSpacing/>
        <w:jc w:val="both"/>
        <w:textAlignment w:val="baseline"/>
        <w:rPr>
          <w:color w:val="2E74B5" w:themeColor="accent5" w:themeShade="BF"/>
          <w:sz w:val="18"/>
          <w:szCs w:val="18"/>
        </w:rPr>
      </w:pPr>
      <w:r w:rsidRPr="005D35E7">
        <w:rPr>
          <w:color w:val="2E74B5" w:themeColor="accent5" w:themeShade="BF"/>
          <w:sz w:val="18"/>
          <w:szCs w:val="18"/>
          <w:highlight w:val="yellow"/>
          <w:u w:val="single"/>
          <w:lang w:eastAsia="zh-CN"/>
        </w:rPr>
        <w:t>XX</w:t>
      </w:r>
      <w:r w:rsidR="00A10F33" w:rsidRPr="005D35E7">
        <w:rPr>
          <w:color w:val="2E74B5" w:themeColor="accent5" w:themeShade="BF"/>
          <w:sz w:val="18"/>
          <w:szCs w:val="18"/>
          <w:highlight w:val="yellow"/>
          <w:u w:val="single"/>
        </w:rPr>
        <w:t xml:space="preserve"> </w:t>
      </w:r>
      <w:r w:rsidR="00A10F33" w:rsidRPr="005D35E7">
        <w:rPr>
          <w:color w:val="2E74B5" w:themeColor="accent5" w:themeShade="BF"/>
          <w:sz w:val="18"/>
          <w:szCs w:val="18"/>
          <w:highlight w:val="yellow"/>
        </w:rPr>
        <w:t>%</w:t>
      </w:r>
      <w:r w:rsidR="00A10F33" w:rsidRPr="005D35E7">
        <w:rPr>
          <w:color w:val="2E74B5" w:themeColor="accent5" w:themeShade="BF"/>
          <w:sz w:val="18"/>
          <w:szCs w:val="18"/>
        </w:rPr>
        <w:t xml:space="preserve"> of the TOTAL CONTRACT PRICE shall be paid by the BUYER to the SELLER by T/T within </w:t>
      </w:r>
      <w:r w:rsidR="00A10F33" w:rsidRPr="005D35E7">
        <w:rPr>
          <w:color w:val="2E74B5" w:themeColor="accent5" w:themeShade="BF"/>
          <w:sz w:val="18"/>
          <w:szCs w:val="18"/>
          <w:highlight w:val="yellow"/>
          <w:lang w:eastAsia="zh-CN"/>
        </w:rPr>
        <w:t>sixty</w:t>
      </w:r>
      <w:r w:rsidR="00A10F33" w:rsidRPr="005D35E7">
        <w:rPr>
          <w:color w:val="2E74B5" w:themeColor="accent5" w:themeShade="BF"/>
          <w:sz w:val="18"/>
          <w:szCs w:val="18"/>
          <w:highlight w:val="yellow"/>
        </w:rPr>
        <w:t xml:space="preserve"> (60)</w:t>
      </w:r>
      <w:r w:rsidR="00A10F33" w:rsidRPr="005D35E7">
        <w:rPr>
          <w:color w:val="2E74B5" w:themeColor="accent5" w:themeShade="BF"/>
          <w:sz w:val="18"/>
          <w:szCs w:val="18"/>
        </w:rPr>
        <w:t xml:space="preserve"> days and the BUYER has r</w:t>
      </w:r>
      <w:r w:rsidR="007A2A39" w:rsidRPr="005D35E7">
        <w:rPr>
          <w:color w:val="2E74B5" w:themeColor="accent5" w:themeShade="BF"/>
          <w:sz w:val="18"/>
          <w:szCs w:val="18"/>
        </w:rPr>
        <w:t>eceived the following documents</w:t>
      </w:r>
      <w:r w:rsidR="001747CB" w:rsidRPr="005D35E7">
        <w:rPr>
          <w:color w:val="2E74B5" w:themeColor="accent5" w:themeShade="BF"/>
          <w:sz w:val="18"/>
          <w:szCs w:val="18"/>
        </w:rPr>
        <w:t>:</w:t>
      </w:r>
      <w:r w:rsidR="00A10F33" w:rsidRPr="005D35E7">
        <w:rPr>
          <w:color w:val="2E74B5" w:themeColor="accent5" w:themeShade="BF"/>
          <w:sz w:val="18"/>
          <w:szCs w:val="18"/>
          <w:lang w:eastAsia="zh-CN"/>
        </w:rPr>
        <w:t>合同总价的</w:t>
      </w:r>
      <w:r w:rsidRPr="005D35E7">
        <w:rPr>
          <w:color w:val="2E74B5" w:themeColor="accent5" w:themeShade="BF"/>
          <w:sz w:val="18"/>
          <w:szCs w:val="18"/>
          <w:lang w:eastAsia="zh-CN"/>
        </w:rPr>
        <w:t xml:space="preserve"> </w:t>
      </w:r>
      <w:r w:rsidRPr="005D35E7">
        <w:rPr>
          <w:color w:val="2E74B5" w:themeColor="accent5" w:themeShade="BF"/>
          <w:sz w:val="18"/>
          <w:szCs w:val="18"/>
          <w:highlight w:val="yellow"/>
          <w:u w:val="single"/>
          <w:lang w:eastAsia="zh-CN"/>
        </w:rPr>
        <w:t>XX</w:t>
      </w:r>
      <w:r w:rsidR="00A10F33" w:rsidRPr="005D35E7">
        <w:rPr>
          <w:color w:val="2E74B5" w:themeColor="accent5" w:themeShade="BF"/>
          <w:sz w:val="18"/>
          <w:szCs w:val="18"/>
          <w:highlight w:val="yellow"/>
          <w:lang w:eastAsia="zh-CN"/>
        </w:rPr>
        <w:t>%</w:t>
      </w:r>
      <w:r w:rsidR="00A10F33" w:rsidRPr="005D35E7">
        <w:rPr>
          <w:color w:val="2E74B5" w:themeColor="accent5" w:themeShade="BF"/>
          <w:sz w:val="18"/>
          <w:szCs w:val="18"/>
          <w:lang w:eastAsia="zh-CN"/>
        </w:rPr>
        <w:t>应由买方在收到下列文件的</w:t>
      </w:r>
      <w:r w:rsidR="00A10F33" w:rsidRPr="005D35E7">
        <w:rPr>
          <w:color w:val="2E74B5" w:themeColor="accent5" w:themeShade="BF"/>
          <w:sz w:val="18"/>
          <w:szCs w:val="18"/>
          <w:highlight w:val="yellow"/>
          <w:lang w:eastAsia="zh-CN"/>
        </w:rPr>
        <w:t>60</w:t>
      </w:r>
      <w:r w:rsidR="00A10F33" w:rsidRPr="005D35E7">
        <w:rPr>
          <w:color w:val="2E74B5" w:themeColor="accent5" w:themeShade="BF"/>
          <w:sz w:val="18"/>
          <w:szCs w:val="18"/>
          <w:lang w:eastAsia="zh-CN"/>
        </w:rPr>
        <w:t>日内通过</w:t>
      </w:r>
      <w:r w:rsidR="001747CB" w:rsidRPr="005D35E7">
        <w:rPr>
          <w:color w:val="2E74B5" w:themeColor="accent5" w:themeShade="BF"/>
          <w:sz w:val="18"/>
          <w:szCs w:val="18"/>
          <w:lang w:eastAsia="zh-CN"/>
        </w:rPr>
        <w:t>电汇方式向卖方支付：</w:t>
      </w:r>
    </w:p>
    <w:p w14:paraId="07B7186C" w14:textId="4B4D4D1E" w:rsidR="007A2A39" w:rsidRPr="005D35E7" w:rsidRDefault="00A10F33" w:rsidP="00F812C1">
      <w:pPr>
        <w:pStyle w:val="aff"/>
        <w:widowControl w:val="0"/>
        <w:numPr>
          <w:ilvl w:val="0"/>
          <w:numId w:val="20"/>
        </w:numPr>
        <w:tabs>
          <w:tab w:val="left" w:pos="720"/>
          <w:tab w:val="left" w:pos="1020"/>
          <w:tab w:val="left" w:pos="1134"/>
        </w:tabs>
        <w:suppressAutoHyphens/>
        <w:adjustRightInd w:val="0"/>
        <w:snapToGrid w:val="0"/>
        <w:spacing w:beforeLines="50" w:before="120"/>
        <w:ind w:rightChars="-18" w:right="-38" w:firstLineChars="0"/>
        <w:contextualSpacing/>
        <w:jc w:val="both"/>
        <w:rPr>
          <w:color w:val="2E74B5" w:themeColor="accent5" w:themeShade="BF"/>
          <w:sz w:val="18"/>
          <w:szCs w:val="18"/>
        </w:rPr>
      </w:pPr>
      <w:r w:rsidRPr="005D35E7">
        <w:rPr>
          <w:color w:val="2E74B5" w:themeColor="accent5" w:themeShade="BF"/>
          <w:sz w:val="18"/>
          <w:szCs w:val="18"/>
        </w:rPr>
        <w:t>commercial invoice covering</w:t>
      </w:r>
      <w:r w:rsidRPr="005D35E7">
        <w:rPr>
          <w:color w:val="2E74B5" w:themeColor="accent5" w:themeShade="BF"/>
          <w:sz w:val="18"/>
          <w:szCs w:val="18"/>
          <w:u w:val="single"/>
        </w:rPr>
        <w:t xml:space="preserve"> </w:t>
      </w:r>
      <w:r w:rsidR="00FF6D14" w:rsidRPr="005D35E7">
        <w:rPr>
          <w:color w:val="2E74B5" w:themeColor="accent5" w:themeShade="BF"/>
          <w:sz w:val="18"/>
          <w:szCs w:val="18"/>
          <w:highlight w:val="yellow"/>
          <w:u w:val="single"/>
          <w:lang w:eastAsia="zh-CN"/>
        </w:rPr>
        <w:t>XX</w:t>
      </w:r>
      <w:r w:rsidRPr="005D35E7">
        <w:rPr>
          <w:color w:val="2E74B5" w:themeColor="accent5" w:themeShade="BF"/>
          <w:sz w:val="18"/>
          <w:szCs w:val="18"/>
          <w:highlight w:val="yellow"/>
        </w:rPr>
        <w:t>%</w:t>
      </w:r>
      <w:r w:rsidRPr="005D35E7">
        <w:rPr>
          <w:color w:val="2E74B5" w:themeColor="accent5" w:themeShade="BF"/>
          <w:sz w:val="18"/>
          <w:szCs w:val="18"/>
        </w:rPr>
        <w:t xml:space="preserve"> of the TOTAL CONTRACT PRICE issued by  SELLER;</w:t>
      </w:r>
      <w:r w:rsidR="007A2A39" w:rsidRPr="005D35E7">
        <w:rPr>
          <w:color w:val="2E74B5" w:themeColor="accent5" w:themeShade="BF"/>
          <w:sz w:val="18"/>
          <w:szCs w:val="18"/>
        </w:rPr>
        <w:t xml:space="preserve"> </w:t>
      </w:r>
      <w:r w:rsidRPr="005D35E7">
        <w:rPr>
          <w:color w:val="2E74B5" w:themeColor="accent5" w:themeShade="BF"/>
          <w:sz w:val="18"/>
          <w:szCs w:val="18"/>
          <w:lang w:eastAsia="zh-CN"/>
        </w:rPr>
        <w:t>卖方出具的金额为合同总金额</w:t>
      </w:r>
      <w:r w:rsidRPr="005D35E7">
        <w:rPr>
          <w:color w:val="2E74B5" w:themeColor="accent5" w:themeShade="BF"/>
          <w:sz w:val="18"/>
          <w:szCs w:val="18"/>
          <w:u w:val="single"/>
          <w:lang w:eastAsia="zh-CN"/>
        </w:rPr>
        <w:t xml:space="preserve"> </w:t>
      </w:r>
      <w:r w:rsidR="00FF6D14" w:rsidRPr="005D35E7">
        <w:rPr>
          <w:color w:val="2E74B5" w:themeColor="accent5" w:themeShade="BF"/>
          <w:sz w:val="18"/>
          <w:szCs w:val="18"/>
          <w:highlight w:val="yellow"/>
          <w:u w:val="single"/>
          <w:lang w:eastAsia="zh-CN"/>
        </w:rPr>
        <w:t>XX</w:t>
      </w:r>
      <w:r w:rsidRPr="005D35E7">
        <w:rPr>
          <w:color w:val="2E74B5" w:themeColor="accent5" w:themeShade="BF"/>
          <w:sz w:val="18"/>
          <w:szCs w:val="18"/>
          <w:highlight w:val="yellow"/>
          <w:lang w:eastAsia="zh-CN"/>
        </w:rPr>
        <w:t>%</w:t>
      </w:r>
      <w:r w:rsidR="00F47784" w:rsidRPr="005D35E7">
        <w:rPr>
          <w:color w:val="2E74B5" w:themeColor="accent5" w:themeShade="BF"/>
          <w:sz w:val="18"/>
          <w:szCs w:val="18"/>
          <w:lang w:eastAsia="zh-CN"/>
        </w:rPr>
        <w:t>的商业发票</w:t>
      </w:r>
    </w:p>
    <w:p w14:paraId="27EDC53A" w14:textId="53277218" w:rsidR="007A2A39" w:rsidRPr="005D35E7" w:rsidRDefault="007A2A39" w:rsidP="00F812C1">
      <w:pPr>
        <w:widowControl w:val="0"/>
        <w:numPr>
          <w:ilvl w:val="0"/>
          <w:numId w:val="20"/>
        </w:numPr>
        <w:tabs>
          <w:tab w:val="left" w:pos="720"/>
          <w:tab w:val="left" w:pos="1134"/>
        </w:tabs>
        <w:suppressAutoHyphens/>
        <w:adjustRightInd w:val="0"/>
        <w:snapToGrid w:val="0"/>
        <w:spacing w:beforeLines="50" w:before="120"/>
        <w:ind w:rightChars="-18" w:right="-38"/>
        <w:contextualSpacing/>
        <w:jc w:val="both"/>
        <w:rPr>
          <w:color w:val="2E74B5" w:themeColor="accent5" w:themeShade="BF"/>
          <w:sz w:val="18"/>
          <w:szCs w:val="18"/>
        </w:rPr>
      </w:pPr>
      <w:r w:rsidRPr="005D35E7">
        <w:rPr>
          <w:color w:val="2E74B5" w:themeColor="accent5" w:themeShade="BF"/>
          <w:sz w:val="18"/>
          <w:szCs w:val="18"/>
          <w:lang w:eastAsia="zh-CN"/>
        </w:rPr>
        <w:t>An irrevocable and unconditional Bank Letter of Guarantee covering</w:t>
      </w:r>
      <w:r w:rsidR="00FF6D14" w:rsidRPr="005D35E7">
        <w:rPr>
          <w:color w:val="2E74B5" w:themeColor="accent5" w:themeShade="BF"/>
          <w:sz w:val="18"/>
          <w:szCs w:val="18"/>
          <w:lang w:eastAsia="zh-CN"/>
        </w:rPr>
        <w:t xml:space="preserve"> </w:t>
      </w:r>
      <w:r w:rsidR="00FF6D14" w:rsidRPr="005D35E7">
        <w:rPr>
          <w:color w:val="2E74B5" w:themeColor="accent5" w:themeShade="BF"/>
          <w:sz w:val="18"/>
          <w:szCs w:val="18"/>
          <w:highlight w:val="yellow"/>
          <w:lang w:eastAsia="zh-CN"/>
        </w:rPr>
        <w:t>XX</w:t>
      </w:r>
      <w:r w:rsidRPr="005D35E7">
        <w:rPr>
          <w:color w:val="2E74B5" w:themeColor="accent5" w:themeShade="BF"/>
          <w:sz w:val="18"/>
          <w:szCs w:val="18"/>
          <w:highlight w:val="yellow"/>
          <w:lang w:eastAsia="zh-CN"/>
        </w:rPr>
        <w:t>%</w:t>
      </w:r>
      <w:r w:rsidRPr="005D35E7">
        <w:rPr>
          <w:color w:val="2E74B5" w:themeColor="accent5" w:themeShade="BF"/>
          <w:sz w:val="18"/>
          <w:szCs w:val="18"/>
          <w:lang w:eastAsia="zh-CN"/>
        </w:rPr>
        <w:t xml:space="preserve">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w:t>
      </w:r>
      <w:r w:rsidR="009A4A13" w:rsidRPr="005D35E7">
        <w:rPr>
          <w:color w:val="2E74B5" w:themeColor="accent5" w:themeShade="BF"/>
          <w:sz w:val="18"/>
          <w:szCs w:val="18"/>
          <w:lang w:eastAsia="zh-CN"/>
        </w:rPr>
        <w:t xml:space="preserve">TTACHMENT </w:t>
      </w:r>
      <w:r w:rsidR="00440E73" w:rsidRPr="005D35E7">
        <w:rPr>
          <w:color w:val="2E74B5" w:themeColor="accent5" w:themeShade="BF"/>
          <w:sz w:val="18"/>
          <w:szCs w:val="18"/>
          <w:lang w:eastAsia="zh-CN"/>
        </w:rPr>
        <w:t>J</w:t>
      </w:r>
      <w:r w:rsidRPr="005D35E7">
        <w:rPr>
          <w:color w:val="2E74B5" w:themeColor="accent5" w:themeShade="BF"/>
          <w:sz w:val="18"/>
          <w:szCs w:val="18"/>
          <w:lang w:eastAsia="zh-CN"/>
        </w:rPr>
        <w:t>.</w:t>
      </w:r>
      <w:r w:rsidRPr="005D35E7">
        <w:rPr>
          <w:color w:val="2E74B5" w:themeColor="accent5" w:themeShade="BF"/>
          <w:sz w:val="18"/>
          <w:szCs w:val="18"/>
        </w:rPr>
        <w:t xml:space="preserve"> </w:t>
      </w:r>
      <w:r w:rsidRPr="005D35E7">
        <w:rPr>
          <w:color w:val="2E74B5" w:themeColor="accent5" w:themeShade="BF"/>
          <w:sz w:val="18"/>
          <w:szCs w:val="18"/>
          <w:lang w:eastAsia="zh-CN"/>
        </w:rPr>
        <w:t>由卖方银行出具或由买方银行通知的、以买方为受益人的不可撤销且无条件见索即付的保函，金额为合同总价</w:t>
      </w:r>
      <w:r w:rsidRPr="005D35E7">
        <w:rPr>
          <w:color w:val="2E74B5" w:themeColor="accent5" w:themeShade="BF"/>
          <w:sz w:val="18"/>
          <w:szCs w:val="18"/>
          <w:lang w:eastAsia="zh-CN"/>
        </w:rPr>
        <w:t xml:space="preserve"> </w:t>
      </w:r>
      <w:r w:rsidR="00FF6D14" w:rsidRPr="005D35E7">
        <w:rPr>
          <w:color w:val="2E74B5" w:themeColor="accent5" w:themeShade="BF"/>
          <w:sz w:val="18"/>
          <w:szCs w:val="18"/>
          <w:highlight w:val="yellow"/>
          <w:lang w:eastAsia="zh-CN"/>
        </w:rPr>
        <w:t>XX</w:t>
      </w:r>
      <w:r w:rsidRPr="005D35E7">
        <w:rPr>
          <w:color w:val="2E74B5" w:themeColor="accent5" w:themeShade="BF"/>
          <w:sz w:val="18"/>
          <w:szCs w:val="18"/>
          <w:highlight w:val="yellow"/>
          <w:lang w:eastAsia="zh-CN"/>
        </w:rPr>
        <w:t>%</w:t>
      </w:r>
      <w:r w:rsidRPr="005D35E7">
        <w:rPr>
          <w:color w:val="2E74B5" w:themeColor="accent5" w:themeShade="BF"/>
          <w:sz w:val="18"/>
          <w:szCs w:val="18"/>
          <w:lang w:eastAsia="zh-CN"/>
        </w:rPr>
        <w:t>的银行保函作为卖方在合同货物质保期内卖方义务的担保，保函的有效期至质保期结束后</w:t>
      </w:r>
      <w:r w:rsidRPr="005D35E7">
        <w:rPr>
          <w:color w:val="2E74B5" w:themeColor="accent5" w:themeShade="BF"/>
          <w:sz w:val="18"/>
          <w:szCs w:val="18"/>
          <w:lang w:eastAsia="zh-CN"/>
        </w:rPr>
        <w:t>45</w:t>
      </w:r>
      <w:r w:rsidRPr="005D35E7">
        <w:rPr>
          <w:color w:val="2E74B5" w:themeColor="accent5" w:themeShade="BF"/>
          <w:sz w:val="18"/>
          <w:szCs w:val="18"/>
          <w:lang w:eastAsia="zh-CN"/>
        </w:rPr>
        <w:t>天。保函样本见附件</w:t>
      </w:r>
      <w:r w:rsidR="00440E73" w:rsidRPr="005D35E7">
        <w:rPr>
          <w:color w:val="2E74B5" w:themeColor="accent5" w:themeShade="BF"/>
          <w:sz w:val="18"/>
          <w:szCs w:val="18"/>
          <w:lang w:eastAsia="zh-CN"/>
        </w:rPr>
        <w:t>J</w:t>
      </w:r>
      <w:r w:rsidRPr="005D35E7">
        <w:rPr>
          <w:color w:val="2E74B5" w:themeColor="accent5" w:themeShade="BF"/>
          <w:sz w:val="18"/>
          <w:szCs w:val="18"/>
          <w:lang w:eastAsia="zh-CN"/>
        </w:rPr>
        <w:t>。</w:t>
      </w:r>
    </w:p>
    <w:p w14:paraId="5C3E2FA4" w14:textId="6725A2F1" w:rsidR="00A10F33" w:rsidRPr="005D35E7" w:rsidRDefault="007A2A39" w:rsidP="00F812C1">
      <w:pPr>
        <w:widowControl w:val="0"/>
        <w:numPr>
          <w:ilvl w:val="0"/>
          <w:numId w:val="20"/>
        </w:numPr>
        <w:suppressAutoHyphens/>
        <w:adjustRightInd w:val="0"/>
        <w:snapToGrid w:val="0"/>
        <w:spacing w:beforeLines="50" w:before="120"/>
        <w:ind w:rightChars="-18" w:right="-38"/>
        <w:contextualSpacing/>
        <w:jc w:val="both"/>
        <w:rPr>
          <w:color w:val="2E74B5" w:themeColor="accent5" w:themeShade="BF"/>
          <w:sz w:val="18"/>
          <w:szCs w:val="18"/>
        </w:rPr>
      </w:pPr>
      <w:r w:rsidRPr="005D35E7">
        <w:rPr>
          <w:color w:val="2E74B5" w:themeColor="accent5" w:themeShade="BF"/>
          <w:sz w:val="18"/>
          <w:szCs w:val="18"/>
          <w:lang w:eastAsia="zh-CN"/>
        </w:rPr>
        <w:t xml:space="preserve">BUYER’s written confirmation that </w:t>
      </w:r>
      <w:r w:rsidRPr="005D35E7">
        <w:rPr>
          <w:color w:val="2E74B5" w:themeColor="accent5" w:themeShade="BF"/>
          <w:sz w:val="18"/>
          <w:szCs w:val="18"/>
          <w:highlight w:val="yellow"/>
          <w:lang w:eastAsia="zh-CN"/>
        </w:rPr>
        <w:t>x</w:t>
      </w:r>
      <w:r w:rsidRPr="005D35E7">
        <w:rPr>
          <w:color w:val="2E74B5" w:themeColor="accent5" w:themeShade="BF"/>
          <w:sz w:val="18"/>
          <w:szCs w:val="18"/>
          <w:lang w:eastAsia="zh-CN"/>
        </w:rPr>
        <w:t xml:space="preserve"> original and </w:t>
      </w:r>
      <w:r w:rsidRPr="005D35E7">
        <w:rPr>
          <w:color w:val="2E74B5" w:themeColor="accent5" w:themeShade="BF"/>
          <w:sz w:val="18"/>
          <w:szCs w:val="18"/>
          <w:highlight w:val="yellow"/>
          <w:lang w:eastAsia="zh-CN"/>
        </w:rPr>
        <w:t>x</w:t>
      </w:r>
      <w:r w:rsidRPr="005D35E7">
        <w:rPr>
          <w:color w:val="2E74B5" w:themeColor="accent5" w:themeShade="BF"/>
          <w:sz w:val="18"/>
          <w:szCs w:val="18"/>
          <w:lang w:eastAsia="zh-CN"/>
        </w:rPr>
        <w:t xml:space="preserve"> electric copies of final TECHNICAL DOCUMENTATION have been delivered successfully.</w:t>
      </w:r>
      <w:r w:rsidRPr="005D35E7">
        <w:rPr>
          <w:color w:val="2E74B5" w:themeColor="accent5" w:themeShade="BF"/>
          <w:sz w:val="18"/>
          <w:szCs w:val="18"/>
        </w:rPr>
        <w:t xml:space="preserve"> </w:t>
      </w:r>
      <w:r w:rsidRPr="005D35E7">
        <w:rPr>
          <w:color w:val="2E74B5" w:themeColor="accent5" w:themeShade="BF"/>
          <w:sz w:val="18"/>
          <w:szCs w:val="18"/>
          <w:lang w:eastAsia="zh-CN"/>
        </w:rPr>
        <w:t>完工文件原件</w:t>
      </w:r>
      <w:r w:rsidRPr="005D35E7">
        <w:rPr>
          <w:color w:val="2E74B5" w:themeColor="accent5" w:themeShade="BF"/>
          <w:sz w:val="18"/>
          <w:szCs w:val="18"/>
          <w:highlight w:val="yellow"/>
          <w:lang w:eastAsia="zh-CN"/>
        </w:rPr>
        <w:t>x</w:t>
      </w:r>
      <w:r w:rsidRPr="005D35E7">
        <w:rPr>
          <w:color w:val="2E74B5" w:themeColor="accent5" w:themeShade="BF"/>
          <w:sz w:val="18"/>
          <w:szCs w:val="18"/>
          <w:lang w:eastAsia="zh-CN"/>
        </w:rPr>
        <w:t>份、电子版</w:t>
      </w:r>
      <w:r w:rsidRPr="005D35E7">
        <w:rPr>
          <w:color w:val="2E74B5" w:themeColor="accent5" w:themeShade="BF"/>
          <w:sz w:val="18"/>
          <w:szCs w:val="18"/>
          <w:highlight w:val="yellow"/>
          <w:lang w:eastAsia="zh-CN"/>
        </w:rPr>
        <w:t>x</w:t>
      </w:r>
      <w:r w:rsidRPr="005D35E7">
        <w:rPr>
          <w:color w:val="2E74B5" w:themeColor="accent5" w:themeShade="BF"/>
          <w:sz w:val="18"/>
          <w:szCs w:val="18"/>
          <w:lang w:eastAsia="zh-CN"/>
        </w:rPr>
        <w:t>份。</w:t>
      </w:r>
    </w:p>
    <w:p w14:paraId="08388632" w14:textId="77777777" w:rsidR="007A2A39" w:rsidRPr="005D35E7" w:rsidRDefault="007A2A39" w:rsidP="00F812C1">
      <w:pPr>
        <w:widowControl w:val="0"/>
        <w:tabs>
          <w:tab w:val="left" w:pos="1020"/>
        </w:tabs>
        <w:suppressAutoHyphens/>
        <w:adjustRightInd w:val="0"/>
        <w:snapToGrid w:val="0"/>
        <w:spacing w:beforeLines="50" w:before="120"/>
        <w:ind w:rightChars="-18" w:right="-38"/>
        <w:contextualSpacing/>
        <w:jc w:val="both"/>
        <w:rPr>
          <w:color w:val="2E74B5" w:themeColor="accent5" w:themeShade="BF"/>
          <w:sz w:val="18"/>
          <w:szCs w:val="18"/>
          <w:highlight w:val="yellow"/>
        </w:rPr>
      </w:pPr>
    </w:p>
    <w:p w14:paraId="1135035F" w14:textId="7D20A6A5" w:rsidR="007A2A39" w:rsidRPr="005D35E7" w:rsidRDefault="007A2A39" w:rsidP="00F812C1">
      <w:pPr>
        <w:widowControl w:val="0"/>
        <w:tabs>
          <w:tab w:val="left" w:pos="1020"/>
        </w:tabs>
        <w:suppressAutoHyphens/>
        <w:adjustRightInd w:val="0"/>
        <w:snapToGrid w:val="0"/>
        <w:spacing w:beforeLines="50" w:before="120"/>
        <w:ind w:rightChars="-18" w:right="-38"/>
        <w:contextualSpacing/>
        <w:jc w:val="both"/>
        <w:rPr>
          <w:color w:val="2E74B5" w:themeColor="accent5" w:themeShade="BF"/>
          <w:sz w:val="18"/>
          <w:szCs w:val="18"/>
        </w:rPr>
      </w:pPr>
      <w:commentRangeStart w:id="18"/>
      <w:proofErr w:type="spellStart"/>
      <w:r w:rsidRPr="005D35E7">
        <w:rPr>
          <w:color w:val="2E74B5" w:themeColor="accent5" w:themeShade="BF"/>
          <w:sz w:val="18"/>
          <w:szCs w:val="18"/>
          <w:highlight w:val="yellow"/>
        </w:rPr>
        <w:t>OR</w:t>
      </w:r>
      <w:r w:rsidRPr="005D35E7">
        <w:rPr>
          <w:color w:val="2E74B5" w:themeColor="accent5" w:themeShade="BF"/>
          <w:sz w:val="18"/>
          <w:szCs w:val="18"/>
          <w:highlight w:val="yellow"/>
        </w:rPr>
        <w:t>，</w:t>
      </w:r>
      <w:r w:rsidRPr="005D35E7">
        <w:rPr>
          <w:color w:val="2E74B5" w:themeColor="accent5" w:themeShade="BF"/>
          <w:sz w:val="18"/>
          <w:szCs w:val="18"/>
          <w:highlight w:val="yellow"/>
        </w:rPr>
        <w:t>payment</w:t>
      </w:r>
      <w:proofErr w:type="spellEnd"/>
      <w:r w:rsidRPr="005D35E7">
        <w:rPr>
          <w:color w:val="2E74B5" w:themeColor="accent5" w:themeShade="BF"/>
          <w:sz w:val="18"/>
          <w:szCs w:val="18"/>
          <w:highlight w:val="yellow"/>
        </w:rPr>
        <w:t xml:space="preserve"> conditions for complex </w:t>
      </w:r>
      <w:proofErr w:type="spellStart"/>
      <w:r w:rsidRPr="005D35E7">
        <w:rPr>
          <w:color w:val="2E74B5" w:themeColor="accent5" w:themeShade="BF"/>
          <w:sz w:val="18"/>
          <w:szCs w:val="18"/>
          <w:highlight w:val="yellow"/>
        </w:rPr>
        <w:t>contract</w:t>
      </w:r>
      <w:r w:rsidR="00C75FBE" w:rsidRPr="005D35E7">
        <w:rPr>
          <w:color w:val="2E74B5" w:themeColor="accent5" w:themeShade="BF"/>
          <w:sz w:val="18"/>
          <w:szCs w:val="18"/>
          <w:highlight w:val="yellow"/>
        </w:rPr>
        <w:t>复杂合同的付款条件</w:t>
      </w:r>
      <w:proofErr w:type="spellEnd"/>
      <w:r w:rsidRPr="005D35E7">
        <w:rPr>
          <w:color w:val="2E74B5" w:themeColor="accent5" w:themeShade="BF"/>
          <w:sz w:val="18"/>
          <w:szCs w:val="18"/>
          <w:highlight w:val="yellow"/>
        </w:rPr>
        <w:t>:</w:t>
      </w:r>
      <w:commentRangeEnd w:id="18"/>
      <w:r w:rsidR="00AD18D2" w:rsidRPr="005D35E7">
        <w:rPr>
          <w:rStyle w:val="afa"/>
          <w:lang w:val="en-CA" w:eastAsia="en-CA"/>
        </w:rPr>
        <w:commentReference w:id="18"/>
      </w:r>
    </w:p>
    <w:p w14:paraId="476EC818" w14:textId="77777777" w:rsidR="00B251AA" w:rsidRPr="005D35E7" w:rsidRDefault="00B251AA" w:rsidP="00F812C1">
      <w:pPr>
        <w:widowControl w:val="0"/>
        <w:tabs>
          <w:tab w:val="left" w:pos="1020"/>
        </w:tabs>
        <w:suppressAutoHyphens/>
        <w:adjustRightInd w:val="0"/>
        <w:snapToGrid w:val="0"/>
        <w:spacing w:beforeLines="50" w:before="120"/>
        <w:ind w:rightChars="-18" w:right="-38"/>
        <w:contextualSpacing/>
        <w:jc w:val="both"/>
        <w:rPr>
          <w:color w:val="2E74B5" w:themeColor="accent5" w:themeShade="BF"/>
          <w:sz w:val="18"/>
          <w:szCs w:val="18"/>
        </w:rPr>
      </w:pPr>
    </w:p>
    <w:p w14:paraId="7969F0AE" w14:textId="7570E388" w:rsidR="00D93172" w:rsidRPr="005D35E7" w:rsidRDefault="0040316D"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 xml:space="preserve">3.2.1 </w:t>
      </w:r>
      <w:r w:rsidR="007A5A16" w:rsidRPr="005D35E7">
        <w:rPr>
          <w:color w:val="2E74B5" w:themeColor="accent5" w:themeShade="BF"/>
          <w:sz w:val="18"/>
          <w:szCs w:val="18"/>
          <w:lang w:eastAsia="zh-CN"/>
        </w:rPr>
        <w:t>The advance payment</w:t>
      </w:r>
      <w:r w:rsidR="007A5A16" w:rsidRPr="005D35E7">
        <w:rPr>
          <w:color w:val="2E74B5" w:themeColor="accent5" w:themeShade="BF"/>
          <w:sz w:val="18"/>
          <w:szCs w:val="18"/>
          <w:lang w:eastAsia="zh-CN"/>
        </w:rPr>
        <w:t>预付款</w:t>
      </w:r>
    </w:p>
    <w:p w14:paraId="60052540" w14:textId="6A95CB7F" w:rsidR="00D93172" w:rsidRPr="005D35E7" w:rsidRDefault="0040316D"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highlight w:val="yellow"/>
        </w:rPr>
        <w:t>xx</w:t>
      </w:r>
      <w:r w:rsidR="007A5A16" w:rsidRPr="005D35E7">
        <w:rPr>
          <w:rFonts w:ascii="Times New Roman" w:hAnsi="Times New Roman"/>
          <w:color w:val="2E74B5" w:themeColor="accent5" w:themeShade="BF"/>
          <w:sz w:val="18"/>
          <w:szCs w:val="18"/>
          <w:highlight w:val="yellow"/>
        </w:rPr>
        <w:t>%</w:t>
      </w:r>
      <w:r w:rsidR="007A5A16" w:rsidRPr="005D35E7">
        <w:rPr>
          <w:rFonts w:ascii="Times New Roman" w:hAnsi="Times New Roman"/>
          <w:color w:val="2E74B5" w:themeColor="accent5" w:themeShade="BF"/>
          <w:sz w:val="18"/>
          <w:szCs w:val="18"/>
        </w:rPr>
        <w:t xml:space="preserve"> of </w:t>
      </w:r>
      <w:r w:rsidR="004B09BF" w:rsidRPr="005D35E7">
        <w:rPr>
          <w:rFonts w:ascii="Times New Roman" w:hAnsi="Times New Roman"/>
          <w:color w:val="2E74B5" w:themeColor="accent5" w:themeShade="BF"/>
          <w:sz w:val="18"/>
          <w:szCs w:val="18"/>
        </w:rPr>
        <w:t>TOTAL CONTRACT PRICE</w:t>
      </w:r>
      <w:r w:rsidR="007A5A16" w:rsidRPr="005D35E7">
        <w:rPr>
          <w:rFonts w:ascii="Times New Roman" w:hAnsi="Times New Roman"/>
          <w:color w:val="2E74B5" w:themeColor="accent5" w:themeShade="BF"/>
          <w:sz w:val="18"/>
          <w:szCs w:val="18"/>
        </w:rPr>
        <w:t xml:space="preserve"> shall be paid by BUYER to SELLER by T/T within </w:t>
      </w:r>
      <w:r w:rsidR="00B845A8" w:rsidRPr="005D35E7">
        <w:rPr>
          <w:rFonts w:ascii="Times New Roman" w:hAnsi="Times New Roman"/>
          <w:color w:val="2E74B5" w:themeColor="accent5" w:themeShade="BF"/>
          <w:sz w:val="18"/>
          <w:szCs w:val="18"/>
          <w:highlight w:val="yellow"/>
        </w:rPr>
        <w:t>sixty</w:t>
      </w:r>
      <w:r w:rsidR="00CA44B0" w:rsidRPr="005D35E7">
        <w:rPr>
          <w:rFonts w:ascii="Times New Roman" w:hAnsi="Times New Roman"/>
          <w:color w:val="2E74B5" w:themeColor="accent5" w:themeShade="BF"/>
          <w:sz w:val="18"/>
          <w:szCs w:val="18"/>
          <w:highlight w:val="yellow"/>
        </w:rPr>
        <w:t xml:space="preserve"> (</w:t>
      </w:r>
      <w:r w:rsidR="000238B7" w:rsidRPr="005D35E7">
        <w:rPr>
          <w:rFonts w:ascii="Times New Roman" w:hAnsi="Times New Roman"/>
          <w:color w:val="2E74B5" w:themeColor="accent5" w:themeShade="BF"/>
          <w:sz w:val="18"/>
          <w:szCs w:val="18"/>
          <w:highlight w:val="yellow"/>
        </w:rPr>
        <w:t>60</w:t>
      </w:r>
      <w:r w:rsidR="00CA44B0" w:rsidRPr="005D35E7">
        <w:rPr>
          <w:rFonts w:ascii="Times New Roman" w:hAnsi="Times New Roman"/>
          <w:color w:val="2E74B5" w:themeColor="accent5" w:themeShade="BF"/>
          <w:sz w:val="18"/>
          <w:szCs w:val="18"/>
          <w:highlight w:val="yellow"/>
        </w:rPr>
        <w:t>)</w:t>
      </w:r>
      <w:r w:rsidR="00CA44B0" w:rsidRPr="005D35E7">
        <w:rPr>
          <w:rFonts w:ascii="Times New Roman" w:hAnsi="Times New Roman"/>
          <w:color w:val="2E74B5" w:themeColor="accent5" w:themeShade="BF"/>
          <w:sz w:val="18"/>
          <w:szCs w:val="18"/>
        </w:rPr>
        <w:t xml:space="preserve"> </w:t>
      </w:r>
      <w:r w:rsidR="007A5A16" w:rsidRPr="005D35E7">
        <w:rPr>
          <w:rFonts w:ascii="Times New Roman" w:hAnsi="Times New Roman"/>
          <w:color w:val="2E74B5" w:themeColor="accent5" w:themeShade="BF"/>
          <w:sz w:val="18"/>
          <w:szCs w:val="18"/>
        </w:rPr>
        <w:t>days after the BUYER has r</w:t>
      </w:r>
      <w:r w:rsidR="00393935" w:rsidRPr="005D35E7">
        <w:rPr>
          <w:rFonts w:ascii="Times New Roman" w:hAnsi="Times New Roman"/>
          <w:color w:val="2E74B5" w:themeColor="accent5" w:themeShade="BF"/>
          <w:sz w:val="18"/>
          <w:szCs w:val="18"/>
        </w:rPr>
        <w:t>eceived the following documents</w:t>
      </w:r>
      <w:r w:rsidR="001747CB" w:rsidRPr="005D35E7">
        <w:rPr>
          <w:rFonts w:ascii="Times New Roman" w:hAnsi="Times New Roman"/>
          <w:color w:val="2E74B5" w:themeColor="accent5" w:themeShade="BF"/>
          <w:sz w:val="18"/>
          <w:szCs w:val="18"/>
        </w:rPr>
        <w:t>:</w:t>
      </w:r>
      <w:r w:rsidR="007A5A16" w:rsidRPr="005D35E7">
        <w:rPr>
          <w:rFonts w:ascii="Times New Roman" w:hAnsi="Times New Roman"/>
          <w:color w:val="2E74B5" w:themeColor="accent5" w:themeShade="BF"/>
          <w:sz w:val="18"/>
          <w:szCs w:val="18"/>
        </w:rPr>
        <w:t>合同总价的</w:t>
      </w:r>
      <w:r w:rsidR="00C75FBE" w:rsidRPr="005D35E7">
        <w:rPr>
          <w:rFonts w:ascii="Times New Roman" w:hAnsi="Times New Roman"/>
          <w:color w:val="2E74B5" w:themeColor="accent5" w:themeShade="BF"/>
          <w:sz w:val="18"/>
          <w:szCs w:val="18"/>
        </w:rPr>
        <w:t xml:space="preserve"> </w:t>
      </w:r>
      <w:r w:rsidRPr="005D35E7">
        <w:rPr>
          <w:rFonts w:ascii="Times New Roman" w:hAnsi="Times New Roman"/>
          <w:color w:val="2E74B5" w:themeColor="accent5" w:themeShade="BF"/>
          <w:sz w:val="18"/>
          <w:szCs w:val="18"/>
          <w:highlight w:val="yellow"/>
          <w:u w:val="single"/>
        </w:rPr>
        <w:t>xx</w:t>
      </w:r>
      <w:r w:rsidR="007A5A16" w:rsidRPr="005D35E7">
        <w:rPr>
          <w:rFonts w:ascii="Times New Roman" w:hAnsi="Times New Roman"/>
          <w:color w:val="2E74B5" w:themeColor="accent5" w:themeShade="BF"/>
          <w:sz w:val="18"/>
          <w:szCs w:val="18"/>
          <w:highlight w:val="yellow"/>
        </w:rPr>
        <w:t>%</w:t>
      </w:r>
      <w:r w:rsidR="007A5A16" w:rsidRPr="005D35E7">
        <w:rPr>
          <w:rFonts w:ascii="Times New Roman" w:hAnsi="Times New Roman"/>
          <w:color w:val="2E74B5" w:themeColor="accent5" w:themeShade="BF"/>
          <w:sz w:val="18"/>
          <w:szCs w:val="18"/>
        </w:rPr>
        <w:t>，买方收到下列文件后</w:t>
      </w:r>
      <w:r w:rsidR="009C384A" w:rsidRPr="005D35E7">
        <w:rPr>
          <w:rFonts w:ascii="Times New Roman" w:hAnsi="Times New Roman"/>
          <w:color w:val="2E74B5" w:themeColor="accent5" w:themeShade="BF"/>
          <w:sz w:val="18"/>
          <w:szCs w:val="18"/>
        </w:rPr>
        <w:t xml:space="preserve"> </w:t>
      </w:r>
      <w:r w:rsidR="000238B7" w:rsidRPr="005D35E7">
        <w:rPr>
          <w:rFonts w:ascii="Times New Roman" w:hAnsi="Times New Roman"/>
          <w:color w:val="2E74B5" w:themeColor="accent5" w:themeShade="BF"/>
          <w:sz w:val="18"/>
          <w:szCs w:val="18"/>
          <w:highlight w:val="yellow"/>
        </w:rPr>
        <w:t>60</w:t>
      </w:r>
      <w:r w:rsidR="009C384A" w:rsidRPr="005D35E7">
        <w:rPr>
          <w:rFonts w:ascii="Times New Roman" w:hAnsi="Times New Roman"/>
          <w:color w:val="2E74B5" w:themeColor="accent5" w:themeShade="BF"/>
          <w:sz w:val="18"/>
          <w:szCs w:val="18"/>
        </w:rPr>
        <w:t xml:space="preserve"> </w:t>
      </w:r>
      <w:r w:rsidR="001747CB" w:rsidRPr="005D35E7">
        <w:rPr>
          <w:rFonts w:ascii="Times New Roman" w:hAnsi="Times New Roman"/>
          <w:color w:val="2E74B5" w:themeColor="accent5" w:themeShade="BF"/>
          <w:sz w:val="18"/>
          <w:szCs w:val="18"/>
        </w:rPr>
        <w:t>天内通过电汇的方式支付卖方：</w:t>
      </w:r>
    </w:p>
    <w:p w14:paraId="1FA86392" w14:textId="027C55D6" w:rsidR="007A2A39" w:rsidRPr="005D35E7" w:rsidRDefault="007A2A39" w:rsidP="00F812C1">
      <w:pPr>
        <w:pStyle w:val="aff"/>
        <w:widowControl w:val="0"/>
        <w:numPr>
          <w:ilvl w:val="0"/>
          <w:numId w:val="22"/>
        </w:numPr>
        <w:tabs>
          <w:tab w:val="left" w:pos="630"/>
          <w:tab w:val="left" w:pos="1020"/>
        </w:tabs>
        <w:suppressAutoHyphens/>
        <w:adjustRightInd w:val="0"/>
        <w:snapToGrid w:val="0"/>
        <w:spacing w:beforeLines="50" w:before="120"/>
        <w:ind w:rightChars="-18" w:right="-38" w:firstLineChars="0"/>
        <w:contextualSpacing/>
        <w:jc w:val="both"/>
        <w:rPr>
          <w:color w:val="2E74B5" w:themeColor="accent5" w:themeShade="BF"/>
          <w:sz w:val="18"/>
          <w:szCs w:val="18"/>
        </w:rPr>
      </w:pPr>
      <w:bookmarkStart w:id="19" w:name="OLE_LINK2"/>
      <w:bookmarkStart w:id="20" w:name="OLE_LINK3"/>
      <w:r w:rsidRPr="005D35E7">
        <w:rPr>
          <w:color w:val="2E74B5" w:themeColor="accent5" w:themeShade="BF"/>
          <w:sz w:val="18"/>
          <w:szCs w:val="18"/>
          <w:lang w:eastAsia="zh-CN"/>
        </w:rPr>
        <w:t xml:space="preserve">CONTRACT duly signed by PARTIES without reservation </w:t>
      </w:r>
      <w:r w:rsidRPr="005D35E7">
        <w:rPr>
          <w:color w:val="2E74B5" w:themeColor="accent5" w:themeShade="BF"/>
          <w:sz w:val="18"/>
          <w:szCs w:val="18"/>
          <w:lang w:eastAsia="zh-CN"/>
        </w:rPr>
        <w:t>双方不带保留项的签字合同；</w:t>
      </w:r>
    </w:p>
    <w:p w14:paraId="7EC5CBA6" w14:textId="78B1E86C" w:rsidR="007A2A39" w:rsidRPr="005D35E7" w:rsidRDefault="007A5A16" w:rsidP="00F812C1">
      <w:pPr>
        <w:pStyle w:val="aff"/>
        <w:widowControl w:val="0"/>
        <w:numPr>
          <w:ilvl w:val="0"/>
          <w:numId w:val="22"/>
        </w:numPr>
        <w:tabs>
          <w:tab w:val="left" w:pos="630"/>
        </w:tabs>
        <w:suppressAutoHyphens/>
        <w:adjustRightInd w:val="0"/>
        <w:snapToGrid w:val="0"/>
        <w:spacing w:beforeLines="50" w:before="120"/>
        <w:ind w:rightChars="-18" w:right="-38" w:firstLineChars="0"/>
        <w:contextualSpacing/>
        <w:jc w:val="both"/>
        <w:rPr>
          <w:color w:val="2E74B5" w:themeColor="accent5" w:themeShade="BF"/>
          <w:sz w:val="18"/>
          <w:szCs w:val="18"/>
          <w:lang w:eastAsia="zh-CN"/>
        </w:rPr>
      </w:pPr>
      <w:r w:rsidRPr="005D35E7">
        <w:rPr>
          <w:color w:val="2E74B5" w:themeColor="accent5" w:themeShade="BF"/>
          <w:sz w:val="18"/>
          <w:szCs w:val="18"/>
          <w:lang w:eastAsia="zh-CN"/>
        </w:rPr>
        <w:t>Three (3) originals of signed commercial invoice issued by SELLER covering</w:t>
      </w:r>
      <w:r w:rsidR="00C75FBE" w:rsidRPr="005D35E7">
        <w:rPr>
          <w:color w:val="2E74B5" w:themeColor="accent5" w:themeShade="BF"/>
          <w:sz w:val="18"/>
          <w:szCs w:val="18"/>
          <w:lang w:eastAsia="zh-CN"/>
        </w:rPr>
        <w:t xml:space="preserve"> </w:t>
      </w:r>
      <w:r w:rsidRPr="005D35E7">
        <w:rPr>
          <w:color w:val="2E74B5" w:themeColor="accent5" w:themeShade="BF"/>
          <w:sz w:val="18"/>
          <w:szCs w:val="18"/>
          <w:highlight w:val="yellow"/>
          <w:lang w:eastAsia="zh-CN"/>
        </w:rPr>
        <w:t>XX%</w:t>
      </w:r>
      <w:r w:rsidR="00C75FBE" w:rsidRPr="005D35E7">
        <w:rPr>
          <w:color w:val="2E74B5" w:themeColor="accent5" w:themeShade="BF"/>
          <w:sz w:val="18"/>
          <w:szCs w:val="18"/>
          <w:lang w:eastAsia="zh-CN"/>
        </w:rPr>
        <w:t xml:space="preserve"> </w:t>
      </w:r>
      <w:r w:rsidRPr="005D35E7">
        <w:rPr>
          <w:color w:val="2E74B5" w:themeColor="accent5" w:themeShade="BF"/>
          <w:sz w:val="18"/>
          <w:szCs w:val="18"/>
          <w:lang w:eastAsia="zh-CN"/>
        </w:rPr>
        <w:t xml:space="preserve">of </w:t>
      </w:r>
      <w:r w:rsidR="004B09BF" w:rsidRPr="005D35E7">
        <w:rPr>
          <w:color w:val="2E74B5" w:themeColor="accent5" w:themeShade="BF"/>
          <w:sz w:val="18"/>
          <w:szCs w:val="18"/>
          <w:lang w:eastAsia="zh-CN"/>
        </w:rPr>
        <w:t>TOTAL CONTRACT PRICE</w:t>
      </w:r>
      <w:r w:rsidRPr="005D35E7">
        <w:rPr>
          <w:color w:val="2E74B5" w:themeColor="accent5" w:themeShade="BF"/>
          <w:sz w:val="18"/>
          <w:szCs w:val="18"/>
          <w:lang w:eastAsia="zh-CN"/>
        </w:rPr>
        <w:t>;</w:t>
      </w:r>
      <w:bookmarkStart w:id="21" w:name="OLE_LINK13"/>
      <w:r w:rsidRPr="005D35E7">
        <w:rPr>
          <w:color w:val="2E74B5" w:themeColor="accent5" w:themeShade="BF"/>
          <w:sz w:val="18"/>
          <w:szCs w:val="18"/>
          <w:lang w:eastAsia="zh-CN"/>
        </w:rPr>
        <w:t>卖方出具的金额相当于合同总价的</w:t>
      </w:r>
      <w:r w:rsidRPr="005D35E7">
        <w:rPr>
          <w:color w:val="2E74B5" w:themeColor="accent5" w:themeShade="BF"/>
          <w:sz w:val="18"/>
          <w:szCs w:val="18"/>
          <w:highlight w:val="yellow"/>
          <w:lang w:eastAsia="zh-CN"/>
        </w:rPr>
        <w:t>XX%</w:t>
      </w:r>
      <w:r w:rsidRPr="005D35E7">
        <w:rPr>
          <w:color w:val="2E74B5" w:themeColor="accent5" w:themeShade="BF"/>
          <w:sz w:val="18"/>
          <w:szCs w:val="18"/>
          <w:lang w:eastAsia="zh-CN"/>
        </w:rPr>
        <w:t>的正本商业发票</w:t>
      </w:r>
      <w:r w:rsidRPr="005D35E7">
        <w:rPr>
          <w:color w:val="2E74B5" w:themeColor="accent5" w:themeShade="BF"/>
          <w:sz w:val="18"/>
          <w:szCs w:val="18"/>
          <w:lang w:eastAsia="zh-CN"/>
        </w:rPr>
        <w:t>3</w:t>
      </w:r>
      <w:r w:rsidRPr="005D35E7">
        <w:rPr>
          <w:color w:val="2E74B5" w:themeColor="accent5" w:themeShade="BF"/>
          <w:sz w:val="18"/>
          <w:szCs w:val="18"/>
          <w:lang w:eastAsia="zh-CN"/>
        </w:rPr>
        <w:t>份</w:t>
      </w:r>
      <w:bookmarkEnd w:id="21"/>
      <w:r w:rsidRPr="005D35E7">
        <w:rPr>
          <w:color w:val="2E74B5" w:themeColor="accent5" w:themeShade="BF"/>
          <w:sz w:val="18"/>
          <w:szCs w:val="18"/>
          <w:lang w:eastAsia="zh-CN"/>
        </w:rPr>
        <w:t>；</w:t>
      </w:r>
      <w:bookmarkEnd w:id="19"/>
      <w:bookmarkEnd w:id="20"/>
    </w:p>
    <w:p w14:paraId="1B1B04EC" w14:textId="7C89625D" w:rsidR="007A2A39" w:rsidRPr="005D35E7" w:rsidRDefault="007A5A16" w:rsidP="00F812C1">
      <w:pPr>
        <w:pStyle w:val="aff"/>
        <w:widowControl w:val="0"/>
        <w:numPr>
          <w:ilvl w:val="0"/>
          <w:numId w:val="22"/>
        </w:numPr>
        <w:tabs>
          <w:tab w:val="left" w:pos="630"/>
        </w:tabs>
        <w:suppressAutoHyphens/>
        <w:adjustRightInd w:val="0"/>
        <w:snapToGrid w:val="0"/>
        <w:spacing w:beforeLines="50" w:before="120"/>
        <w:ind w:rightChars="-18" w:right="-38" w:firstLineChars="0"/>
        <w:contextualSpacing/>
        <w:jc w:val="both"/>
        <w:rPr>
          <w:color w:val="2E74B5" w:themeColor="accent5" w:themeShade="BF"/>
          <w:sz w:val="18"/>
          <w:szCs w:val="18"/>
          <w:lang w:eastAsia="zh-CN"/>
        </w:rPr>
      </w:pPr>
      <w:r w:rsidRPr="005D35E7">
        <w:rPr>
          <w:color w:val="2E74B5" w:themeColor="accent5" w:themeShade="BF"/>
          <w:sz w:val="18"/>
          <w:szCs w:val="18"/>
          <w:lang w:eastAsia="zh-CN"/>
        </w:rPr>
        <w:t>The ITP and  Progress Schedule</w:t>
      </w:r>
      <w:r w:rsidRPr="005D35E7">
        <w:rPr>
          <w:color w:val="2E74B5" w:themeColor="accent5" w:themeShade="BF"/>
          <w:sz w:val="18"/>
          <w:szCs w:val="18"/>
          <w:lang w:eastAsia="zh-CN"/>
        </w:rPr>
        <w:t>检验、试验计划（</w:t>
      </w:r>
      <w:r w:rsidRPr="005D35E7">
        <w:rPr>
          <w:color w:val="2E74B5" w:themeColor="accent5" w:themeShade="BF"/>
          <w:sz w:val="18"/>
          <w:szCs w:val="18"/>
          <w:lang w:eastAsia="zh-CN"/>
        </w:rPr>
        <w:t>ITP</w:t>
      </w:r>
      <w:r w:rsidRPr="005D35E7">
        <w:rPr>
          <w:color w:val="2E74B5" w:themeColor="accent5" w:themeShade="BF"/>
          <w:sz w:val="18"/>
          <w:szCs w:val="18"/>
          <w:lang w:eastAsia="zh-CN"/>
        </w:rPr>
        <w:t>）和生产进度计划；</w:t>
      </w:r>
    </w:p>
    <w:p w14:paraId="1955E4BD" w14:textId="241B94A4" w:rsidR="00D93172" w:rsidRPr="005D35E7" w:rsidRDefault="006914D1" w:rsidP="00F812C1">
      <w:pPr>
        <w:pStyle w:val="aff"/>
        <w:widowControl w:val="0"/>
        <w:numPr>
          <w:ilvl w:val="0"/>
          <w:numId w:val="22"/>
        </w:numPr>
        <w:tabs>
          <w:tab w:val="left" w:pos="630"/>
        </w:tabs>
        <w:suppressAutoHyphens/>
        <w:adjustRightInd w:val="0"/>
        <w:snapToGrid w:val="0"/>
        <w:spacing w:beforeLines="50" w:before="120"/>
        <w:ind w:rightChars="-18" w:right="-38" w:firstLineChars="0"/>
        <w:contextualSpacing/>
        <w:jc w:val="both"/>
        <w:rPr>
          <w:color w:val="2E74B5" w:themeColor="accent5" w:themeShade="BF"/>
          <w:sz w:val="18"/>
          <w:szCs w:val="18"/>
          <w:lang w:eastAsia="zh-CN"/>
        </w:rPr>
      </w:pPr>
      <w:r w:rsidRPr="005D35E7">
        <w:rPr>
          <w:color w:val="2E74B5" w:themeColor="accent5" w:themeShade="BF"/>
          <w:sz w:val="18"/>
          <w:szCs w:val="18"/>
          <w:lang w:eastAsia="zh-CN"/>
        </w:rPr>
        <w:t>A</w:t>
      </w:r>
      <w:r w:rsidR="007A5A16" w:rsidRPr="005D35E7">
        <w:rPr>
          <w:color w:val="2E74B5" w:themeColor="accent5" w:themeShade="BF"/>
          <w:sz w:val="18"/>
          <w:szCs w:val="18"/>
          <w:lang w:eastAsia="zh-CN"/>
        </w:rPr>
        <w:t xml:space="preserve">n irrevocable and unconditional Bank Letter of Guarantee </w:t>
      </w:r>
      <w:r w:rsidR="00F8393D" w:rsidRPr="005D35E7">
        <w:rPr>
          <w:color w:val="2E74B5" w:themeColor="accent5" w:themeShade="BF"/>
          <w:sz w:val="18"/>
          <w:szCs w:val="18"/>
          <w:lang w:eastAsia="zh-CN"/>
        </w:rPr>
        <w:t xml:space="preserve">issued by SELLER in accordance with the template available in the CONTRCT, </w:t>
      </w:r>
      <w:r w:rsidR="007A5A16" w:rsidRPr="005D35E7">
        <w:rPr>
          <w:color w:val="2E74B5" w:themeColor="accent5" w:themeShade="BF"/>
          <w:sz w:val="18"/>
          <w:szCs w:val="18"/>
          <w:lang w:eastAsia="zh-CN"/>
        </w:rPr>
        <w:t xml:space="preserve">from a bank approved by BUYER within 30 days after the CONTRACT becomes effective in favor of the BUYER covering </w:t>
      </w:r>
      <w:r w:rsidR="007A5A16" w:rsidRPr="005D35E7">
        <w:rPr>
          <w:color w:val="2E74B5" w:themeColor="accent5" w:themeShade="BF"/>
          <w:sz w:val="18"/>
          <w:szCs w:val="18"/>
          <w:highlight w:val="yellow"/>
          <w:lang w:eastAsia="zh-CN"/>
        </w:rPr>
        <w:t>xx%</w:t>
      </w:r>
      <w:r w:rsidR="007A5A16" w:rsidRPr="005D35E7">
        <w:rPr>
          <w:color w:val="2E74B5" w:themeColor="accent5" w:themeShade="BF"/>
          <w:sz w:val="18"/>
          <w:szCs w:val="18"/>
          <w:lang w:eastAsia="zh-CN"/>
        </w:rPr>
        <w:t xml:space="preserve"> of the </w:t>
      </w:r>
      <w:r w:rsidR="004B09BF" w:rsidRPr="005D35E7">
        <w:rPr>
          <w:color w:val="2E74B5" w:themeColor="accent5" w:themeShade="BF"/>
          <w:sz w:val="18"/>
          <w:szCs w:val="18"/>
          <w:lang w:eastAsia="zh-CN"/>
        </w:rPr>
        <w:t>TOTAL CONTRACT PRICE</w:t>
      </w:r>
      <w:r w:rsidR="007A5A16" w:rsidRPr="005D35E7">
        <w:rPr>
          <w:color w:val="2E74B5" w:themeColor="accent5" w:themeShade="BF"/>
          <w:sz w:val="18"/>
          <w:szCs w:val="18"/>
          <w:lang w:eastAsia="zh-CN"/>
        </w:rPr>
        <w:t xml:space="preserve">. This guarantee shall be valid until thirty (30) days after the </w:t>
      </w:r>
      <w:r w:rsidR="00F8393D" w:rsidRPr="005D35E7">
        <w:rPr>
          <w:color w:val="2E74B5" w:themeColor="accent5" w:themeShade="BF"/>
          <w:sz w:val="18"/>
          <w:szCs w:val="18"/>
          <w:lang w:eastAsia="zh-CN"/>
        </w:rPr>
        <w:t>DELIVERY DATE</w:t>
      </w:r>
      <w:r w:rsidR="007A5A16" w:rsidRPr="005D35E7">
        <w:rPr>
          <w:color w:val="2E74B5" w:themeColor="accent5" w:themeShade="BF"/>
          <w:sz w:val="18"/>
          <w:szCs w:val="18"/>
          <w:lang w:eastAsia="zh-CN"/>
        </w:rPr>
        <w:t xml:space="preserve">. The specimen is as per </w:t>
      </w:r>
      <w:r w:rsidR="009A4A13" w:rsidRPr="005D35E7">
        <w:rPr>
          <w:color w:val="2E74B5" w:themeColor="accent5" w:themeShade="BF"/>
          <w:sz w:val="18"/>
          <w:szCs w:val="18"/>
          <w:lang w:eastAsia="zh-CN"/>
        </w:rPr>
        <w:t xml:space="preserve">ATTACHMENT </w:t>
      </w:r>
      <w:r w:rsidR="00440E73" w:rsidRPr="005D35E7">
        <w:rPr>
          <w:color w:val="2E74B5" w:themeColor="accent5" w:themeShade="BF"/>
          <w:sz w:val="18"/>
          <w:szCs w:val="18"/>
          <w:lang w:eastAsia="zh-CN"/>
        </w:rPr>
        <w:t>J</w:t>
      </w:r>
      <w:r w:rsidR="009A4A13" w:rsidRPr="005D35E7">
        <w:rPr>
          <w:color w:val="2E74B5" w:themeColor="accent5" w:themeShade="BF"/>
          <w:sz w:val="18"/>
          <w:szCs w:val="18"/>
          <w:lang w:eastAsia="zh-CN"/>
        </w:rPr>
        <w:t xml:space="preserve"> </w:t>
      </w:r>
      <w:r w:rsidR="007A5A16" w:rsidRPr="005D35E7">
        <w:rPr>
          <w:color w:val="2E74B5" w:themeColor="accent5" w:themeShade="BF"/>
          <w:sz w:val="18"/>
          <w:szCs w:val="18"/>
          <w:lang w:eastAsia="zh-CN"/>
        </w:rPr>
        <w:t>卖方应在合同生效后</w:t>
      </w:r>
      <w:r w:rsidR="000238B7" w:rsidRPr="005D35E7">
        <w:rPr>
          <w:color w:val="2E74B5" w:themeColor="accent5" w:themeShade="BF"/>
          <w:sz w:val="18"/>
          <w:szCs w:val="18"/>
          <w:lang w:eastAsia="zh-CN"/>
        </w:rPr>
        <w:t>30</w:t>
      </w:r>
      <w:r w:rsidR="007A5A16" w:rsidRPr="005D35E7">
        <w:rPr>
          <w:color w:val="2E74B5" w:themeColor="accent5" w:themeShade="BF"/>
          <w:sz w:val="18"/>
          <w:szCs w:val="18"/>
          <w:lang w:eastAsia="zh-CN"/>
        </w:rPr>
        <w:t>天之内，由卖方</w:t>
      </w:r>
      <w:r w:rsidR="00737E78" w:rsidRPr="005D35E7">
        <w:rPr>
          <w:color w:val="2E74B5" w:themeColor="accent5" w:themeShade="BF"/>
          <w:sz w:val="18"/>
          <w:szCs w:val="18"/>
          <w:lang w:eastAsia="zh-CN"/>
        </w:rPr>
        <w:t>根据</w:t>
      </w:r>
      <w:r w:rsidR="009A4A13" w:rsidRPr="005D35E7">
        <w:rPr>
          <w:color w:val="2E74B5" w:themeColor="accent5" w:themeShade="BF"/>
          <w:sz w:val="18"/>
          <w:szCs w:val="18"/>
          <w:lang w:eastAsia="zh-CN"/>
        </w:rPr>
        <w:t>附件</w:t>
      </w:r>
      <w:r w:rsidR="00440E73" w:rsidRPr="005D35E7">
        <w:rPr>
          <w:color w:val="2E74B5" w:themeColor="accent5" w:themeShade="BF"/>
          <w:sz w:val="18"/>
          <w:szCs w:val="18"/>
          <w:lang w:eastAsia="zh-CN"/>
        </w:rPr>
        <w:t>J</w:t>
      </w:r>
      <w:r w:rsidR="00737E78" w:rsidRPr="005D35E7">
        <w:rPr>
          <w:color w:val="2E74B5" w:themeColor="accent5" w:themeShade="BF"/>
          <w:sz w:val="18"/>
          <w:szCs w:val="18"/>
          <w:lang w:eastAsia="zh-CN"/>
        </w:rPr>
        <w:t>中提供的模板，从买方认可的</w:t>
      </w:r>
      <w:r w:rsidR="007A5A16" w:rsidRPr="005D35E7">
        <w:rPr>
          <w:color w:val="2E74B5" w:themeColor="accent5" w:themeShade="BF"/>
          <w:sz w:val="18"/>
          <w:szCs w:val="18"/>
          <w:lang w:eastAsia="zh-CN"/>
        </w:rPr>
        <w:t>银行开具不可撤销及无条件见索即付银行保函，</w:t>
      </w:r>
      <w:r w:rsidR="00737E78" w:rsidRPr="005D35E7">
        <w:rPr>
          <w:color w:val="2E74B5" w:themeColor="accent5" w:themeShade="BF"/>
          <w:sz w:val="18"/>
          <w:szCs w:val="18"/>
          <w:lang w:eastAsia="zh-CN"/>
        </w:rPr>
        <w:t>保函金额为合同总价的</w:t>
      </w:r>
      <w:r w:rsidR="00F81E64" w:rsidRPr="005D35E7">
        <w:rPr>
          <w:color w:val="2E74B5" w:themeColor="accent5" w:themeShade="BF"/>
          <w:sz w:val="18"/>
          <w:szCs w:val="18"/>
          <w:highlight w:val="yellow"/>
          <w:lang w:eastAsia="zh-CN"/>
        </w:rPr>
        <w:t>xx%</w:t>
      </w:r>
      <w:r w:rsidR="00F81E64" w:rsidRPr="005D35E7">
        <w:rPr>
          <w:color w:val="2E74B5" w:themeColor="accent5" w:themeShade="BF"/>
          <w:sz w:val="18"/>
          <w:szCs w:val="18"/>
          <w:lang w:eastAsia="zh-CN"/>
        </w:rPr>
        <w:t>，</w:t>
      </w:r>
      <w:r w:rsidR="007A5A16" w:rsidRPr="005D35E7">
        <w:rPr>
          <w:color w:val="2E74B5" w:themeColor="accent5" w:themeShade="BF"/>
          <w:sz w:val="18"/>
          <w:szCs w:val="18"/>
          <w:lang w:eastAsia="zh-CN"/>
        </w:rPr>
        <w:t>保函有效期应至货物交付后</w:t>
      </w:r>
      <w:r w:rsidR="00F81E64" w:rsidRPr="005D35E7">
        <w:rPr>
          <w:color w:val="2E74B5" w:themeColor="accent5" w:themeShade="BF"/>
          <w:sz w:val="18"/>
          <w:szCs w:val="18"/>
          <w:lang w:eastAsia="zh-CN"/>
        </w:rPr>
        <w:t>（</w:t>
      </w:r>
      <w:r w:rsidR="00F81E64" w:rsidRPr="005D35E7">
        <w:rPr>
          <w:color w:val="2E74B5" w:themeColor="accent5" w:themeShade="BF"/>
          <w:sz w:val="18"/>
          <w:szCs w:val="18"/>
          <w:lang w:eastAsia="zh-CN"/>
        </w:rPr>
        <w:t>30</w:t>
      </w:r>
      <w:r w:rsidR="00F81E64" w:rsidRPr="005D35E7">
        <w:rPr>
          <w:color w:val="2E74B5" w:themeColor="accent5" w:themeShade="BF"/>
          <w:sz w:val="18"/>
          <w:szCs w:val="18"/>
          <w:lang w:eastAsia="zh-CN"/>
        </w:rPr>
        <w:t>）</w:t>
      </w:r>
      <w:r w:rsidR="007A5A16" w:rsidRPr="005D35E7">
        <w:rPr>
          <w:color w:val="2E74B5" w:themeColor="accent5" w:themeShade="BF"/>
          <w:sz w:val="18"/>
          <w:szCs w:val="18"/>
          <w:lang w:eastAsia="zh-CN"/>
        </w:rPr>
        <w:t>天。</w:t>
      </w:r>
    </w:p>
    <w:p w14:paraId="243A9C7A" w14:textId="1116E5CF" w:rsidR="00D93172" w:rsidRPr="005D35E7" w:rsidRDefault="00F8393D"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 xml:space="preserve">3.2.2 </w:t>
      </w:r>
      <w:r w:rsidR="007A5A16" w:rsidRPr="005D35E7">
        <w:rPr>
          <w:color w:val="2E74B5" w:themeColor="accent5" w:themeShade="BF"/>
          <w:sz w:val="18"/>
          <w:szCs w:val="18"/>
          <w:lang w:eastAsia="zh-CN"/>
        </w:rPr>
        <w:t>The progress payment</w:t>
      </w:r>
      <w:r w:rsidR="007A5A16" w:rsidRPr="005D35E7">
        <w:rPr>
          <w:color w:val="2E74B5" w:themeColor="accent5" w:themeShade="BF"/>
          <w:sz w:val="18"/>
          <w:szCs w:val="18"/>
          <w:lang w:eastAsia="zh-CN"/>
        </w:rPr>
        <w:t>进度款</w:t>
      </w:r>
    </w:p>
    <w:p w14:paraId="2E8AD8FC" w14:textId="153C04F2" w:rsidR="00D93172" w:rsidRPr="005D35E7" w:rsidRDefault="007A5A16" w:rsidP="00F812C1">
      <w:pPr>
        <w:pStyle w:val="BodyTextIndent21"/>
        <w:snapToGrid w:val="0"/>
        <w:spacing w:beforeLines="50" w:before="120"/>
        <w:ind w:left="0" w:firstLine="0"/>
        <w:contextualSpacing/>
        <w:rPr>
          <w:rFonts w:ascii="Times New Roman" w:hAnsi="Times New Roman"/>
          <w:color w:val="2E74B5" w:themeColor="accent5" w:themeShade="BF"/>
          <w:sz w:val="18"/>
          <w:szCs w:val="18"/>
          <w:u w:val="single"/>
        </w:rPr>
      </w:pPr>
      <w:r w:rsidRPr="005D35E7">
        <w:rPr>
          <w:rFonts w:ascii="Times New Roman" w:hAnsi="Times New Roman"/>
          <w:color w:val="2E74B5" w:themeColor="accent5" w:themeShade="BF"/>
          <w:sz w:val="18"/>
          <w:szCs w:val="18"/>
          <w:highlight w:val="yellow"/>
          <w:u w:val="single"/>
        </w:rPr>
        <w:t xml:space="preserve"> </w:t>
      </w:r>
      <w:r w:rsidR="006914D1" w:rsidRPr="005D35E7">
        <w:rPr>
          <w:rFonts w:ascii="Times New Roman" w:hAnsi="Times New Roman"/>
          <w:color w:val="2E74B5" w:themeColor="accent5" w:themeShade="BF"/>
          <w:sz w:val="18"/>
          <w:szCs w:val="18"/>
          <w:highlight w:val="yellow"/>
          <w:u w:val="single"/>
        </w:rPr>
        <w:t>XX</w:t>
      </w:r>
      <w:r w:rsidRPr="005D35E7">
        <w:rPr>
          <w:rFonts w:ascii="Times New Roman" w:hAnsi="Times New Roman"/>
          <w:color w:val="2E74B5" w:themeColor="accent5" w:themeShade="BF"/>
          <w:sz w:val="18"/>
          <w:szCs w:val="18"/>
          <w:u w:val="single"/>
        </w:rPr>
        <w:t xml:space="preserve"> </w:t>
      </w:r>
      <w:r w:rsidRPr="005D35E7">
        <w:rPr>
          <w:rFonts w:ascii="Times New Roman" w:hAnsi="Times New Roman"/>
          <w:color w:val="2E74B5" w:themeColor="accent5" w:themeShade="BF"/>
          <w:sz w:val="18"/>
          <w:szCs w:val="18"/>
        </w:rPr>
        <w:t xml:space="preserve">% of the </w:t>
      </w:r>
      <w:r w:rsidR="004B09BF" w:rsidRPr="005D35E7">
        <w:rPr>
          <w:rFonts w:ascii="Times New Roman" w:hAnsi="Times New Roman"/>
          <w:color w:val="2E74B5" w:themeColor="accent5" w:themeShade="BF"/>
          <w:sz w:val="18"/>
          <w:szCs w:val="18"/>
        </w:rPr>
        <w:t>TOTAL CONTRACT PRICE</w:t>
      </w:r>
      <w:r w:rsidRPr="005D35E7">
        <w:rPr>
          <w:rFonts w:ascii="Times New Roman" w:hAnsi="Times New Roman"/>
          <w:color w:val="2E74B5" w:themeColor="accent5" w:themeShade="BF"/>
          <w:sz w:val="18"/>
          <w:szCs w:val="18"/>
        </w:rPr>
        <w:t xml:space="preserve"> shall be paid as the progress payment by BUYER to SELLER by T/T within</w:t>
      </w:r>
      <w:r w:rsidR="009C384A" w:rsidRPr="005D35E7">
        <w:rPr>
          <w:rFonts w:ascii="Times New Roman" w:hAnsi="Times New Roman"/>
          <w:color w:val="2E74B5" w:themeColor="accent5" w:themeShade="BF"/>
          <w:sz w:val="18"/>
          <w:szCs w:val="18"/>
        </w:rPr>
        <w:t xml:space="preserve"> </w:t>
      </w:r>
      <w:r w:rsidR="00F8393D" w:rsidRPr="005D35E7">
        <w:rPr>
          <w:rFonts w:ascii="Times New Roman" w:hAnsi="Times New Roman"/>
          <w:color w:val="2E74B5" w:themeColor="accent5" w:themeShade="BF"/>
          <w:sz w:val="18"/>
          <w:szCs w:val="18"/>
        </w:rPr>
        <w:t>60 (sixty)</w:t>
      </w:r>
      <w:r w:rsidR="003B0E4C" w:rsidRPr="005D35E7">
        <w:rPr>
          <w:rFonts w:ascii="Times New Roman" w:hAnsi="Times New Roman"/>
          <w:color w:val="2E74B5" w:themeColor="accent5" w:themeShade="BF"/>
          <w:sz w:val="18"/>
          <w:szCs w:val="18"/>
        </w:rPr>
        <w:t xml:space="preserve"> </w:t>
      </w:r>
      <w:r w:rsidRPr="005D35E7">
        <w:rPr>
          <w:rFonts w:ascii="Times New Roman" w:hAnsi="Times New Roman"/>
          <w:color w:val="2E74B5" w:themeColor="accent5" w:themeShade="BF"/>
          <w:sz w:val="18"/>
          <w:szCs w:val="18"/>
        </w:rPr>
        <w:t>days after the BUYER has received the following documents</w:t>
      </w:r>
      <w:r w:rsidR="001747CB" w:rsidRPr="005D35E7">
        <w:rPr>
          <w:rFonts w:ascii="Times New Roman" w:hAnsi="Times New Roman"/>
          <w:color w:val="2E74B5" w:themeColor="accent5" w:themeShade="BF"/>
          <w:sz w:val="18"/>
          <w:szCs w:val="18"/>
        </w:rPr>
        <w:t>:</w:t>
      </w:r>
      <w:r w:rsidRPr="005D35E7">
        <w:rPr>
          <w:rFonts w:ascii="Times New Roman" w:hAnsi="Times New Roman"/>
          <w:color w:val="2E74B5" w:themeColor="accent5" w:themeShade="BF"/>
          <w:sz w:val="18"/>
          <w:szCs w:val="18"/>
        </w:rPr>
        <w:t>买方收到下列文件后</w:t>
      </w:r>
      <w:r w:rsidR="009C384A" w:rsidRPr="005D35E7">
        <w:rPr>
          <w:rFonts w:ascii="Times New Roman" w:hAnsi="Times New Roman"/>
          <w:color w:val="2E74B5" w:themeColor="accent5" w:themeShade="BF"/>
          <w:sz w:val="18"/>
          <w:szCs w:val="18"/>
        </w:rPr>
        <w:t xml:space="preserve"> </w:t>
      </w:r>
      <w:r w:rsidR="00F8393D" w:rsidRPr="005D35E7">
        <w:rPr>
          <w:rFonts w:ascii="Times New Roman" w:hAnsi="Times New Roman"/>
          <w:color w:val="2E74B5" w:themeColor="accent5" w:themeShade="BF"/>
          <w:sz w:val="18"/>
          <w:szCs w:val="18"/>
        </w:rPr>
        <w:t>60</w:t>
      </w:r>
      <w:r w:rsidRPr="005D35E7">
        <w:rPr>
          <w:rFonts w:ascii="Times New Roman" w:hAnsi="Times New Roman"/>
          <w:color w:val="2E74B5" w:themeColor="accent5" w:themeShade="BF"/>
          <w:sz w:val="18"/>
          <w:szCs w:val="18"/>
        </w:rPr>
        <w:t>天内通过电汇的方式支付合同总价的</w:t>
      </w:r>
      <w:r w:rsidRPr="005D35E7">
        <w:rPr>
          <w:rFonts w:ascii="Times New Roman" w:hAnsi="Times New Roman"/>
          <w:color w:val="2E74B5" w:themeColor="accent5" w:themeShade="BF"/>
          <w:sz w:val="18"/>
          <w:szCs w:val="18"/>
        </w:rPr>
        <w:t xml:space="preserve"> </w:t>
      </w:r>
      <w:r w:rsidRPr="005D35E7">
        <w:rPr>
          <w:rFonts w:ascii="Times New Roman" w:hAnsi="Times New Roman"/>
          <w:color w:val="2E74B5" w:themeColor="accent5" w:themeShade="BF"/>
          <w:sz w:val="18"/>
          <w:szCs w:val="18"/>
          <w:u w:val="single"/>
        </w:rPr>
        <w:t xml:space="preserve"> </w:t>
      </w:r>
      <w:r w:rsidR="006914D1" w:rsidRPr="005D35E7">
        <w:rPr>
          <w:rFonts w:ascii="Times New Roman" w:hAnsi="Times New Roman"/>
          <w:color w:val="2E74B5" w:themeColor="accent5" w:themeShade="BF"/>
          <w:sz w:val="18"/>
          <w:szCs w:val="18"/>
          <w:highlight w:val="yellow"/>
          <w:u w:val="single"/>
        </w:rPr>
        <w:t>XX</w:t>
      </w:r>
      <w:r w:rsidRPr="005D35E7">
        <w:rPr>
          <w:rFonts w:ascii="Times New Roman" w:hAnsi="Times New Roman"/>
          <w:color w:val="2E74B5" w:themeColor="accent5" w:themeShade="BF"/>
          <w:sz w:val="18"/>
          <w:szCs w:val="18"/>
          <w:highlight w:val="yellow"/>
          <w:u w:val="single"/>
        </w:rPr>
        <w:t xml:space="preserve"> </w:t>
      </w:r>
      <w:r w:rsidRPr="005D35E7">
        <w:rPr>
          <w:rFonts w:ascii="Times New Roman" w:hAnsi="Times New Roman"/>
          <w:color w:val="2E74B5" w:themeColor="accent5" w:themeShade="BF"/>
          <w:sz w:val="18"/>
          <w:szCs w:val="18"/>
          <w:highlight w:val="yellow"/>
        </w:rPr>
        <w:t>%</w:t>
      </w:r>
      <w:r w:rsidRPr="005D35E7">
        <w:rPr>
          <w:rFonts w:ascii="Times New Roman" w:hAnsi="Times New Roman"/>
          <w:color w:val="2E74B5" w:themeColor="accent5" w:themeShade="BF"/>
          <w:sz w:val="18"/>
          <w:szCs w:val="18"/>
        </w:rPr>
        <w:t xml:space="preserve"> </w:t>
      </w:r>
      <w:r w:rsidRPr="005D35E7">
        <w:rPr>
          <w:rFonts w:ascii="Times New Roman" w:hAnsi="Times New Roman"/>
          <w:color w:val="2E74B5" w:themeColor="accent5" w:themeShade="BF"/>
          <w:sz w:val="18"/>
          <w:szCs w:val="18"/>
        </w:rPr>
        <w:t>作为进度款给卖方</w:t>
      </w:r>
      <w:r w:rsidR="001747CB" w:rsidRPr="005D35E7">
        <w:rPr>
          <w:rFonts w:ascii="Times New Roman" w:hAnsi="Times New Roman"/>
          <w:color w:val="2E74B5" w:themeColor="accent5" w:themeShade="BF"/>
          <w:sz w:val="18"/>
          <w:szCs w:val="18"/>
        </w:rPr>
        <w:t>:</w:t>
      </w:r>
    </w:p>
    <w:p w14:paraId="3048F6AE" w14:textId="11B506D6" w:rsidR="00D93172" w:rsidRPr="005D35E7" w:rsidRDefault="007A5A16" w:rsidP="00F812C1">
      <w:pPr>
        <w:pStyle w:val="aff"/>
        <w:numPr>
          <w:ilvl w:val="0"/>
          <w:numId w:val="14"/>
        </w:numPr>
        <w:tabs>
          <w:tab w:val="left" w:pos="735"/>
          <w:tab w:val="left" w:pos="993"/>
          <w:tab w:val="left" w:pos="1350"/>
        </w:tabs>
        <w:adjustRightInd w:val="0"/>
        <w:snapToGrid w:val="0"/>
        <w:spacing w:beforeLines="50" w:before="120"/>
        <w:ind w:firstLineChars="0"/>
        <w:contextualSpacing/>
        <w:jc w:val="both"/>
        <w:rPr>
          <w:color w:val="5B9BD5" w:themeColor="accent5"/>
          <w:sz w:val="18"/>
          <w:szCs w:val="18"/>
          <w:lang w:eastAsia="zh-CN"/>
        </w:rPr>
      </w:pPr>
      <w:r w:rsidRPr="005D35E7">
        <w:rPr>
          <w:color w:val="2E74B5" w:themeColor="accent5" w:themeShade="BF"/>
          <w:sz w:val="18"/>
          <w:szCs w:val="18"/>
          <w:lang w:eastAsia="zh-CN"/>
        </w:rPr>
        <w:t>Three</w:t>
      </w:r>
      <w:r w:rsidRPr="005D35E7">
        <w:rPr>
          <w:color w:val="2E74B5" w:themeColor="accent5" w:themeShade="BF"/>
          <w:sz w:val="18"/>
          <w:szCs w:val="18"/>
        </w:rPr>
        <w:t xml:space="preserve"> (</w:t>
      </w:r>
      <w:r w:rsidRPr="005D35E7">
        <w:rPr>
          <w:color w:val="2E74B5" w:themeColor="accent5" w:themeShade="BF"/>
          <w:sz w:val="18"/>
          <w:szCs w:val="18"/>
          <w:lang w:eastAsia="zh-CN"/>
        </w:rPr>
        <w:t>3</w:t>
      </w:r>
      <w:r w:rsidRPr="005D35E7">
        <w:rPr>
          <w:color w:val="2E74B5" w:themeColor="accent5" w:themeShade="BF"/>
          <w:sz w:val="18"/>
          <w:szCs w:val="18"/>
        </w:rPr>
        <w:t>) ori</w:t>
      </w:r>
      <w:r w:rsidRPr="005D35E7">
        <w:rPr>
          <w:color w:val="5B9BD5" w:themeColor="accent5"/>
          <w:sz w:val="18"/>
          <w:szCs w:val="18"/>
        </w:rPr>
        <w:t xml:space="preserve">ginals of signed </w:t>
      </w:r>
      <w:r w:rsidRPr="005D35E7">
        <w:rPr>
          <w:color w:val="5B9BD5" w:themeColor="accent5"/>
          <w:sz w:val="18"/>
          <w:szCs w:val="18"/>
          <w:lang w:eastAsia="zh-CN"/>
        </w:rPr>
        <w:t>commercial</w:t>
      </w:r>
      <w:r w:rsidRPr="005D35E7">
        <w:rPr>
          <w:color w:val="5B9BD5" w:themeColor="accent5"/>
          <w:sz w:val="18"/>
          <w:szCs w:val="18"/>
        </w:rPr>
        <w:t xml:space="preserve"> invoice issued by SELLER covering</w:t>
      </w:r>
      <w:r w:rsidRPr="005D35E7">
        <w:rPr>
          <w:color w:val="5B9BD5" w:themeColor="accent5"/>
          <w:sz w:val="18"/>
          <w:szCs w:val="18"/>
          <w:highlight w:val="yellow"/>
          <w:u w:val="single"/>
          <w:lang w:eastAsia="zh-CN"/>
        </w:rPr>
        <w:t xml:space="preserve"> XX</w:t>
      </w:r>
      <w:r w:rsidR="006914D1" w:rsidRPr="005D35E7">
        <w:rPr>
          <w:color w:val="5B9BD5" w:themeColor="accent5"/>
          <w:sz w:val="18"/>
          <w:szCs w:val="18"/>
          <w:highlight w:val="yellow"/>
          <w:u w:val="single"/>
          <w:lang w:eastAsia="zh-CN"/>
        </w:rPr>
        <w:t xml:space="preserve"> </w:t>
      </w:r>
      <w:r w:rsidRPr="005D35E7">
        <w:rPr>
          <w:color w:val="5B9BD5" w:themeColor="accent5"/>
          <w:sz w:val="18"/>
          <w:szCs w:val="18"/>
          <w:highlight w:val="yellow"/>
        </w:rPr>
        <w:t>%)</w:t>
      </w:r>
      <w:r w:rsidRPr="005D35E7">
        <w:rPr>
          <w:color w:val="5B9BD5" w:themeColor="accent5"/>
          <w:sz w:val="18"/>
          <w:szCs w:val="18"/>
        </w:rPr>
        <w:t xml:space="preserve">of the </w:t>
      </w:r>
      <w:r w:rsidR="004B09BF" w:rsidRPr="005D35E7">
        <w:rPr>
          <w:color w:val="5B9BD5" w:themeColor="accent5"/>
          <w:sz w:val="18"/>
          <w:szCs w:val="18"/>
          <w:lang w:eastAsia="zh-CN"/>
        </w:rPr>
        <w:t>TOTAL CONTRACT PRICE</w:t>
      </w:r>
      <w:r w:rsidRPr="005D35E7">
        <w:rPr>
          <w:color w:val="5B9BD5" w:themeColor="accent5"/>
          <w:sz w:val="18"/>
          <w:szCs w:val="18"/>
        </w:rPr>
        <w:t>;</w:t>
      </w:r>
      <w:r w:rsidRPr="005D35E7">
        <w:rPr>
          <w:color w:val="5B9BD5" w:themeColor="accent5"/>
          <w:sz w:val="18"/>
          <w:szCs w:val="18"/>
          <w:lang w:eastAsia="zh-CN"/>
        </w:rPr>
        <w:t>卖方出具的金额相当于合同总价的</w:t>
      </w:r>
      <w:r w:rsidRPr="005D35E7">
        <w:rPr>
          <w:color w:val="5B9BD5" w:themeColor="accent5"/>
          <w:sz w:val="18"/>
          <w:szCs w:val="18"/>
          <w:highlight w:val="yellow"/>
          <w:lang w:eastAsia="zh-CN"/>
        </w:rPr>
        <w:t>XX%</w:t>
      </w:r>
      <w:r w:rsidRPr="005D35E7">
        <w:rPr>
          <w:color w:val="5B9BD5" w:themeColor="accent5"/>
          <w:sz w:val="18"/>
          <w:szCs w:val="18"/>
          <w:lang w:eastAsia="zh-CN"/>
        </w:rPr>
        <w:t>的正本商业发票</w:t>
      </w:r>
      <w:r w:rsidRPr="005D35E7">
        <w:rPr>
          <w:color w:val="5B9BD5" w:themeColor="accent5"/>
          <w:sz w:val="18"/>
          <w:szCs w:val="18"/>
          <w:lang w:eastAsia="zh-CN"/>
        </w:rPr>
        <w:t>3</w:t>
      </w:r>
      <w:r w:rsidRPr="005D35E7">
        <w:rPr>
          <w:color w:val="5B9BD5" w:themeColor="accent5"/>
          <w:sz w:val="18"/>
          <w:szCs w:val="18"/>
          <w:lang w:eastAsia="zh-CN"/>
        </w:rPr>
        <w:t>份；</w:t>
      </w:r>
    </w:p>
    <w:p w14:paraId="0BDB765A" w14:textId="384DEA38" w:rsidR="00D93172" w:rsidRPr="005D35E7" w:rsidRDefault="007A5A16" w:rsidP="00F812C1">
      <w:pPr>
        <w:pStyle w:val="aff"/>
        <w:numPr>
          <w:ilvl w:val="0"/>
          <w:numId w:val="14"/>
        </w:numPr>
        <w:tabs>
          <w:tab w:val="left" w:pos="735"/>
          <w:tab w:val="left" w:pos="993"/>
        </w:tabs>
        <w:adjustRightInd w:val="0"/>
        <w:snapToGrid w:val="0"/>
        <w:spacing w:beforeLines="50" w:before="120"/>
        <w:ind w:firstLineChars="0"/>
        <w:contextualSpacing/>
        <w:jc w:val="both"/>
        <w:rPr>
          <w:color w:val="5B9BD5" w:themeColor="accent5"/>
          <w:sz w:val="18"/>
          <w:szCs w:val="18"/>
          <w:lang w:eastAsia="zh-CN"/>
        </w:rPr>
      </w:pPr>
      <w:r w:rsidRPr="005D35E7">
        <w:rPr>
          <w:color w:val="5B9BD5" w:themeColor="accent5"/>
          <w:sz w:val="18"/>
          <w:szCs w:val="18"/>
          <w:lang w:eastAsia="zh-CN"/>
        </w:rPr>
        <w:t xml:space="preserve">The certification of </w:t>
      </w:r>
      <w:bookmarkStart w:id="22" w:name="OLE_LINK4"/>
      <w:bookmarkStart w:id="23" w:name="OLE_LINK9"/>
      <w:r w:rsidRPr="005D35E7">
        <w:rPr>
          <w:color w:val="5B9BD5" w:themeColor="accent5"/>
          <w:sz w:val="18"/>
          <w:szCs w:val="18"/>
          <w:lang w:eastAsia="zh-CN"/>
        </w:rPr>
        <w:t>main material or main component</w:t>
      </w:r>
      <w:bookmarkEnd w:id="22"/>
      <w:bookmarkEnd w:id="23"/>
      <w:r w:rsidRPr="005D35E7">
        <w:rPr>
          <w:color w:val="5B9BD5" w:themeColor="accent5"/>
          <w:sz w:val="18"/>
          <w:szCs w:val="18"/>
          <w:lang w:eastAsia="zh-CN"/>
        </w:rPr>
        <w:t xml:space="preserve"> </w:t>
      </w:r>
      <w:r w:rsidR="007A2A39" w:rsidRPr="005D35E7">
        <w:rPr>
          <w:color w:val="5B9BD5" w:themeColor="accent5"/>
          <w:sz w:val="18"/>
          <w:szCs w:val="18"/>
          <w:highlight w:val="yellow"/>
          <w:lang w:eastAsia="zh-CN"/>
        </w:rPr>
        <w:t>(XXXXX)</w:t>
      </w:r>
      <w:r w:rsidR="007A2A39" w:rsidRPr="005D35E7">
        <w:rPr>
          <w:color w:val="5B9BD5" w:themeColor="accent5"/>
          <w:sz w:val="18"/>
          <w:szCs w:val="18"/>
          <w:lang w:eastAsia="zh-CN"/>
        </w:rPr>
        <w:t xml:space="preserve"> </w:t>
      </w:r>
      <w:r w:rsidRPr="005D35E7">
        <w:rPr>
          <w:color w:val="5B9BD5" w:themeColor="accent5"/>
          <w:sz w:val="18"/>
          <w:szCs w:val="18"/>
          <w:lang w:eastAsia="zh-CN"/>
        </w:rPr>
        <w:t>arriving to the factory.</w:t>
      </w:r>
      <w:r w:rsidRPr="005D35E7">
        <w:rPr>
          <w:color w:val="5B9BD5" w:themeColor="accent5"/>
          <w:sz w:val="18"/>
          <w:szCs w:val="18"/>
          <w:lang w:eastAsia="zh-CN"/>
        </w:rPr>
        <w:t>主要材料（或主要构件）</w:t>
      </w:r>
      <w:r w:rsidR="007A2A39" w:rsidRPr="005D35E7">
        <w:rPr>
          <w:color w:val="5B9BD5" w:themeColor="accent5"/>
          <w:sz w:val="18"/>
          <w:szCs w:val="18"/>
          <w:highlight w:val="yellow"/>
          <w:lang w:eastAsia="zh-CN"/>
        </w:rPr>
        <w:t>(XXXXX)</w:t>
      </w:r>
      <w:r w:rsidR="007A2A39" w:rsidRPr="005D35E7">
        <w:rPr>
          <w:color w:val="5B9BD5" w:themeColor="accent5"/>
          <w:sz w:val="18"/>
          <w:szCs w:val="18"/>
          <w:lang w:eastAsia="zh-CN"/>
        </w:rPr>
        <w:t xml:space="preserve"> </w:t>
      </w:r>
      <w:r w:rsidRPr="005D35E7">
        <w:rPr>
          <w:color w:val="5B9BD5" w:themeColor="accent5"/>
          <w:sz w:val="18"/>
          <w:szCs w:val="18"/>
          <w:lang w:eastAsia="zh-CN"/>
        </w:rPr>
        <w:t>到厂验证报告。</w:t>
      </w:r>
    </w:p>
    <w:p w14:paraId="4F499946" w14:textId="77777777" w:rsidR="009C3967" w:rsidRPr="005D35E7" w:rsidRDefault="009C3967" w:rsidP="00F812C1">
      <w:pPr>
        <w:pStyle w:val="aff"/>
        <w:widowControl w:val="0"/>
        <w:numPr>
          <w:ilvl w:val="0"/>
          <w:numId w:val="14"/>
        </w:numPr>
        <w:tabs>
          <w:tab w:val="left" w:pos="568"/>
          <w:tab w:val="left" w:pos="630"/>
        </w:tabs>
        <w:suppressAutoHyphens/>
        <w:adjustRightInd w:val="0"/>
        <w:snapToGrid w:val="0"/>
        <w:spacing w:beforeLines="50" w:before="120"/>
        <w:ind w:rightChars="-18" w:right="-38" w:firstLineChars="0"/>
        <w:contextualSpacing/>
        <w:jc w:val="both"/>
        <w:rPr>
          <w:color w:val="5B9BD5" w:themeColor="accent5"/>
          <w:sz w:val="18"/>
          <w:szCs w:val="18"/>
          <w:lang w:eastAsia="zh-CN"/>
        </w:rPr>
      </w:pPr>
      <w:r w:rsidRPr="005D35E7">
        <w:rPr>
          <w:color w:val="5B9BD5" w:themeColor="accent5"/>
          <w:sz w:val="18"/>
          <w:szCs w:val="18"/>
          <w:lang w:eastAsia="zh-CN"/>
        </w:rPr>
        <w:t xml:space="preserve">The complete submission of the following technical documents </w:t>
      </w:r>
      <w:r w:rsidRPr="005D35E7">
        <w:rPr>
          <w:color w:val="5B9BD5" w:themeColor="accent5"/>
          <w:sz w:val="18"/>
          <w:szCs w:val="18"/>
          <w:lang w:eastAsia="zh-CN"/>
        </w:rPr>
        <w:t>完成下列技术文件的提交：</w:t>
      </w:r>
    </w:p>
    <w:tbl>
      <w:tblPr>
        <w:tblStyle w:val="af5"/>
        <w:tblW w:w="0" w:type="auto"/>
        <w:tblInd w:w="584" w:type="dxa"/>
        <w:tblLook w:val="04A0" w:firstRow="1" w:lastRow="0" w:firstColumn="1" w:lastColumn="0" w:noHBand="0" w:noVBand="1"/>
      </w:tblPr>
      <w:tblGrid>
        <w:gridCol w:w="4297"/>
        <w:gridCol w:w="4097"/>
      </w:tblGrid>
      <w:tr w:rsidR="00825E63" w:rsidRPr="005D35E7" w14:paraId="7E5B4548" w14:textId="77777777" w:rsidTr="00EA7040">
        <w:tc>
          <w:tcPr>
            <w:tcW w:w="4297" w:type="dxa"/>
          </w:tcPr>
          <w:p w14:paraId="2710E18D" w14:textId="44D18BB8"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Document Name</w:t>
            </w:r>
          </w:p>
        </w:tc>
        <w:tc>
          <w:tcPr>
            <w:tcW w:w="4097" w:type="dxa"/>
          </w:tcPr>
          <w:p w14:paraId="4DA998E4" w14:textId="09E0FC6F"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Delivery Time</w:t>
            </w:r>
          </w:p>
        </w:tc>
      </w:tr>
      <w:tr w:rsidR="00825E63" w:rsidRPr="005D35E7" w14:paraId="2123FFC1" w14:textId="77777777" w:rsidTr="00825E63">
        <w:tc>
          <w:tcPr>
            <w:tcW w:w="4297" w:type="dxa"/>
          </w:tcPr>
          <w:p w14:paraId="537A5717"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C&amp;E</w:t>
            </w:r>
          </w:p>
        </w:tc>
        <w:tc>
          <w:tcPr>
            <w:tcW w:w="4097" w:type="dxa"/>
          </w:tcPr>
          <w:p w14:paraId="176BE45A"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5CD134A5" w14:textId="77777777" w:rsidTr="00825E63">
        <w:tc>
          <w:tcPr>
            <w:tcW w:w="4297" w:type="dxa"/>
          </w:tcPr>
          <w:p w14:paraId="7D174548"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Cable List</w:t>
            </w:r>
          </w:p>
        </w:tc>
        <w:tc>
          <w:tcPr>
            <w:tcW w:w="4097" w:type="dxa"/>
          </w:tcPr>
          <w:p w14:paraId="00C9E7E0"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111F540D" w14:textId="77777777" w:rsidTr="00825E63">
        <w:tc>
          <w:tcPr>
            <w:tcW w:w="4297" w:type="dxa"/>
          </w:tcPr>
          <w:p w14:paraId="60DD8797"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Calculation Sheet</w:t>
            </w:r>
          </w:p>
        </w:tc>
        <w:tc>
          <w:tcPr>
            <w:tcW w:w="4097" w:type="dxa"/>
          </w:tcPr>
          <w:p w14:paraId="2DA79581"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02B495F5" w14:textId="77777777" w:rsidTr="00825E63">
        <w:tc>
          <w:tcPr>
            <w:tcW w:w="4297" w:type="dxa"/>
          </w:tcPr>
          <w:p w14:paraId="79E8368F"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Consumption List</w:t>
            </w:r>
          </w:p>
        </w:tc>
        <w:tc>
          <w:tcPr>
            <w:tcW w:w="4097" w:type="dxa"/>
          </w:tcPr>
          <w:p w14:paraId="5C8202DC"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072800FE" w14:textId="77777777" w:rsidTr="00825E63">
        <w:tc>
          <w:tcPr>
            <w:tcW w:w="4297" w:type="dxa"/>
          </w:tcPr>
          <w:p w14:paraId="64E977EC"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Control Panel</w:t>
            </w:r>
          </w:p>
        </w:tc>
        <w:tc>
          <w:tcPr>
            <w:tcW w:w="4097" w:type="dxa"/>
          </w:tcPr>
          <w:p w14:paraId="6BAA811C"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6722CB6F" w14:textId="77777777" w:rsidTr="00825E63">
        <w:tc>
          <w:tcPr>
            <w:tcW w:w="4297" w:type="dxa"/>
          </w:tcPr>
          <w:p w14:paraId="24BAC074"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Datasheet</w:t>
            </w:r>
          </w:p>
        </w:tc>
        <w:tc>
          <w:tcPr>
            <w:tcW w:w="4097" w:type="dxa"/>
          </w:tcPr>
          <w:p w14:paraId="2B75F41D"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60F0ADDF" w14:textId="77777777" w:rsidTr="00825E63">
        <w:tc>
          <w:tcPr>
            <w:tcW w:w="4297" w:type="dxa"/>
          </w:tcPr>
          <w:p w14:paraId="3CE3456E"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FAT Procedure</w:t>
            </w:r>
          </w:p>
        </w:tc>
        <w:tc>
          <w:tcPr>
            <w:tcW w:w="4097" w:type="dxa"/>
          </w:tcPr>
          <w:p w14:paraId="75EB5A36"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16FF34DB" w14:textId="77777777" w:rsidTr="00825E63">
        <w:tc>
          <w:tcPr>
            <w:tcW w:w="4297" w:type="dxa"/>
          </w:tcPr>
          <w:p w14:paraId="0C4B1F5A"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GA</w:t>
            </w:r>
          </w:p>
        </w:tc>
        <w:tc>
          <w:tcPr>
            <w:tcW w:w="4097" w:type="dxa"/>
          </w:tcPr>
          <w:p w14:paraId="38FE8348"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34FBE9F4" w14:textId="77777777" w:rsidTr="00825E63">
        <w:tc>
          <w:tcPr>
            <w:tcW w:w="4297" w:type="dxa"/>
          </w:tcPr>
          <w:p w14:paraId="579B64EA"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I/O List</w:t>
            </w:r>
          </w:p>
        </w:tc>
        <w:tc>
          <w:tcPr>
            <w:tcW w:w="4097" w:type="dxa"/>
          </w:tcPr>
          <w:p w14:paraId="7F7B370D"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15114244" w14:textId="77777777" w:rsidTr="00825E63">
        <w:tc>
          <w:tcPr>
            <w:tcW w:w="4297" w:type="dxa"/>
          </w:tcPr>
          <w:p w14:paraId="3F4B15C6"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Instrument Index</w:t>
            </w:r>
          </w:p>
        </w:tc>
        <w:tc>
          <w:tcPr>
            <w:tcW w:w="4097" w:type="dxa"/>
          </w:tcPr>
          <w:p w14:paraId="3E8F287E"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175F9205" w14:textId="77777777" w:rsidTr="00825E63">
        <w:tc>
          <w:tcPr>
            <w:tcW w:w="4297" w:type="dxa"/>
          </w:tcPr>
          <w:p w14:paraId="5227F209"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ITP</w:t>
            </w:r>
          </w:p>
        </w:tc>
        <w:tc>
          <w:tcPr>
            <w:tcW w:w="4097" w:type="dxa"/>
          </w:tcPr>
          <w:p w14:paraId="617D1A1C"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568DAFCC" w14:textId="77777777" w:rsidTr="00825E63">
        <w:tc>
          <w:tcPr>
            <w:tcW w:w="4297" w:type="dxa"/>
          </w:tcPr>
          <w:p w14:paraId="4871883B"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Mapping List</w:t>
            </w:r>
          </w:p>
        </w:tc>
        <w:tc>
          <w:tcPr>
            <w:tcW w:w="4097" w:type="dxa"/>
          </w:tcPr>
          <w:p w14:paraId="46842509"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44BC2FC7" w14:textId="77777777" w:rsidTr="00825E63">
        <w:tc>
          <w:tcPr>
            <w:tcW w:w="4297" w:type="dxa"/>
          </w:tcPr>
          <w:p w14:paraId="149E03AC"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P&amp;ID/D&amp;ID</w:t>
            </w:r>
          </w:p>
        </w:tc>
        <w:tc>
          <w:tcPr>
            <w:tcW w:w="4097" w:type="dxa"/>
          </w:tcPr>
          <w:p w14:paraId="0CFF99CE"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482FE714" w14:textId="77777777" w:rsidTr="00825E63">
        <w:tc>
          <w:tcPr>
            <w:tcW w:w="4297" w:type="dxa"/>
          </w:tcPr>
          <w:p w14:paraId="0281CB20"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Schematic Diagram</w:t>
            </w:r>
          </w:p>
        </w:tc>
        <w:tc>
          <w:tcPr>
            <w:tcW w:w="4097" w:type="dxa"/>
          </w:tcPr>
          <w:p w14:paraId="485A3855"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014DAD19" w14:textId="77777777" w:rsidTr="00825E63">
        <w:tc>
          <w:tcPr>
            <w:tcW w:w="4297" w:type="dxa"/>
          </w:tcPr>
          <w:p w14:paraId="70C0BEB5"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VDML</w:t>
            </w:r>
          </w:p>
        </w:tc>
        <w:tc>
          <w:tcPr>
            <w:tcW w:w="4097" w:type="dxa"/>
          </w:tcPr>
          <w:p w14:paraId="2D611ACB"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1F0530A5" w14:textId="77777777" w:rsidTr="00825E63">
        <w:tc>
          <w:tcPr>
            <w:tcW w:w="4297" w:type="dxa"/>
          </w:tcPr>
          <w:p w14:paraId="1BF65946" w14:textId="56808EB0"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w:t>
            </w:r>
            <w:r w:rsidR="001012D7" w:rsidRPr="005D35E7">
              <w:rPr>
                <w:rFonts w:ascii="Times New Roman" w:hAnsi="Times New Roman"/>
                <w:color w:val="5B9BD5" w:themeColor="accent5"/>
                <w:kern w:val="0"/>
                <w:sz w:val="18"/>
                <w:szCs w:val="18"/>
              </w:rPr>
              <w:t>ir</w:t>
            </w:r>
            <w:r w:rsidRPr="005D35E7">
              <w:rPr>
                <w:rFonts w:ascii="Times New Roman" w:hAnsi="Times New Roman"/>
                <w:color w:val="5B9BD5" w:themeColor="accent5"/>
                <w:kern w:val="0"/>
                <w:sz w:val="18"/>
                <w:szCs w:val="18"/>
              </w:rPr>
              <w:t>ing Diagram</w:t>
            </w:r>
          </w:p>
        </w:tc>
        <w:tc>
          <w:tcPr>
            <w:tcW w:w="4097" w:type="dxa"/>
          </w:tcPr>
          <w:p w14:paraId="54CB86F4"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0E47A274" w14:textId="77777777" w:rsidTr="00825E63">
        <w:tc>
          <w:tcPr>
            <w:tcW w:w="4297" w:type="dxa"/>
          </w:tcPr>
          <w:p w14:paraId="2527FE9D"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WPS/PQR</w:t>
            </w:r>
          </w:p>
        </w:tc>
        <w:tc>
          <w:tcPr>
            <w:tcW w:w="4097" w:type="dxa"/>
          </w:tcPr>
          <w:p w14:paraId="0A5F8A41" w14:textId="77777777"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14:paraId="279CF5B8" w14:textId="77777777" w:rsidTr="00EA7040">
        <w:tc>
          <w:tcPr>
            <w:tcW w:w="4297" w:type="dxa"/>
          </w:tcPr>
          <w:p w14:paraId="08FB3444" w14:textId="1371A8BD"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lastRenderedPageBreak/>
              <w:t>……</w:t>
            </w:r>
          </w:p>
        </w:tc>
        <w:tc>
          <w:tcPr>
            <w:tcW w:w="4097" w:type="dxa"/>
          </w:tcPr>
          <w:p w14:paraId="2810CD33" w14:textId="596258C4"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t>
            </w:r>
          </w:p>
        </w:tc>
      </w:tr>
    </w:tbl>
    <w:p w14:paraId="7D581A28" w14:textId="7F97BCA0" w:rsidR="00D93172" w:rsidRPr="005D35E7" w:rsidRDefault="00F8393D" w:rsidP="00F812C1">
      <w:pPr>
        <w:tabs>
          <w:tab w:val="left" w:pos="735"/>
        </w:tabs>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 xml:space="preserve">3.2.3 </w:t>
      </w:r>
      <w:r w:rsidR="007A5A16" w:rsidRPr="005D35E7">
        <w:rPr>
          <w:color w:val="2E74B5" w:themeColor="accent5" w:themeShade="BF"/>
          <w:sz w:val="18"/>
          <w:szCs w:val="18"/>
          <w:lang w:eastAsia="zh-CN"/>
        </w:rPr>
        <w:t>The payment for shipping</w:t>
      </w:r>
      <w:r w:rsidR="007A5A16" w:rsidRPr="005D35E7">
        <w:rPr>
          <w:color w:val="2E74B5" w:themeColor="accent5" w:themeShade="BF"/>
          <w:sz w:val="18"/>
          <w:szCs w:val="18"/>
          <w:lang w:eastAsia="zh-CN"/>
        </w:rPr>
        <w:t>发货款</w:t>
      </w:r>
    </w:p>
    <w:p w14:paraId="37F06AF7" w14:textId="3323A8D0" w:rsidR="00D93172" w:rsidRPr="005D35E7" w:rsidRDefault="007A5A16"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 xml:space="preserve">Option 1: </w:t>
      </w:r>
      <w:r w:rsidR="008E58AE" w:rsidRPr="005D35E7">
        <w:rPr>
          <w:rFonts w:ascii="Times New Roman" w:hAnsi="Times New Roman"/>
          <w:sz w:val="18"/>
          <w:szCs w:val="18"/>
        </w:rPr>
        <w:t>TT</w:t>
      </w:r>
      <w:r w:rsidR="008E58AE" w:rsidRPr="005D35E7">
        <w:rPr>
          <w:rFonts w:ascii="Times New Roman" w:hAnsi="Times New Roman"/>
          <w:sz w:val="18"/>
          <w:szCs w:val="18"/>
        </w:rPr>
        <w:t>（</w:t>
      </w:r>
      <w:r w:rsidR="008E58AE" w:rsidRPr="005D35E7">
        <w:rPr>
          <w:rFonts w:ascii="Times New Roman" w:hAnsi="Times New Roman"/>
          <w:sz w:val="18"/>
          <w:szCs w:val="18"/>
        </w:rPr>
        <w:t>Option</w:t>
      </w:r>
      <w:r w:rsidR="008E58AE" w:rsidRPr="005D35E7">
        <w:rPr>
          <w:rFonts w:ascii="Times New Roman" w:hAnsi="Times New Roman"/>
          <w:sz w:val="18"/>
          <w:szCs w:val="18"/>
        </w:rPr>
        <w:t>）</w:t>
      </w:r>
      <w:r w:rsidRPr="005D35E7">
        <w:rPr>
          <w:rFonts w:ascii="Times New Roman" w:hAnsi="Times New Roman"/>
          <w:color w:val="2E74B5" w:themeColor="accent5" w:themeShade="BF"/>
          <w:sz w:val="18"/>
          <w:szCs w:val="18"/>
        </w:rPr>
        <w:t>电汇</w:t>
      </w:r>
      <w:r w:rsidRPr="005D35E7">
        <w:rPr>
          <w:rFonts w:ascii="Times New Roman" w:hAnsi="Times New Roman"/>
          <w:color w:val="2E74B5" w:themeColor="accent5" w:themeShade="BF"/>
          <w:sz w:val="18"/>
          <w:szCs w:val="18"/>
        </w:rPr>
        <w:t>(</w:t>
      </w:r>
      <w:r w:rsidRPr="005D35E7">
        <w:rPr>
          <w:rFonts w:ascii="Times New Roman" w:hAnsi="Times New Roman"/>
          <w:color w:val="2E74B5" w:themeColor="accent5" w:themeShade="BF"/>
          <w:sz w:val="18"/>
          <w:szCs w:val="18"/>
        </w:rPr>
        <w:t>可选项</w:t>
      </w:r>
      <w:r w:rsidRPr="005D35E7">
        <w:rPr>
          <w:rFonts w:ascii="Times New Roman" w:hAnsi="Times New Roman"/>
          <w:color w:val="2E74B5" w:themeColor="accent5" w:themeShade="BF"/>
          <w:sz w:val="18"/>
          <w:szCs w:val="18"/>
        </w:rPr>
        <w:t>)</w:t>
      </w:r>
    </w:p>
    <w:p w14:paraId="1D445814" w14:textId="7C720348" w:rsidR="00D93172" w:rsidRPr="005D35E7" w:rsidRDefault="00B85B67" w:rsidP="00F812C1">
      <w:pPr>
        <w:adjustRightInd w:val="0"/>
        <w:snapToGrid w:val="0"/>
        <w:spacing w:beforeLines="50" w:before="120"/>
        <w:contextualSpacing/>
        <w:jc w:val="both"/>
        <w:rPr>
          <w:color w:val="2E74B5" w:themeColor="accent5" w:themeShade="BF"/>
          <w:sz w:val="18"/>
          <w:szCs w:val="18"/>
        </w:rPr>
      </w:pPr>
      <w:r w:rsidRPr="005D35E7">
        <w:rPr>
          <w:color w:val="2E74B5" w:themeColor="accent5" w:themeShade="BF"/>
          <w:sz w:val="18"/>
          <w:szCs w:val="18"/>
          <w:highlight w:val="yellow"/>
          <w:u w:val="single"/>
          <w:lang w:eastAsia="zh-CN"/>
        </w:rPr>
        <w:t>XX</w:t>
      </w:r>
      <w:r w:rsidR="007A5A16" w:rsidRPr="005D35E7">
        <w:rPr>
          <w:color w:val="2E74B5" w:themeColor="accent5" w:themeShade="BF"/>
          <w:sz w:val="18"/>
          <w:szCs w:val="18"/>
          <w:highlight w:val="yellow"/>
          <w:u w:val="single"/>
          <w:lang w:eastAsia="zh-CN"/>
        </w:rPr>
        <w:t xml:space="preserve"> </w:t>
      </w:r>
      <w:r w:rsidRPr="005D35E7">
        <w:rPr>
          <w:color w:val="2E74B5" w:themeColor="accent5" w:themeShade="BF"/>
          <w:sz w:val="18"/>
          <w:szCs w:val="18"/>
          <w:highlight w:val="yellow"/>
          <w:lang w:eastAsia="zh-CN"/>
        </w:rPr>
        <w:t>%</w:t>
      </w:r>
      <w:r w:rsidRPr="005D35E7">
        <w:rPr>
          <w:color w:val="2E74B5" w:themeColor="accent5" w:themeShade="BF"/>
          <w:sz w:val="18"/>
          <w:szCs w:val="18"/>
          <w:lang w:eastAsia="zh-CN"/>
        </w:rPr>
        <w:t xml:space="preserve"> </w:t>
      </w:r>
      <w:r w:rsidR="007A5A16" w:rsidRPr="005D35E7">
        <w:rPr>
          <w:color w:val="2E74B5" w:themeColor="accent5" w:themeShade="BF"/>
          <w:sz w:val="18"/>
          <w:szCs w:val="18"/>
          <w:lang w:eastAsia="zh-CN"/>
        </w:rPr>
        <w:t xml:space="preserve">of the </w:t>
      </w:r>
      <w:r w:rsidR="004B09BF" w:rsidRPr="005D35E7">
        <w:rPr>
          <w:color w:val="2E74B5" w:themeColor="accent5" w:themeShade="BF"/>
          <w:sz w:val="18"/>
          <w:szCs w:val="18"/>
          <w:lang w:eastAsia="zh-CN"/>
        </w:rPr>
        <w:t>TOTAL CONTRACT PRICE</w:t>
      </w:r>
      <w:r w:rsidR="007A5A16" w:rsidRPr="005D35E7">
        <w:rPr>
          <w:color w:val="2E74B5" w:themeColor="accent5" w:themeShade="BF"/>
          <w:sz w:val="18"/>
          <w:szCs w:val="18"/>
          <w:lang w:eastAsia="zh-CN"/>
        </w:rPr>
        <w:t xml:space="preserve"> shall be paid by the BUYER to the SELLER by T/T prior to shipment and the following documents </w:t>
      </w:r>
      <w:r w:rsidR="007A5A16" w:rsidRPr="005D35E7">
        <w:rPr>
          <w:color w:val="2E74B5" w:themeColor="accent5" w:themeShade="BF"/>
          <w:sz w:val="18"/>
          <w:szCs w:val="18"/>
        </w:rPr>
        <w:t>shall be sent to BUYER by SELLER through international courier service within two (2) days after each shipment is made.</w:t>
      </w:r>
    </w:p>
    <w:p w14:paraId="61F3C2A4" w14:textId="5A4D181A" w:rsidR="00D93172" w:rsidRPr="005D35E7" w:rsidRDefault="007A5A16"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相当于合同总价的</w:t>
      </w:r>
      <w:r w:rsidRPr="005D35E7">
        <w:rPr>
          <w:color w:val="2E74B5" w:themeColor="accent5" w:themeShade="BF"/>
          <w:sz w:val="18"/>
          <w:szCs w:val="18"/>
          <w:u w:val="single"/>
          <w:lang w:eastAsia="zh-CN"/>
        </w:rPr>
        <w:t xml:space="preserve"> </w:t>
      </w:r>
      <w:r w:rsidR="00B85B67" w:rsidRPr="005D35E7">
        <w:rPr>
          <w:color w:val="2E74B5" w:themeColor="accent5" w:themeShade="BF"/>
          <w:sz w:val="18"/>
          <w:szCs w:val="18"/>
          <w:highlight w:val="yellow"/>
          <w:u w:val="single"/>
          <w:lang w:eastAsia="zh-CN"/>
        </w:rPr>
        <w:t xml:space="preserve">XX </w:t>
      </w:r>
      <w:r w:rsidRPr="005D35E7">
        <w:rPr>
          <w:color w:val="2E74B5" w:themeColor="accent5" w:themeShade="BF"/>
          <w:sz w:val="18"/>
          <w:szCs w:val="18"/>
          <w:highlight w:val="yellow"/>
          <w:lang w:eastAsia="zh-CN"/>
        </w:rPr>
        <w:t>％</w:t>
      </w:r>
      <w:r w:rsidRPr="005D35E7">
        <w:rPr>
          <w:color w:val="2E74B5" w:themeColor="accent5" w:themeShade="BF"/>
          <w:sz w:val="18"/>
          <w:szCs w:val="18"/>
          <w:lang w:eastAsia="zh-CN"/>
        </w:rPr>
        <w:t>的货款应在发货前由买方以电汇方式支付给卖方。卖方应</w:t>
      </w:r>
      <w:r w:rsidRPr="005D35E7">
        <w:rPr>
          <w:color w:val="2E74B5" w:themeColor="accent5" w:themeShade="BF"/>
          <w:spacing w:val="-2"/>
          <w:sz w:val="18"/>
          <w:szCs w:val="18"/>
          <w:lang w:eastAsia="zh-CN"/>
        </w:rPr>
        <w:t>在每次发船后两天内将下列文件快递给买方</w:t>
      </w:r>
      <w:r w:rsidRPr="005D35E7">
        <w:rPr>
          <w:color w:val="2E74B5" w:themeColor="accent5" w:themeShade="BF"/>
          <w:sz w:val="18"/>
          <w:szCs w:val="18"/>
          <w:lang w:eastAsia="zh-CN"/>
        </w:rPr>
        <w:t>。</w:t>
      </w:r>
    </w:p>
    <w:p w14:paraId="3245545F" w14:textId="77777777" w:rsidR="001747CB" w:rsidRPr="005D35E7" w:rsidRDefault="007A5A16" w:rsidP="00F812C1">
      <w:pPr>
        <w:pStyle w:val="aff"/>
        <w:widowControl w:val="0"/>
        <w:numPr>
          <w:ilvl w:val="2"/>
          <w:numId w:val="22"/>
        </w:numPr>
        <w:tabs>
          <w:tab w:val="left" w:pos="1003"/>
          <w:tab w:val="left" w:pos="1418"/>
        </w:tabs>
        <w:suppressAutoHyphens/>
        <w:adjustRightInd w:val="0"/>
        <w:snapToGrid w:val="0"/>
        <w:spacing w:beforeLines="50" w:before="120"/>
        <w:ind w:left="567" w:firstLineChars="0" w:hanging="357"/>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lang w:eastAsia="zh-CN"/>
        </w:rPr>
        <w:t>Bill of Lading/Airway Bill</w:t>
      </w:r>
      <w:r w:rsidRPr="005D35E7">
        <w:rPr>
          <w:color w:val="2E74B5" w:themeColor="accent5" w:themeShade="BF"/>
          <w:spacing w:val="-2"/>
          <w:sz w:val="18"/>
          <w:szCs w:val="18"/>
          <w:lang w:eastAsia="zh-CN"/>
        </w:rPr>
        <w:t>海运提单</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空运单</w:t>
      </w:r>
    </w:p>
    <w:p w14:paraId="5B6C8E83" w14:textId="77777777" w:rsidR="001747CB" w:rsidRPr="005D35E7" w:rsidRDefault="007A5A16" w:rsidP="00F812C1">
      <w:pPr>
        <w:pStyle w:val="aff"/>
        <w:widowControl w:val="0"/>
        <w:tabs>
          <w:tab w:val="left" w:pos="100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F</w:t>
      </w:r>
      <w:r w:rsidRPr="005D35E7">
        <w:rPr>
          <w:color w:val="2E74B5" w:themeColor="accent5" w:themeShade="BF"/>
          <w:spacing w:val="-2"/>
          <w:sz w:val="18"/>
          <w:szCs w:val="18"/>
        </w:rPr>
        <w:t xml:space="preserve">ull set of original </w:t>
      </w:r>
      <w:r w:rsidRPr="005D35E7">
        <w:rPr>
          <w:color w:val="2E74B5" w:themeColor="accent5" w:themeShade="BF"/>
          <w:spacing w:val="-2"/>
          <w:sz w:val="18"/>
          <w:szCs w:val="18"/>
          <w:lang w:eastAsia="zh-CN"/>
        </w:rPr>
        <w:t>“</w:t>
      </w:r>
      <w:r w:rsidRPr="005D35E7">
        <w:rPr>
          <w:color w:val="2E74B5" w:themeColor="accent5" w:themeShade="BF"/>
          <w:spacing w:val="-2"/>
          <w:sz w:val="18"/>
          <w:szCs w:val="18"/>
        </w:rPr>
        <w:t>clean on board” ocean Bill of Lading, marked "Freight</w:t>
      </w:r>
      <w:r w:rsidRPr="005D35E7">
        <w:rPr>
          <w:color w:val="2E74B5" w:themeColor="accent5" w:themeShade="BF"/>
          <w:spacing w:val="-2"/>
          <w:sz w:val="18"/>
          <w:szCs w:val="18"/>
          <w:lang w:eastAsia="zh-CN"/>
        </w:rPr>
        <w:t xml:space="preserve"> to be collected (FOB)</w:t>
      </w:r>
      <w:r w:rsidRPr="005D35E7">
        <w:rPr>
          <w:color w:val="2E74B5" w:themeColor="accent5" w:themeShade="BF"/>
          <w:spacing w:val="-2"/>
          <w:sz w:val="18"/>
          <w:szCs w:val="18"/>
        </w:rPr>
        <w:t>"</w:t>
      </w:r>
      <w:r w:rsidRPr="005D35E7">
        <w:rPr>
          <w:color w:val="2E74B5" w:themeColor="accent5" w:themeShade="BF"/>
          <w:spacing w:val="-2"/>
          <w:sz w:val="18"/>
          <w:szCs w:val="18"/>
          <w:lang w:eastAsia="zh-CN"/>
        </w:rPr>
        <w:t>/”Freight Prepaid(CIF and CIP)”,</w:t>
      </w:r>
      <w:r w:rsidRPr="005D35E7">
        <w:rPr>
          <w:color w:val="2E74B5" w:themeColor="accent5" w:themeShade="BF"/>
          <w:spacing w:val="-2"/>
          <w:sz w:val="18"/>
          <w:szCs w:val="18"/>
        </w:rPr>
        <w:t xml:space="preserve"> </w:t>
      </w:r>
      <w:r w:rsidRPr="005D35E7">
        <w:rPr>
          <w:color w:val="2E74B5" w:themeColor="accent5" w:themeShade="BF"/>
          <w:spacing w:val="-2"/>
          <w:sz w:val="18"/>
          <w:szCs w:val="18"/>
          <w:lang w:eastAsia="zh-CN"/>
        </w:rPr>
        <w:t>Contract No. and shipping mark, made out to order and blank endorsed, notifying the BUYER with typing its complete address and telephone number.</w:t>
      </w:r>
    </w:p>
    <w:p w14:paraId="6B218486" w14:textId="6EA40E34" w:rsidR="00D93172" w:rsidRPr="005D35E7" w:rsidRDefault="007A5A16" w:rsidP="00F812C1">
      <w:pPr>
        <w:pStyle w:val="aff"/>
        <w:widowControl w:val="0"/>
        <w:tabs>
          <w:tab w:val="left" w:pos="100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全套正本已装船清洁海运提单，标明</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运费到付（</w:t>
      </w:r>
      <w:r w:rsidRPr="005D35E7">
        <w:rPr>
          <w:color w:val="2E74B5" w:themeColor="accent5" w:themeShade="BF"/>
          <w:spacing w:val="-2"/>
          <w:sz w:val="18"/>
          <w:szCs w:val="18"/>
          <w:lang w:eastAsia="zh-CN"/>
        </w:rPr>
        <w:t>FOB</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运费已付</w:t>
      </w:r>
      <w:r w:rsidRPr="005D35E7">
        <w:rPr>
          <w:color w:val="2E74B5" w:themeColor="accent5" w:themeShade="BF"/>
          <w:spacing w:val="-2"/>
          <w:sz w:val="18"/>
          <w:szCs w:val="18"/>
          <w:lang w:eastAsia="zh-CN"/>
        </w:rPr>
        <w:t>(CIF</w:t>
      </w:r>
      <w:r w:rsidRPr="005D35E7">
        <w:rPr>
          <w:color w:val="2E74B5" w:themeColor="accent5" w:themeShade="BF"/>
          <w:spacing w:val="-2"/>
          <w:sz w:val="18"/>
          <w:szCs w:val="18"/>
          <w:lang w:eastAsia="zh-CN"/>
        </w:rPr>
        <w:t>或者</w:t>
      </w:r>
      <w:r w:rsidRPr="005D35E7">
        <w:rPr>
          <w:color w:val="2E74B5" w:themeColor="accent5" w:themeShade="BF"/>
          <w:spacing w:val="-2"/>
          <w:sz w:val="18"/>
          <w:szCs w:val="18"/>
          <w:lang w:eastAsia="zh-CN"/>
        </w:rPr>
        <w:t>CIP</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、合同号、</w:t>
      </w:r>
      <w:proofErr w:type="gramStart"/>
      <w:r w:rsidRPr="005D35E7">
        <w:rPr>
          <w:color w:val="2E74B5" w:themeColor="accent5" w:themeShade="BF"/>
          <w:spacing w:val="-2"/>
          <w:sz w:val="18"/>
          <w:szCs w:val="18"/>
          <w:lang w:eastAsia="zh-CN"/>
        </w:rPr>
        <w:t>唛</w:t>
      </w:r>
      <w:proofErr w:type="gramEnd"/>
      <w:r w:rsidRPr="005D35E7">
        <w:rPr>
          <w:color w:val="2E74B5" w:themeColor="accent5" w:themeShade="BF"/>
          <w:spacing w:val="-2"/>
          <w:sz w:val="18"/>
          <w:szCs w:val="18"/>
          <w:lang w:eastAsia="zh-CN"/>
        </w:rPr>
        <w:t>头，空白抬头并空白背书，并注明通知人为买方且注明买方的完整地址及联系电话</w:t>
      </w:r>
      <w:r w:rsidRPr="005D35E7">
        <w:rPr>
          <w:color w:val="2E74B5" w:themeColor="accent5" w:themeShade="BF"/>
          <w:spacing w:val="-2"/>
          <w:sz w:val="18"/>
          <w:szCs w:val="18"/>
          <w:lang w:eastAsia="zh-CN"/>
        </w:rPr>
        <w:t>;</w:t>
      </w:r>
    </w:p>
    <w:p w14:paraId="5176EDC5"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z w:val="18"/>
          <w:szCs w:val="18"/>
          <w:lang w:eastAsia="zh-CN"/>
        </w:rPr>
        <w:t>Six</w:t>
      </w:r>
      <w:r w:rsidRPr="005D35E7">
        <w:rPr>
          <w:color w:val="2E74B5" w:themeColor="accent5" w:themeShade="BF"/>
          <w:sz w:val="18"/>
          <w:szCs w:val="18"/>
        </w:rPr>
        <w:t xml:space="preserve"> (</w:t>
      </w:r>
      <w:r w:rsidRPr="005D35E7">
        <w:rPr>
          <w:color w:val="2E74B5" w:themeColor="accent5" w:themeShade="BF"/>
          <w:sz w:val="18"/>
          <w:szCs w:val="18"/>
          <w:lang w:eastAsia="zh-CN"/>
        </w:rPr>
        <w:t>6</w:t>
      </w:r>
      <w:r w:rsidRPr="005D35E7">
        <w:rPr>
          <w:color w:val="2E74B5" w:themeColor="accent5" w:themeShade="BF"/>
          <w:sz w:val="18"/>
          <w:szCs w:val="18"/>
        </w:rPr>
        <w:t xml:space="preserve">) original of </w:t>
      </w:r>
      <w:r w:rsidRPr="005D35E7">
        <w:rPr>
          <w:color w:val="2E74B5" w:themeColor="accent5" w:themeShade="BF"/>
          <w:sz w:val="18"/>
          <w:szCs w:val="18"/>
          <w:highlight w:val="yellow"/>
        </w:rPr>
        <w:t>commercial invoice</w:t>
      </w:r>
      <w:r w:rsidRPr="005D35E7">
        <w:rPr>
          <w:color w:val="2E74B5" w:themeColor="accent5" w:themeShade="BF"/>
          <w:sz w:val="18"/>
          <w:szCs w:val="18"/>
        </w:rPr>
        <w:t xml:space="preserve"> indicating the Contract number, </w:t>
      </w:r>
      <w:r w:rsidRPr="005D35E7">
        <w:rPr>
          <w:color w:val="2E74B5" w:themeColor="accent5" w:themeShade="BF"/>
          <w:sz w:val="18"/>
          <w:szCs w:val="18"/>
          <w:lang w:eastAsia="zh-CN"/>
        </w:rPr>
        <w:t>L/C No.,</w:t>
      </w:r>
      <w:r w:rsidRPr="005D35E7">
        <w:rPr>
          <w:color w:val="2E74B5" w:themeColor="accent5" w:themeShade="BF"/>
          <w:sz w:val="18"/>
          <w:szCs w:val="18"/>
        </w:rPr>
        <w:t xml:space="preserve"> names of the commodities, </w:t>
      </w:r>
      <w:r w:rsidRPr="005D35E7">
        <w:rPr>
          <w:color w:val="2E74B5" w:themeColor="accent5" w:themeShade="BF"/>
          <w:sz w:val="18"/>
          <w:szCs w:val="18"/>
          <w:lang w:eastAsia="zh-CN"/>
        </w:rPr>
        <w:t xml:space="preserve">total </w:t>
      </w:r>
      <w:r w:rsidRPr="005D35E7">
        <w:rPr>
          <w:color w:val="2E74B5" w:themeColor="accent5" w:themeShade="BF"/>
          <w:sz w:val="18"/>
          <w:szCs w:val="18"/>
        </w:rPr>
        <w:t xml:space="preserve">value of </w:t>
      </w:r>
      <w:r w:rsidRPr="005D35E7">
        <w:rPr>
          <w:color w:val="2E74B5" w:themeColor="accent5" w:themeShade="BF"/>
          <w:sz w:val="18"/>
          <w:szCs w:val="18"/>
          <w:lang w:eastAsia="zh-CN"/>
        </w:rPr>
        <w:t>the shipped commodities</w:t>
      </w:r>
      <w:r w:rsidRPr="005D35E7">
        <w:rPr>
          <w:color w:val="2E74B5" w:themeColor="accent5" w:themeShade="BF"/>
          <w:spacing w:val="-2"/>
          <w:sz w:val="18"/>
          <w:szCs w:val="18"/>
        </w:rPr>
        <w:t>;</w:t>
      </w:r>
    </w:p>
    <w:p w14:paraId="32EA8626" w14:textId="5A8C8238"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正本商业发票六份，标明合同号、信用证号，货物名称，注明发运货物的总金额；</w:t>
      </w:r>
    </w:p>
    <w:p w14:paraId="3A8CF255"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rPr>
        <w:t xml:space="preserve">Packing List in </w:t>
      </w:r>
      <w:r w:rsidRPr="005D35E7">
        <w:rPr>
          <w:color w:val="2E74B5" w:themeColor="accent5" w:themeShade="BF"/>
          <w:spacing w:val="-2"/>
          <w:sz w:val="18"/>
          <w:szCs w:val="18"/>
          <w:lang w:eastAsia="zh-CN"/>
        </w:rPr>
        <w:t>six</w:t>
      </w:r>
      <w:r w:rsidRPr="005D35E7">
        <w:rPr>
          <w:color w:val="2E74B5" w:themeColor="accent5" w:themeShade="BF"/>
          <w:spacing w:val="-2"/>
          <w:sz w:val="18"/>
          <w:szCs w:val="18"/>
        </w:rPr>
        <w:t xml:space="preserve"> (</w:t>
      </w:r>
      <w:r w:rsidRPr="005D35E7">
        <w:rPr>
          <w:color w:val="2E74B5" w:themeColor="accent5" w:themeShade="BF"/>
          <w:spacing w:val="-2"/>
          <w:sz w:val="18"/>
          <w:szCs w:val="18"/>
          <w:lang w:eastAsia="zh-CN"/>
        </w:rPr>
        <w:t>6</w:t>
      </w:r>
      <w:r w:rsidRPr="005D35E7">
        <w:rPr>
          <w:color w:val="2E74B5" w:themeColor="accent5" w:themeShade="BF"/>
          <w:spacing w:val="-2"/>
          <w:sz w:val="18"/>
          <w:szCs w:val="18"/>
        </w:rPr>
        <w:t xml:space="preserve">) originals issued by SELLER indicating name of Goods, item No., quantity, gross and net weights, measurement of each package </w:t>
      </w:r>
      <w:r w:rsidRPr="005D35E7">
        <w:rPr>
          <w:color w:val="2E74B5" w:themeColor="accent5" w:themeShade="BF"/>
          <w:spacing w:val="-2"/>
          <w:sz w:val="18"/>
          <w:szCs w:val="18"/>
          <w:lang w:eastAsia="zh-CN"/>
        </w:rPr>
        <w:t>, if woods are used for packing,</w:t>
      </w:r>
      <w:r w:rsidRPr="005D35E7">
        <w:rPr>
          <w:color w:val="2E74B5" w:themeColor="accent5" w:themeShade="BF"/>
          <w:spacing w:val="-2"/>
          <w:sz w:val="18"/>
          <w:szCs w:val="18"/>
        </w:rPr>
        <w:t xml:space="preserve"> and other important packing information;</w:t>
      </w:r>
    </w:p>
    <w:p w14:paraId="4873192F" w14:textId="4C3968D1"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卖方出具的正本装箱单六份，注明货物名称，编号，数量，毛、净重，每件尺寸，是否有木制包装及其他进口包装信息；</w:t>
      </w:r>
    </w:p>
    <w:p w14:paraId="39CB308E"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One (1) original and one (1) copy of weight and quantity certificate issued by the manufacturer;</w:t>
      </w:r>
    </w:p>
    <w:p w14:paraId="6A5FBD4B" w14:textId="4312928D"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制造商出具的重量数量证明</w:t>
      </w:r>
      <w:r w:rsidRPr="005D35E7">
        <w:rPr>
          <w:color w:val="2E74B5" w:themeColor="accent5" w:themeShade="BF"/>
          <w:spacing w:val="-2"/>
          <w:sz w:val="18"/>
          <w:szCs w:val="18"/>
          <w:lang w:eastAsia="zh-CN"/>
        </w:rPr>
        <w:t xml:space="preserve"> </w:t>
      </w:r>
      <w:r w:rsidRPr="005D35E7">
        <w:rPr>
          <w:color w:val="2E74B5" w:themeColor="accent5" w:themeShade="BF"/>
          <w:spacing w:val="-2"/>
          <w:sz w:val="18"/>
          <w:szCs w:val="18"/>
          <w:lang w:eastAsia="zh-CN"/>
        </w:rPr>
        <w:t>，原件一份，复印件一份；</w:t>
      </w:r>
    </w:p>
    <w:p w14:paraId="323FB5C2"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Certificate of Origin in one (1) original and two (2) copies issued by the authorities of manufacturer’s country;</w:t>
      </w:r>
    </w:p>
    <w:p w14:paraId="431BED8A" w14:textId="512CABE4"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制造商所在国授权机构出具的货物原产地证明正本一份，副本二份；</w:t>
      </w:r>
    </w:p>
    <w:p w14:paraId="02CB2CD8"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One original of SELLER’s declaration for wood package stating that all wood packages are stamped IPPC mark and in compliance with ISPM 15 regulation, or one original statement of non-wooden materials packing issued by SELLER</w:t>
      </w:r>
      <w:r w:rsidRPr="005D35E7">
        <w:rPr>
          <w:color w:val="2E74B5" w:themeColor="accent5" w:themeShade="BF"/>
          <w:spacing w:val="-2"/>
          <w:sz w:val="18"/>
          <w:szCs w:val="18"/>
        </w:rPr>
        <w:t>；</w:t>
      </w:r>
    </w:p>
    <w:p w14:paraId="106D57DC" w14:textId="47841C55"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卖方出具的木质包装声明原件一份，保证所有木质包装印</w:t>
      </w:r>
      <w:r w:rsidRPr="005D35E7">
        <w:rPr>
          <w:color w:val="2E74B5" w:themeColor="accent5" w:themeShade="BF"/>
          <w:spacing w:val="-2"/>
          <w:sz w:val="18"/>
          <w:szCs w:val="18"/>
          <w:lang w:eastAsia="zh-CN"/>
        </w:rPr>
        <w:t>IPPC</w:t>
      </w:r>
      <w:r w:rsidRPr="005D35E7">
        <w:rPr>
          <w:color w:val="2E74B5" w:themeColor="accent5" w:themeShade="BF"/>
          <w:spacing w:val="-2"/>
          <w:sz w:val="18"/>
          <w:szCs w:val="18"/>
          <w:lang w:eastAsia="zh-CN"/>
        </w:rPr>
        <w:t>标志，并已按</w:t>
      </w:r>
      <w:r w:rsidRPr="005D35E7">
        <w:rPr>
          <w:color w:val="2E74B5" w:themeColor="accent5" w:themeShade="BF"/>
          <w:spacing w:val="-2"/>
          <w:sz w:val="18"/>
          <w:szCs w:val="18"/>
          <w:lang w:eastAsia="zh-CN"/>
        </w:rPr>
        <w:t>ISPM15</w:t>
      </w:r>
      <w:r w:rsidRPr="005D35E7">
        <w:rPr>
          <w:color w:val="2E74B5" w:themeColor="accent5" w:themeShade="BF"/>
          <w:spacing w:val="-2"/>
          <w:sz w:val="18"/>
          <w:szCs w:val="18"/>
          <w:lang w:eastAsia="zh-CN"/>
        </w:rPr>
        <w:t>的有关规定对木质包装进行过熏蒸处理；或者非木质包装声明原件一份；</w:t>
      </w:r>
    </w:p>
    <w:p w14:paraId="3FC4206C"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One (1) original and one (1) copy of Certificate of Quality issued by the SELLER;</w:t>
      </w:r>
    </w:p>
    <w:p w14:paraId="4A5D4666" w14:textId="621CB7FC"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卖方出具的质量证书原件一份，复印件一份；</w:t>
      </w:r>
    </w:p>
    <w:p w14:paraId="44DCAE23"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Inspection Report or Mill Test Report in six (6) originals issued by the Manufacturer indicating detailed and definite inspection results;</w:t>
      </w:r>
    </w:p>
    <w:p w14:paraId="1BADEF3F" w14:textId="611159B7"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制造商出具的检验报告或工厂测试报告正本六份，应注明详细、明确的测试结果</w:t>
      </w:r>
      <w:r w:rsidRPr="005D35E7">
        <w:rPr>
          <w:color w:val="2E74B5" w:themeColor="accent5" w:themeShade="BF"/>
          <w:spacing w:val="-2"/>
          <w:sz w:val="18"/>
          <w:szCs w:val="18"/>
          <w:lang w:eastAsia="zh-CN"/>
        </w:rPr>
        <w:t>;</w:t>
      </w:r>
    </w:p>
    <w:p w14:paraId="69FAC555"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rPr>
        <w:t>In case of CIF/CIP Terms: Insurance Policy or Certificate in one original and two copies covering 110% value of goods shipped against All RISKS and WAR RISK, in favor of the BUYER and showing claims payable at China.</w:t>
      </w:r>
    </w:p>
    <w:p w14:paraId="3019A47E" w14:textId="5471416B"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在</w:t>
      </w:r>
      <w:r w:rsidRPr="005D35E7">
        <w:rPr>
          <w:color w:val="2E74B5" w:themeColor="accent5" w:themeShade="BF"/>
          <w:spacing w:val="-2"/>
          <w:sz w:val="18"/>
          <w:szCs w:val="18"/>
          <w:lang w:eastAsia="zh-CN"/>
        </w:rPr>
        <w:t>CIF</w:t>
      </w:r>
      <w:r w:rsidRPr="005D35E7">
        <w:rPr>
          <w:color w:val="2E74B5" w:themeColor="accent5" w:themeShade="BF"/>
          <w:spacing w:val="-2"/>
          <w:sz w:val="18"/>
          <w:szCs w:val="18"/>
          <w:lang w:eastAsia="zh-CN"/>
        </w:rPr>
        <w:t>或者</w:t>
      </w:r>
      <w:r w:rsidRPr="005D35E7">
        <w:rPr>
          <w:color w:val="2E74B5" w:themeColor="accent5" w:themeShade="BF"/>
          <w:spacing w:val="-2"/>
          <w:sz w:val="18"/>
          <w:szCs w:val="18"/>
          <w:lang w:eastAsia="zh-CN"/>
        </w:rPr>
        <w:t>CIP</w:t>
      </w:r>
      <w:r w:rsidRPr="005D35E7">
        <w:rPr>
          <w:color w:val="2E74B5" w:themeColor="accent5" w:themeShade="BF"/>
          <w:spacing w:val="-2"/>
          <w:sz w:val="18"/>
          <w:szCs w:val="18"/>
          <w:lang w:eastAsia="zh-CN"/>
        </w:rPr>
        <w:t>情况下：保险单或者保险证明正本一份、复本两份，保额为发运货物总金额的</w:t>
      </w:r>
      <w:r w:rsidRPr="005D35E7">
        <w:rPr>
          <w:color w:val="2E74B5" w:themeColor="accent5" w:themeShade="BF"/>
          <w:spacing w:val="-2"/>
          <w:sz w:val="18"/>
          <w:szCs w:val="18"/>
          <w:lang w:eastAsia="zh-CN"/>
        </w:rPr>
        <w:t>110%</w:t>
      </w:r>
      <w:r w:rsidRPr="005D35E7">
        <w:rPr>
          <w:color w:val="2E74B5" w:themeColor="accent5" w:themeShade="BF"/>
          <w:spacing w:val="-2"/>
          <w:sz w:val="18"/>
          <w:szCs w:val="18"/>
          <w:lang w:eastAsia="zh-CN"/>
        </w:rPr>
        <w:t>，投保一切险及战争险，受益人为买方，赔付地为中国。</w:t>
      </w:r>
    </w:p>
    <w:p w14:paraId="187AE820"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 xml:space="preserve">One copy of certificate of quality issued by the Raw Material </w:t>
      </w:r>
      <w:r w:rsidR="000B139A" w:rsidRPr="005D35E7">
        <w:rPr>
          <w:color w:val="2E74B5" w:themeColor="accent5" w:themeShade="BF"/>
          <w:spacing w:val="-2"/>
          <w:sz w:val="18"/>
          <w:szCs w:val="18"/>
        </w:rPr>
        <w:t xml:space="preserve">Manufacturer. </w:t>
      </w:r>
      <w:r w:rsidR="005A4130" w:rsidRPr="005D35E7">
        <w:rPr>
          <w:color w:val="2E74B5" w:themeColor="accent5" w:themeShade="BF"/>
          <w:spacing w:val="-2"/>
          <w:sz w:val="18"/>
          <w:szCs w:val="18"/>
          <w:highlight w:val="yellow"/>
        </w:rPr>
        <w:t>(</w:t>
      </w:r>
      <w:r w:rsidR="000B139A" w:rsidRPr="005D35E7">
        <w:rPr>
          <w:color w:val="2E74B5" w:themeColor="accent5" w:themeShade="BF"/>
          <w:spacing w:val="-2"/>
          <w:sz w:val="18"/>
          <w:szCs w:val="18"/>
          <w:highlight w:val="yellow"/>
        </w:rPr>
        <w:t>Optional</w:t>
      </w:r>
      <w:r w:rsidRPr="005D35E7">
        <w:rPr>
          <w:color w:val="2E74B5" w:themeColor="accent5" w:themeShade="BF"/>
          <w:spacing w:val="-2"/>
          <w:sz w:val="18"/>
          <w:szCs w:val="18"/>
          <w:highlight w:val="yellow"/>
        </w:rPr>
        <w:t>）</w:t>
      </w:r>
    </w:p>
    <w:p w14:paraId="38E5543E" w14:textId="3E27E3CC"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原材料制造商出具的原材料质量证明复印件一份。</w:t>
      </w:r>
      <w:r w:rsidRPr="005D35E7">
        <w:rPr>
          <w:color w:val="2E74B5" w:themeColor="accent5" w:themeShade="BF"/>
          <w:spacing w:val="-2"/>
          <w:sz w:val="18"/>
          <w:szCs w:val="18"/>
          <w:highlight w:val="yellow"/>
          <w:lang w:eastAsia="zh-CN"/>
        </w:rPr>
        <w:t>（可选项）</w:t>
      </w:r>
    </w:p>
    <w:p w14:paraId="3D183E16" w14:textId="77777777" w:rsidR="001747CB" w:rsidRPr="005D35E7" w:rsidRDefault="007A5A16" w:rsidP="00F812C1">
      <w:pPr>
        <w:pStyle w:val="aff"/>
        <w:widowControl w:val="0"/>
        <w:numPr>
          <w:ilvl w:val="2"/>
          <w:numId w:val="22"/>
        </w:numPr>
        <w:tabs>
          <w:tab w:val="left" w:pos="1003"/>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rPr>
        <w:t xml:space="preserve">Certificate of Origin in one (1) copy issued by the authorities of the Raw Material Manufacturer’s country; </w:t>
      </w:r>
      <w:r w:rsidRPr="005D35E7">
        <w:rPr>
          <w:color w:val="2E74B5" w:themeColor="accent5" w:themeShade="BF"/>
          <w:spacing w:val="-2"/>
          <w:sz w:val="18"/>
          <w:szCs w:val="18"/>
          <w:highlight w:val="yellow"/>
        </w:rPr>
        <w:t>（</w:t>
      </w:r>
      <w:r w:rsidRPr="005D35E7">
        <w:rPr>
          <w:color w:val="2E74B5" w:themeColor="accent5" w:themeShade="BF"/>
          <w:spacing w:val="-2"/>
          <w:sz w:val="18"/>
          <w:szCs w:val="18"/>
          <w:highlight w:val="yellow"/>
        </w:rPr>
        <w:t>Optional</w:t>
      </w:r>
      <w:r w:rsidRPr="005D35E7">
        <w:rPr>
          <w:color w:val="2E74B5" w:themeColor="accent5" w:themeShade="BF"/>
          <w:spacing w:val="-2"/>
          <w:sz w:val="18"/>
          <w:szCs w:val="18"/>
          <w:highlight w:val="yellow"/>
        </w:rPr>
        <w:t>）</w:t>
      </w:r>
    </w:p>
    <w:p w14:paraId="228DF286" w14:textId="3E681655" w:rsidR="00D93172" w:rsidRPr="005D35E7" w:rsidRDefault="007A5A16" w:rsidP="00F812C1">
      <w:pPr>
        <w:pStyle w:val="aff"/>
        <w:widowControl w:val="0"/>
        <w:tabs>
          <w:tab w:val="left" w:pos="1003"/>
        </w:tabs>
        <w:suppressAutoHyphens/>
        <w:adjustRightInd w:val="0"/>
        <w:snapToGrid w:val="0"/>
        <w:spacing w:beforeLines="50" w:before="120"/>
        <w:ind w:left="644" w:firstLineChars="0" w:firstLine="0"/>
        <w:contextualSpacing/>
        <w:jc w:val="both"/>
        <w:textAlignment w:val="baseline"/>
        <w:rPr>
          <w:sz w:val="18"/>
          <w:szCs w:val="18"/>
          <w:lang w:eastAsia="zh-CN"/>
        </w:rPr>
      </w:pPr>
      <w:r w:rsidRPr="005D35E7">
        <w:rPr>
          <w:color w:val="2E74B5" w:themeColor="accent5" w:themeShade="BF"/>
          <w:spacing w:val="-2"/>
          <w:sz w:val="18"/>
          <w:szCs w:val="18"/>
          <w:lang w:eastAsia="zh-CN"/>
        </w:rPr>
        <w:t>原材料制造商所在国授权机构出具的货物原产地证明副本一份；</w:t>
      </w:r>
      <w:r w:rsidRPr="005D35E7">
        <w:rPr>
          <w:color w:val="2E74B5" w:themeColor="accent5" w:themeShade="BF"/>
          <w:spacing w:val="-2"/>
          <w:sz w:val="18"/>
          <w:szCs w:val="18"/>
          <w:highlight w:val="yellow"/>
          <w:lang w:eastAsia="zh-CN"/>
        </w:rPr>
        <w:t>（可选项）</w:t>
      </w:r>
    </w:p>
    <w:p w14:paraId="3A9DB587" w14:textId="3AAB3534" w:rsidR="00D93172" w:rsidRPr="005D35E7" w:rsidRDefault="007A5A16"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highlight w:val="yellow"/>
        </w:rPr>
        <w:t xml:space="preserve">Option 2: </w:t>
      </w:r>
      <w:r w:rsidR="008E58AE" w:rsidRPr="005D35E7">
        <w:rPr>
          <w:rFonts w:ascii="Times New Roman" w:hAnsi="Times New Roman"/>
          <w:sz w:val="18"/>
          <w:szCs w:val="18"/>
          <w:highlight w:val="yellow"/>
        </w:rPr>
        <w:t>LC (Option)</w:t>
      </w:r>
      <w:r w:rsidRPr="005D35E7">
        <w:rPr>
          <w:rFonts w:ascii="Times New Roman" w:hAnsi="Times New Roman"/>
          <w:color w:val="2E74B5" w:themeColor="accent5" w:themeShade="BF"/>
          <w:sz w:val="18"/>
          <w:szCs w:val="18"/>
          <w:highlight w:val="yellow"/>
        </w:rPr>
        <w:t>信用证</w:t>
      </w:r>
      <w:r w:rsidRPr="005D35E7">
        <w:rPr>
          <w:rFonts w:ascii="Times New Roman" w:hAnsi="Times New Roman"/>
          <w:color w:val="2E74B5" w:themeColor="accent5" w:themeShade="BF"/>
          <w:sz w:val="18"/>
          <w:szCs w:val="18"/>
          <w:highlight w:val="yellow"/>
        </w:rPr>
        <w:t>(</w:t>
      </w:r>
      <w:r w:rsidRPr="005D35E7">
        <w:rPr>
          <w:rFonts w:ascii="Times New Roman" w:hAnsi="Times New Roman"/>
          <w:color w:val="2E74B5" w:themeColor="accent5" w:themeShade="BF"/>
          <w:sz w:val="18"/>
          <w:szCs w:val="18"/>
          <w:highlight w:val="yellow"/>
        </w:rPr>
        <w:t>可选项</w:t>
      </w:r>
      <w:r w:rsidRPr="005D35E7">
        <w:rPr>
          <w:rFonts w:ascii="Times New Roman" w:hAnsi="Times New Roman"/>
          <w:color w:val="2E74B5" w:themeColor="accent5" w:themeShade="BF"/>
          <w:sz w:val="18"/>
          <w:szCs w:val="18"/>
          <w:highlight w:val="yellow"/>
        </w:rPr>
        <w:t>)</w:t>
      </w:r>
    </w:p>
    <w:p w14:paraId="4F49D462" w14:textId="35967400" w:rsidR="00D93172" w:rsidRPr="005D35E7" w:rsidRDefault="007A5A16"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highlight w:val="yellow"/>
          <w:u w:val="single"/>
          <w:lang w:eastAsia="zh-CN"/>
        </w:rPr>
        <w:t xml:space="preserve">  </w:t>
      </w:r>
      <w:r w:rsidR="004020CA" w:rsidRPr="005D35E7">
        <w:rPr>
          <w:color w:val="2E74B5" w:themeColor="accent5" w:themeShade="BF"/>
          <w:sz w:val="18"/>
          <w:szCs w:val="18"/>
          <w:highlight w:val="yellow"/>
          <w:u w:val="single"/>
          <w:lang w:eastAsia="zh-CN"/>
        </w:rPr>
        <w:t xml:space="preserve">XX </w:t>
      </w:r>
      <w:r w:rsidRPr="005D35E7">
        <w:rPr>
          <w:color w:val="2E74B5" w:themeColor="accent5" w:themeShade="BF"/>
          <w:sz w:val="18"/>
          <w:szCs w:val="18"/>
          <w:highlight w:val="yellow"/>
          <w:lang w:eastAsia="zh-CN"/>
        </w:rPr>
        <w:t>％</w:t>
      </w:r>
      <w:r w:rsidR="00D234D1" w:rsidRPr="005D35E7">
        <w:rPr>
          <w:color w:val="2E74B5" w:themeColor="accent5" w:themeShade="BF"/>
          <w:sz w:val="18"/>
          <w:szCs w:val="18"/>
          <w:lang w:eastAsia="zh-CN"/>
        </w:rPr>
        <w:t xml:space="preserve"> </w:t>
      </w:r>
      <w:r w:rsidRPr="005D35E7">
        <w:rPr>
          <w:color w:val="2E74B5" w:themeColor="accent5" w:themeShade="BF"/>
          <w:sz w:val="18"/>
          <w:szCs w:val="18"/>
          <w:lang w:eastAsia="zh-CN"/>
        </w:rPr>
        <w:t>of the total Contract value shall be paid by the BUYER to the SELLER by an irrevocable letter of credit</w:t>
      </w:r>
      <w:r w:rsidR="003B0E4C" w:rsidRPr="005D35E7">
        <w:rPr>
          <w:color w:val="2E74B5" w:themeColor="accent5" w:themeShade="BF"/>
          <w:sz w:val="18"/>
          <w:szCs w:val="18"/>
          <w:lang w:eastAsia="zh-CN"/>
        </w:rPr>
        <w:t xml:space="preserve"> </w:t>
      </w:r>
      <w:r w:rsidRPr="005D35E7">
        <w:rPr>
          <w:color w:val="2E74B5" w:themeColor="accent5" w:themeShade="BF"/>
          <w:sz w:val="18"/>
          <w:szCs w:val="18"/>
          <w:lang w:eastAsia="zh-CN"/>
        </w:rPr>
        <w:t>(L/C). The L/C will be issued</w:t>
      </w:r>
      <w:r w:rsidRPr="005D35E7">
        <w:rPr>
          <w:color w:val="2E74B5" w:themeColor="accent5" w:themeShade="BF"/>
          <w:sz w:val="18"/>
          <w:szCs w:val="18"/>
          <w:highlight w:val="yellow"/>
          <w:lang w:eastAsia="zh-CN"/>
        </w:rPr>
        <w:t xml:space="preserve"> XX days</w:t>
      </w:r>
      <w:r w:rsidRPr="005D35E7">
        <w:rPr>
          <w:color w:val="2E74B5" w:themeColor="accent5" w:themeShade="BF"/>
          <w:sz w:val="18"/>
          <w:szCs w:val="18"/>
          <w:lang w:eastAsia="zh-CN"/>
        </w:rPr>
        <w:t xml:space="preserve"> before the date of shipment through the BUYER’s bank, upon receipt from the SELLER of the L/C opening request. The L/C shall be valid until twenty-one (21) days after the last shipment date.</w:t>
      </w:r>
    </w:p>
    <w:p w14:paraId="5E65935C" w14:textId="48CF17FE" w:rsidR="00D93172" w:rsidRPr="005D35E7" w:rsidRDefault="007A5A16"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相当于合同总总价的</w:t>
      </w:r>
      <w:r w:rsidR="00FE0535" w:rsidRPr="005D35E7">
        <w:rPr>
          <w:color w:val="2E74B5" w:themeColor="accent5" w:themeShade="BF"/>
          <w:sz w:val="18"/>
          <w:szCs w:val="18"/>
          <w:highlight w:val="yellow"/>
          <w:u w:val="single"/>
          <w:lang w:eastAsia="zh-CN"/>
        </w:rPr>
        <w:t xml:space="preserve">  XX </w:t>
      </w:r>
      <w:r w:rsidR="00FE0535" w:rsidRPr="005D35E7">
        <w:rPr>
          <w:color w:val="2E74B5" w:themeColor="accent5" w:themeShade="BF"/>
          <w:sz w:val="18"/>
          <w:szCs w:val="18"/>
          <w:highlight w:val="yellow"/>
          <w:lang w:eastAsia="zh-CN"/>
        </w:rPr>
        <w:t>％</w:t>
      </w:r>
      <w:r w:rsidRPr="005D35E7">
        <w:rPr>
          <w:color w:val="2E74B5" w:themeColor="accent5" w:themeShade="BF"/>
          <w:sz w:val="18"/>
          <w:szCs w:val="18"/>
          <w:lang w:eastAsia="zh-CN"/>
        </w:rPr>
        <w:t>的货款应由买方以不可撤销信用证方式支付给卖方。买方在收到卖方开证要求后，应在装运前</w:t>
      </w:r>
      <w:r w:rsidRPr="005D35E7">
        <w:rPr>
          <w:color w:val="2E74B5" w:themeColor="accent5" w:themeShade="BF"/>
          <w:sz w:val="18"/>
          <w:szCs w:val="18"/>
          <w:highlight w:val="yellow"/>
          <w:lang w:eastAsia="zh-CN"/>
        </w:rPr>
        <w:t>XX</w:t>
      </w:r>
      <w:r w:rsidRPr="005D35E7">
        <w:rPr>
          <w:color w:val="2E74B5" w:themeColor="accent5" w:themeShade="BF"/>
          <w:sz w:val="18"/>
          <w:szCs w:val="18"/>
          <w:lang w:eastAsia="zh-CN"/>
        </w:rPr>
        <w:t>天，通过买方银行开出信用证。信用证有效期至最迟装运日期以后</w:t>
      </w:r>
      <w:r w:rsidRPr="005D35E7">
        <w:rPr>
          <w:color w:val="2E74B5" w:themeColor="accent5" w:themeShade="BF"/>
          <w:sz w:val="18"/>
          <w:szCs w:val="18"/>
          <w:lang w:eastAsia="zh-CN"/>
        </w:rPr>
        <w:t>21</w:t>
      </w:r>
      <w:r w:rsidRPr="005D35E7">
        <w:rPr>
          <w:color w:val="2E74B5" w:themeColor="accent5" w:themeShade="BF"/>
          <w:sz w:val="18"/>
          <w:szCs w:val="18"/>
          <w:lang w:eastAsia="zh-CN"/>
        </w:rPr>
        <w:t>天。</w:t>
      </w:r>
    </w:p>
    <w:p w14:paraId="79D30F81" w14:textId="5AFB7380" w:rsidR="00D93172" w:rsidRPr="005D35E7" w:rsidRDefault="007A5A16"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 xml:space="preserve">The SELLER shall present the following documents through his bank to the BUYER’s bank for negotiation within </w:t>
      </w:r>
      <w:r w:rsidR="00A97EB2" w:rsidRPr="005D35E7">
        <w:rPr>
          <w:color w:val="2E74B5" w:themeColor="accent5" w:themeShade="BF"/>
          <w:sz w:val="18"/>
          <w:szCs w:val="18"/>
          <w:lang w:eastAsia="zh-CN"/>
        </w:rPr>
        <w:t>seven</w:t>
      </w:r>
      <w:r w:rsidRPr="005D35E7">
        <w:rPr>
          <w:color w:val="2E74B5" w:themeColor="accent5" w:themeShade="BF"/>
          <w:sz w:val="18"/>
          <w:szCs w:val="18"/>
          <w:lang w:eastAsia="zh-CN"/>
        </w:rPr>
        <w:t xml:space="preserve"> (</w:t>
      </w:r>
      <w:r w:rsidR="00A97EB2" w:rsidRPr="005D35E7">
        <w:rPr>
          <w:color w:val="2E74B5" w:themeColor="accent5" w:themeShade="BF"/>
          <w:sz w:val="18"/>
          <w:szCs w:val="18"/>
          <w:lang w:eastAsia="zh-CN"/>
        </w:rPr>
        <w:t>7</w:t>
      </w:r>
      <w:r w:rsidRPr="005D35E7">
        <w:rPr>
          <w:color w:val="2E74B5" w:themeColor="accent5" w:themeShade="BF"/>
          <w:sz w:val="18"/>
          <w:szCs w:val="18"/>
          <w:lang w:eastAsia="zh-CN"/>
        </w:rPr>
        <w:t>) days after the shipment.</w:t>
      </w:r>
    </w:p>
    <w:p w14:paraId="3106B4F6" w14:textId="1A0CCE14" w:rsidR="00D93172" w:rsidRPr="005D35E7" w:rsidRDefault="007A5A16" w:rsidP="00F812C1">
      <w:pPr>
        <w:adjustRightInd w:val="0"/>
        <w:snapToGrid w:val="0"/>
        <w:spacing w:beforeLines="50" w:before="120"/>
        <w:contextualSpacing/>
        <w:jc w:val="both"/>
        <w:rPr>
          <w:color w:val="2E74B5" w:themeColor="accent5" w:themeShade="BF"/>
          <w:sz w:val="18"/>
          <w:szCs w:val="18"/>
          <w:lang w:eastAsia="zh-CN"/>
        </w:rPr>
      </w:pPr>
      <w:r w:rsidRPr="005D35E7">
        <w:rPr>
          <w:color w:val="2E74B5" w:themeColor="accent5" w:themeShade="BF"/>
          <w:sz w:val="18"/>
          <w:szCs w:val="18"/>
          <w:lang w:eastAsia="zh-CN"/>
        </w:rPr>
        <w:t>卖方应在装运后</w:t>
      </w:r>
      <w:r w:rsidR="00A97EB2" w:rsidRPr="005D35E7">
        <w:rPr>
          <w:color w:val="2E74B5" w:themeColor="accent5" w:themeShade="BF"/>
          <w:sz w:val="18"/>
          <w:szCs w:val="18"/>
          <w:lang w:eastAsia="zh-CN"/>
        </w:rPr>
        <w:t>7</w:t>
      </w:r>
      <w:r w:rsidRPr="005D35E7">
        <w:rPr>
          <w:color w:val="2E74B5" w:themeColor="accent5" w:themeShade="BF"/>
          <w:sz w:val="18"/>
          <w:szCs w:val="18"/>
          <w:lang w:eastAsia="zh-CN"/>
        </w:rPr>
        <w:t>天内通过其银行向买方银行提交下列单据进行交单议付。</w:t>
      </w:r>
    </w:p>
    <w:p w14:paraId="1767B51B" w14:textId="42A9A5FC" w:rsidR="00D93172"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Bill of Lading/Airway Bill</w:t>
      </w:r>
      <w:r w:rsidRPr="005D35E7">
        <w:rPr>
          <w:color w:val="2E74B5" w:themeColor="accent5" w:themeShade="BF"/>
          <w:spacing w:val="-2"/>
          <w:sz w:val="18"/>
          <w:szCs w:val="18"/>
          <w:lang w:eastAsia="zh-CN"/>
        </w:rPr>
        <w:t>海运提单</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空运单</w:t>
      </w:r>
    </w:p>
    <w:p w14:paraId="2D7216F4" w14:textId="1CA699D4" w:rsidR="00D234D1" w:rsidRPr="005D35E7" w:rsidRDefault="007A5A16" w:rsidP="00F812C1">
      <w:pPr>
        <w:pStyle w:val="aff"/>
        <w:widowControl w:val="0"/>
        <w:numPr>
          <w:ilvl w:val="4"/>
          <w:numId w:val="22"/>
        </w:numPr>
        <w:tabs>
          <w:tab w:val="left" w:pos="1418"/>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rPr>
      </w:pPr>
      <w:r w:rsidRPr="005D35E7">
        <w:rPr>
          <w:color w:val="2E74B5" w:themeColor="accent5" w:themeShade="BF"/>
          <w:spacing w:val="-2"/>
          <w:sz w:val="18"/>
          <w:szCs w:val="18"/>
          <w:lang w:eastAsia="zh-CN"/>
        </w:rPr>
        <w:t xml:space="preserve"> In case of </w:t>
      </w:r>
      <w:r w:rsidR="00F812C1" w:rsidRPr="005D35E7">
        <w:rPr>
          <w:color w:val="2E74B5" w:themeColor="accent5" w:themeShade="BF"/>
          <w:spacing w:val="-2"/>
          <w:sz w:val="18"/>
          <w:szCs w:val="18"/>
          <w:lang w:eastAsia="zh-CN"/>
        </w:rPr>
        <w:t>long-time</w:t>
      </w:r>
      <w:r w:rsidRPr="005D35E7">
        <w:rPr>
          <w:color w:val="2E74B5" w:themeColor="accent5" w:themeShade="BF"/>
          <w:spacing w:val="-2"/>
          <w:sz w:val="18"/>
          <w:szCs w:val="18"/>
          <w:lang w:eastAsia="zh-CN"/>
        </w:rPr>
        <w:t xml:space="preserve"> sea-freight: F</w:t>
      </w:r>
      <w:r w:rsidRPr="005D35E7">
        <w:rPr>
          <w:color w:val="2E74B5" w:themeColor="accent5" w:themeShade="BF"/>
          <w:spacing w:val="-2"/>
          <w:sz w:val="18"/>
          <w:szCs w:val="18"/>
        </w:rPr>
        <w:t xml:space="preserve">ull set of original </w:t>
      </w:r>
      <w:r w:rsidRPr="005D35E7">
        <w:rPr>
          <w:color w:val="2E74B5" w:themeColor="accent5" w:themeShade="BF"/>
          <w:spacing w:val="-2"/>
          <w:sz w:val="18"/>
          <w:szCs w:val="18"/>
          <w:lang w:eastAsia="zh-CN"/>
        </w:rPr>
        <w:t>“</w:t>
      </w:r>
      <w:r w:rsidRPr="005D35E7">
        <w:rPr>
          <w:color w:val="2E74B5" w:themeColor="accent5" w:themeShade="BF"/>
          <w:spacing w:val="-2"/>
          <w:sz w:val="18"/>
          <w:szCs w:val="18"/>
        </w:rPr>
        <w:t>clean on board” ocean Bill of Lading, marked "Freight</w:t>
      </w:r>
      <w:r w:rsidRPr="005D35E7">
        <w:rPr>
          <w:color w:val="2E74B5" w:themeColor="accent5" w:themeShade="BF"/>
          <w:spacing w:val="-2"/>
          <w:sz w:val="18"/>
          <w:szCs w:val="18"/>
          <w:lang w:eastAsia="zh-CN"/>
        </w:rPr>
        <w:t xml:space="preserve"> to be collected (FOB)</w:t>
      </w:r>
      <w:r w:rsidRPr="005D35E7">
        <w:rPr>
          <w:color w:val="2E74B5" w:themeColor="accent5" w:themeShade="BF"/>
          <w:spacing w:val="-2"/>
          <w:sz w:val="18"/>
          <w:szCs w:val="18"/>
        </w:rPr>
        <w:t>"</w:t>
      </w:r>
      <w:r w:rsidR="00F812C1" w:rsidRPr="005D35E7">
        <w:rPr>
          <w:color w:val="2E74B5" w:themeColor="accent5" w:themeShade="BF"/>
          <w:spacing w:val="-2"/>
          <w:sz w:val="18"/>
          <w:szCs w:val="18"/>
          <w:lang w:eastAsia="zh-CN"/>
        </w:rPr>
        <w:t>/” Freight</w:t>
      </w:r>
      <w:r w:rsidRPr="005D35E7">
        <w:rPr>
          <w:color w:val="2E74B5" w:themeColor="accent5" w:themeShade="BF"/>
          <w:spacing w:val="-2"/>
          <w:sz w:val="18"/>
          <w:szCs w:val="18"/>
          <w:lang w:eastAsia="zh-CN"/>
        </w:rPr>
        <w:t xml:space="preserve"> </w:t>
      </w:r>
      <w:r w:rsidR="00F812C1" w:rsidRPr="005D35E7">
        <w:rPr>
          <w:color w:val="2E74B5" w:themeColor="accent5" w:themeShade="BF"/>
          <w:spacing w:val="-2"/>
          <w:sz w:val="18"/>
          <w:szCs w:val="18"/>
          <w:lang w:eastAsia="zh-CN"/>
        </w:rPr>
        <w:t>Prepaid (</w:t>
      </w:r>
      <w:r w:rsidRPr="005D35E7">
        <w:rPr>
          <w:color w:val="2E74B5" w:themeColor="accent5" w:themeShade="BF"/>
          <w:spacing w:val="-2"/>
          <w:sz w:val="18"/>
          <w:szCs w:val="18"/>
          <w:lang w:eastAsia="zh-CN"/>
        </w:rPr>
        <w:t>CIF and CFR)”,</w:t>
      </w:r>
      <w:r w:rsidRPr="005D35E7">
        <w:rPr>
          <w:color w:val="2E74B5" w:themeColor="accent5" w:themeShade="BF"/>
          <w:spacing w:val="-2"/>
          <w:sz w:val="18"/>
          <w:szCs w:val="18"/>
        </w:rPr>
        <w:t xml:space="preserve"> </w:t>
      </w:r>
      <w:r w:rsidRPr="005D35E7">
        <w:rPr>
          <w:color w:val="2E74B5" w:themeColor="accent5" w:themeShade="BF"/>
          <w:spacing w:val="-2"/>
          <w:sz w:val="18"/>
          <w:szCs w:val="18"/>
          <w:lang w:eastAsia="zh-CN"/>
        </w:rPr>
        <w:t>Contract No. and shipping mark, made out to order and blank endorsed, notifying the BUYER with typing its complete address and telephone number.</w:t>
      </w:r>
    </w:p>
    <w:p w14:paraId="69C5F47B" w14:textId="0CE75899" w:rsidR="00D93172" w:rsidRPr="005D35E7" w:rsidRDefault="007A5A16" w:rsidP="00F812C1">
      <w:pPr>
        <w:pStyle w:val="aff"/>
        <w:widowControl w:val="0"/>
        <w:tabs>
          <w:tab w:val="left" w:pos="1418"/>
        </w:tabs>
        <w:suppressAutoHyphens/>
        <w:adjustRightInd w:val="0"/>
        <w:snapToGrid w:val="0"/>
        <w:spacing w:beforeLines="50" w:before="120"/>
        <w:ind w:left="1070"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在长时间海运情况下：全套正本已装船清洁海运提单，标明</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运费到付（</w:t>
      </w:r>
      <w:r w:rsidRPr="005D35E7">
        <w:rPr>
          <w:color w:val="2E74B5" w:themeColor="accent5" w:themeShade="BF"/>
          <w:spacing w:val="-2"/>
          <w:sz w:val="18"/>
          <w:szCs w:val="18"/>
          <w:lang w:eastAsia="zh-CN"/>
        </w:rPr>
        <w:t>FOB</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运费已付</w:t>
      </w:r>
      <w:r w:rsidRPr="005D35E7">
        <w:rPr>
          <w:color w:val="2E74B5" w:themeColor="accent5" w:themeShade="BF"/>
          <w:spacing w:val="-2"/>
          <w:sz w:val="18"/>
          <w:szCs w:val="18"/>
          <w:lang w:eastAsia="zh-CN"/>
        </w:rPr>
        <w:t>(CIF</w:t>
      </w:r>
      <w:r w:rsidRPr="005D35E7">
        <w:rPr>
          <w:color w:val="2E74B5" w:themeColor="accent5" w:themeShade="BF"/>
          <w:spacing w:val="-2"/>
          <w:sz w:val="18"/>
          <w:szCs w:val="18"/>
          <w:lang w:eastAsia="zh-CN"/>
        </w:rPr>
        <w:t>或者</w:t>
      </w:r>
      <w:r w:rsidRPr="005D35E7">
        <w:rPr>
          <w:color w:val="2E74B5" w:themeColor="accent5" w:themeShade="BF"/>
          <w:spacing w:val="-2"/>
          <w:sz w:val="18"/>
          <w:szCs w:val="18"/>
          <w:lang w:eastAsia="zh-CN"/>
        </w:rPr>
        <w:t>CFR</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、合同号、</w:t>
      </w:r>
      <w:proofErr w:type="gramStart"/>
      <w:r w:rsidRPr="005D35E7">
        <w:rPr>
          <w:color w:val="2E74B5" w:themeColor="accent5" w:themeShade="BF"/>
          <w:spacing w:val="-2"/>
          <w:sz w:val="18"/>
          <w:szCs w:val="18"/>
          <w:lang w:eastAsia="zh-CN"/>
        </w:rPr>
        <w:t>唛</w:t>
      </w:r>
      <w:proofErr w:type="gramEnd"/>
      <w:r w:rsidRPr="005D35E7">
        <w:rPr>
          <w:color w:val="2E74B5" w:themeColor="accent5" w:themeShade="BF"/>
          <w:spacing w:val="-2"/>
          <w:sz w:val="18"/>
          <w:szCs w:val="18"/>
          <w:lang w:eastAsia="zh-CN"/>
        </w:rPr>
        <w:t>头，空白抬头并空白背书，并注明通知人为买方且注明买方的完整地址及联系电话</w:t>
      </w:r>
      <w:r w:rsidRPr="005D35E7">
        <w:rPr>
          <w:color w:val="2E74B5" w:themeColor="accent5" w:themeShade="BF"/>
          <w:spacing w:val="-2"/>
          <w:sz w:val="18"/>
          <w:szCs w:val="18"/>
          <w:lang w:eastAsia="zh-CN"/>
        </w:rPr>
        <w:t>;</w:t>
      </w:r>
    </w:p>
    <w:p w14:paraId="74872BC1" w14:textId="77777777" w:rsidR="00D234D1" w:rsidRPr="005D35E7" w:rsidRDefault="007A5A16" w:rsidP="00F812C1">
      <w:pPr>
        <w:pStyle w:val="aff"/>
        <w:widowControl w:val="0"/>
        <w:numPr>
          <w:ilvl w:val="4"/>
          <w:numId w:val="22"/>
        </w:numPr>
        <w:tabs>
          <w:tab w:val="left" w:pos="1418"/>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bookmarkStart w:id="24" w:name="OLE_LINK7"/>
      <w:bookmarkStart w:id="25" w:name="OLE_LINK8"/>
      <w:r w:rsidRPr="005D35E7">
        <w:rPr>
          <w:color w:val="2E74B5" w:themeColor="accent5" w:themeShade="BF"/>
          <w:spacing w:val="-2"/>
          <w:sz w:val="18"/>
          <w:szCs w:val="18"/>
        </w:rPr>
        <w:t xml:space="preserve">In case of </w:t>
      </w:r>
      <w:r w:rsidRPr="005D35E7">
        <w:rPr>
          <w:color w:val="2E74B5" w:themeColor="accent5" w:themeShade="BF"/>
          <w:spacing w:val="-2"/>
          <w:sz w:val="18"/>
          <w:szCs w:val="18"/>
          <w:lang w:eastAsia="zh-CN"/>
        </w:rPr>
        <w:t>short time sea-freight, su</w:t>
      </w:r>
      <w:r w:rsidR="00A97EB2" w:rsidRPr="005D35E7">
        <w:rPr>
          <w:color w:val="2E74B5" w:themeColor="accent5" w:themeShade="BF"/>
          <w:spacing w:val="-2"/>
          <w:sz w:val="18"/>
          <w:szCs w:val="18"/>
          <w:lang w:eastAsia="zh-CN"/>
        </w:rPr>
        <w:t>ch</w:t>
      </w:r>
      <w:r w:rsidRPr="005D35E7">
        <w:rPr>
          <w:color w:val="2E74B5" w:themeColor="accent5" w:themeShade="BF"/>
          <w:spacing w:val="-2"/>
          <w:sz w:val="18"/>
          <w:szCs w:val="18"/>
          <w:lang w:eastAsia="zh-CN"/>
        </w:rPr>
        <w:t xml:space="preserve"> as</w:t>
      </w:r>
      <w:r w:rsidRPr="005D35E7">
        <w:rPr>
          <w:color w:val="2E74B5" w:themeColor="accent5" w:themeShade="BF"/>
          <w:spacing w:val="-2"/>
          <w:sz w:val="18"/>
          <w:szCs w:val="18"/>
        </w:rPr>
        <w:t xml:space="preserve"> shipment from Hong Kong, Japan, Korea or South-East Asia etc.</w:t>
      </w:r>
      <w:r w:rsidR="00D234D1" w:rsidRPr="005D35E7">
        <w:rPr>
          <w:color w:val="2E74B5" w:themeColor="accent5" w:themeShade="BF"/>
          <w:spacing w:val="-2"/>
          <w:sz w:val="18"/>
          <w:szCs w:val="18"/>
        </w:rPr>
        <w:t xml:space="preserve">; </w:t>
      </w:r>
      <w:r w:rsidR="00427F90" w:rsidRPr="005D35E7">
        <w:rPr>
          <w:color w:val="2E74B5" w:themeColor="accent5" w:themeShade="BF"/>
          <w:spacing w:val="-2"/>
          <w:sz w:val="18"/>
          <w:szCs w:val="18"/>
          <w:highlight w:val="yellow"/>
        </w:rPr>
        <w:t>telex release</w:t>
      </w:r>
      <w:r w:rsidR="00427F90" w:rsidRPr="005D35E7">
        <w:rPr>
          <w:color w:val="2E74B5" w:themeColor="accent5" w:themeShade="BF"/>
          <w:spacing w:val="-2"/>
          <w:sz w:val="18"/>
          <w:szCs w:val="18"/>
        </w:rPr>
        <w:t xml:space="preserve"> </w:t>
      </w:r>
      <w:r w:rsidRPr="005D35E7">
        <w:rPr>
          <w:color w:val="2E74B5" w:themeColor="accent5" w:themeShade="BF"/>
          <w:spacing w:val="-2"/>
          <w:sz w:val="18"/>
          <w:szCs w:val="18"/>
          <w:lang w:eastAsia="zh-CN"/>
        </w:rPr>
        <w:t>“</w:t>
      </w:r>
      <w:r w:rsidRPr="005D35E7">
        <w:rPr>
          <w:color w:val="2E74B5" w:themeColor="accent5" w:themeShade="BF"/>
          <w:spacing w:val="-2"/>
          <w:sz w:val="18"/>
          <w:szCs w:val="18"/>
        </w:rPr>
        <w:t>clean on board” ocean Bill of Lading, marked "Freight</w:t>
      </w:r>
      <w:r w:rsidRPr="005D35E7">
        <w:rPr>
          <w:color w:val="2E74B5" w:themeColor="accent5" w:themeShade="BF"/>
          <w:spacing w:val="-2"/>
          <w:sz w:val="18"/>
          <w:szCs w:val="18"/>
          <w:lang w:eastAsia="zh-CN"/>
        </w:rPr>
        <w:t xml:space="preserve"> to be collected (FOB)</w:t>
      </w:r>
      <w:r w:rsidRPr="005D35E7">
        <w:rPr>
          <w:color w:val="2E74B5" w:themeColor="accent5" w:themeShade="BF"/>
          <w:spacing w:val="-2"/>
          <w:sz w:val="18"/>
          <w:szCs w:val="18"/>
        </w:rPr>
        <w:t>"</w:t>
      </w:r>
      <w:r w:rsidRPr="005D35E7">
        <w:rPr>
          <w:color w:val="2E74B5" w:themeColor="accent5" w:themeShade="BF"/>
          <w:spacing w:val="-2"/>
          <w:sz w:val="18"/>
          <w:szCs w:val="18"/>
          <w:lang w:eastAsia="zh-CN"/>
        </w:rPr>
        <w:t>/”Freight Prepaid</w:t>
      </w:r>
      <w:r w:rsidR="003B0E4C" w:rsidRPr="005D35E7">
        <w:rPr>
          <w:color w:val="2E74B5" w:themeColor="accent5" w:themeShade="BF"/>
          <w:spacing w:val="-2"/>
          <w:sz w:val="18"/>
          <w:szCs w:val="18"/>
          <w:lang w:eastAsia="zh-CN"/>
        </w:rPr>
        <w:t xml:space="preserve"> </w:t>
      </w:r>
      <w:r w:rsidRPr="005D35E7">
        <w:rPr>
          <w:color w:val="2E74B5" w:themeColor="accent5" w:themeShade="BF"/>
          <w:spacing w:val="-2"/>
          <w:sz w:val="18"/>
          <w:szCs w:val="18"/>
          <w:lang w:eastAsia="zh-CN"/>
        </w:rPr>
        <w:t>(CIF and CFR)”,</w:t>
      </w:r>
      <w:r w:rsidRPr="005D35E7">
        <w:rPr>
          <w:color w:val="2E74B5" w:themeColor="accent5" w:themeShade="BF"/>
          <w:spacing w:val="-2"/>
          <w:sz w:val="18"/>
          <w:szCs w:val="18"/>
        </w:rPr>
        <w:t xml:space="preserve"> </w:t>
      </w:r>
      <w:r w:rsidRPr="005D35E7">
        <w:rPr>
          <w:color w:val="2E74B5" w:themeColor="accent5" w:themeShade="BF"/>
          <w:spacing w:val="-2"/>
          <w:sz w:val="18"/>
          <w:szCs w:val="18"/>
          <w:lang w:eastAsia="zh-CN"/>
        </w:rPr>
        <w:t>Contract No. and shipping mark, made out to order and blank endorsed, notifying the BUYER with typing its complete address and telephone number.</w:t>
      </w:r>
      <w:r w:rsidR="00046C20" w:rsidRPr="005D35E7">
        <w:rPr>
          <w:sz w:val="18"/>
          <w:szCs w:val="18"/>
        </w:rPr>
        <w:t xml:space="preserve"> </w:t>
      </w:r>
      <w:bookmarkEnd w:id="24"/>
      <w:bookmarkEnd w:id="25"/>
    </w:p>
    <w:p w14:paraId="6344EDE8" w14:textId="00A69403" w:rsidR="009C384A" w:rsidRPr="005D35E7" w:rsidRDefault="007A5A16" w:rsidP="00F812C1">
      <w:pPr>
        <w:pStyle w:val="aff"/>
        <w:widowControl w:val="0"/>
        <w:tabs>
          <w:tab w:val="left" w:pos="1418"/>
        </w:tabs>
        <w:suppressAutoHyphens/>
        <w:adjustRightInd w:val="0"/>
        <w:snapToGrid w:val="0"/>
        <w:spacing w:beforeLines="50" w:before="120"/>
        <w:ind w:left="1070"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在短时间海运情况下，例如通过香港、日本、韩国或东南亚运输的情况下：</w:t>
      </w:r>
      <w:proofErr w:type="gramStart"/>
      <w:r w:rsidR="00427F90" w:rsidRPr="005D35E7">
        <w:rPr>
          <w:color w:val="2E74B5" w:themeColor="accent5" w:themeShade="BF"/>
          <w:spacing w:val="-2"/>
          <w:sz w:val="18"/>
          <w:szCs w:val="18"/>
          <w:highlight w:val="yellow"/>
          <w:lang w:eastAsia="zh-CN"/>
        </w:rPr>
        <w:t>电放</w:t>
      </w:r>
      <w:r w:rsidRPr="005D35E7">
        <w:rPr>
          <w:color w:val="2E74B5" w:themeColor="accent5" w:themeShade="BF"/>
          <w:spacing w:val="-2"/>
          <w:sz w:val="18"/>
          <w:szCs w:val="18"/>
          <w:lang w:eastAsia="zh-CN"/>
        </w:rPr>
        <w:t>已装船</w:t>
      </w:r>
      <w:proofErr w:type="gramEnd"/>
      <w:r w:rsidRPr="005D35E7">
        <w:rPr>
          <w:color w:val="2E74B5" w:themeColor="accent5" w:themeShade="BF"/>
          <w:spacing w:val="-2"/>
          <w:sz w:val="18"/>
          <w:szCs w:val="18"/>
          <w:lang w:eastAsia="zh-CN"/>
        </w:rPr>
        <w:t>清洁海运提单，标明</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运费到付（</w:t>
      </w:r>
      <w:r w:rsidRPr="005D35E7">
        <w:rPr>
          <w:color w:val="2E74B5" w:themeColor="accent5" w:themeShade="BF"/>
          <w:spacing w:val="-2"/>
          <w:sz w:val="18"/>
          <w:szCs w:val="18"/>
          <w:lang w:eastAsia="zh-CN"/>
        </w:rPr>
        <w:t>FOB</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运费已付</w:t>
      </w:r>
      <w:r w:rsidR="004020CA"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CIF</w:t>
      </w:r>
      <w:r w:rsidRPr="005D35E7">
        <w:rPr>
          <w:color w:val="2E74B5" w:themeColor="accent5" w:themeShade="BF"/>
          <w:spacing w:val="-2"/>
          <w:sz w:val="18"/>
          <w:szCs w:val="18"/>
          <w:lang w:eastAsia="zh-CN"/>
        </w:rPr>
        <w:t>或者</w:t>
      </w:r>
      <w:r w:rsidRPr="005D35E7">
        <w:rPr>
          <w:color w:val="2E74B5" w:themeColor="accent5" w:themeShade="BF"/>
          <w:spacing w:val="-2"/>
          <w:sz w:val="18"/>
          <w:szCs w:val="18"/>
          <w:lang w:eastAsia="zh-CN"/>
        </w:rPr>
        <w:t>CFR</w:t>
      </w:r>
      <w:r w:rsidRPr="005D35E7">
        <w:rPr>
          <w:color w:val="2E74B5" w:themeColor="accent5" w:themeShade="BF"/>
          <w:spacing w:val="-2"/>
          <w:sz w:val="18"/>
          <w:szCs w:val="18"/>
          <w:lang w:eastAsia="zh-CN"/>
        </w:rPr>
        <w:t>情况下</w:t>
      </w:r>
      <w:r w:rsidR="004020CA"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、合同号、</w:t>
      </w:r>
      <w:proofErr w:type="gramStart"/>
      <w:r w:rsidRPr="005D35E7">
        <w:rPr>
          <w:color w:val="2E74B5" w:themeColor="accent5" w:themeShade="BF"/>
          <w:spacing w:val="-2"/>
          <w:sz w:val="18"/>
          <w:szCs w:val="18"/>
          <w:lang w:eastAsia="zh-CN"/>
        </w:rPr>
        <w:t>唛</w:t>
      </w:r>
      <w:proofErr w:type="gramEnd"/>
      <w:r w:rsidRPr="005D35E7">
        <w:rPr>
          <w:color w:val="2E74B5" w:themeColor="accent5" w:themeShade="BF"/>
          <w:spacing w:val="-2"/>
          <w:sz w:val="18"/>
          <w:szCs w:val="18"/>
          <w:lang w:eastAsia="zh-CN"/>
        </w:rPr>
        <w:t>头，空白抬头并空白背书，并注明通知人为买方且注明买方的完整地址及联系电话</w:t>
      </w:r>
      <w:r w:rsidR="0020398F" w:rsidRPr="005D35E7">
        <w:rPr>
          <w:color w:val="2E74B5" w:themeColor="accent5" w:themeShade="BF"/>
          <w:spacing w:val="-2"/>
          <w:sz w:val="18"/>
          <w:szCs w:val="18"/>
          <w:lang w:eastAsia="zh-CN"/>
        </w:rPr>
        <w:t>。</w:t>
      </w:r>
      <w:r w:rsidR="00046C20" w:rsidRPr="005D35E7">
        <w:rPr>
          <w:color w:val="2E74B5" w:themeColor="accent5" w:themeShade="BF"/>
          <w:spacing w:val="-2"/>
          <w:sz w:val="18"/>
          <w:szCs w:val="18"/>
          <w:lang w:eastAsia="zh-CN"/>
        </w:rPr>
        <w:t xml:space="preserve"> </w:t>
      </w:r>
    </w:p>
    <w:p w14:paraId="18E8A609" w14:textId="77777777" w:rsidR="00D234D1" w:rsidRPr="005D35E7" w:rsidRDefault="007A5A16" w:rsidP="00F812C1">
      <w:pPr>
        <w:pStyle w:val="aff"/>
        <w:widowControl w:val="0"/>
        <w:numPr>
          <w:ilvl w:val="4"/>
          <w:numId w:val="22"/>
        </w:numPr>
        <w:tabs>
          <w:tab w:val="left" w:pos="1418"/>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In case of air-freight: One original and one copy of airway bill marked “Freight to be collected (FCA)”/ “Freight Prepaid</w:t>
      </w:r>
      <w:r w:rsidR="00BB65CB" w:rsidRPr="005D35E7">
        <w:rPr>
          <w:color w:val="2E74B5" w:themeColor="accent5" w:themeShade="BF"/>
          <w:spacing w:val="-2"/>
          <w:sz w:val="18"/>
          <w:szCs w:val="18"/>
          <w:lang w:eastAsia="zh-CN"/>
        </w:rPr>
        <w:t xml:space="preserve"> </w:t>
      </w:r>
      <w:r w:rsidRPr="005D35E7">
        <w:rPr>
          <w:color w:val="2E74B5" w:themeColor="accent5" w:themeShade="BF"/>
          <w:spacing w:val="-2"/>
          <w:sz w:val="18"/>
          <w:szCs w:val="18"/>
          <w:lang w:eastAsia="zh-CN"/>
        </w:rPr>
        <w:t>(CIP&amp;CPT)”, Contract No. and shipping marks and consigned to the BUYER.</w:t>
      </w:r>
    </w:p>
    <w:p w14:paraId="545E5ED8" w14:textId="303667B6" w:rsidR="00D93172" w:rsidRPr="005D35E7" w:rsidRDefault="007A5A16" w:rsidP="00F812C1">
      <w:pPr>
        <w:pStyle w:val="aff"/>
        <w:widowControl w:val="0"/>
        <w:tabs>
          <w:tab w:val="left" w:pos="1418"/>
        </w:tabs>
        <w:suppressAutoHyphens/>
        <w:adjustRightInd w:val="0"/>
        <w:snapToGrid w:val="0"/>
        <w:spacing w:beforeLines="50" w:before="120"/>
        <w:ind w:left="1070"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在空运情况下：一份正本、一份复本空运单，注明</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运费到付（</w:t>
      </w:r>
      <w:r w:rsidRPr="005D35E7">
        <w:rPr>
          <w:color w:val="2E74B5" w:themeColor="accent5" w:themeShade="BF"/>
          <w:spacing w:val="-2"/>
          <w:sz w:val="18"/>
          <w:szCs w:val="18"/>
          <w:lang w:eastAsia="zh-CN"/>
        </w:rPr>
        <w:t>FCA</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运费已付</w:t>
      </w:r>
      <w:r w:rsidR="004020CA"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CIP</w:t>
      </w:r>
      <w:r w:rsidRPr="005D35E7">
        <w:rPr>
          <w:color w:val="2E74B5" w:themeColor="accent5" w:themeShade="BF"/>
          <w:spacing w:val="-2"/>
          <w:sz w:val="18"/>
          <w:szCs w:val="18"/>
          <w:lang w:eastAsia="zh-CN"/>
        </w:rPr>
        <w:t>或者</w:t>
      </w:r>
      <w:r w:rsidRPr="005D35E7">
        <w:rPr>
          <w:color w:val="2E74B5" w:themeColor="accent5" w:themeShade="BF"/>
          <w:spacing w:val="-2"/>
          <w:sz w:val="18"/>
          <w:szCs w:val="18"/>
          <w:lang w:eastAsia="zh-CN"/>
        </w:rPr>
        <w:t>CPT</w:t>
      </w:r>
      <w:r w:rsidR="004020CA"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情况下</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t>、</w:t>
      </w:r>
      <w:r w:rsidRPr="005D35E7">
        <w:rPr>
          <w:color w:val="2E74B5" w:themeColor="accent5" w:themeShade="BF"/>
          <w:spacing w:val="-2"/>
          <w:sz w:val="18"/>
          <w:szCs w:val="18"/>
          <w:lang w:eastAsia="zh-CN"/>
        </w:rPr>
        <w:lastRenderedPageBreak/>
        <w:t>合同号、</w:t>
      </w:r>
      <w:proofErr w:type="gramStart"/>
      <w:r w:rsidRPr="005D35E7">
        <w:rPr>
          <w:color w:val="2E74B5" w:themeColor="accent5" w:themeShade="BF"/>
          <w:spacing w:val="-2"/>
          <w:sz w:val="18"/>
          <w:szCs w:val="18"/>
          <w:lang w:eastAsia="zh-CN"/>
        </w:rPr>
        <w:t>唛</w:t>
      </w:r>
      <w:proofErr w:type="gramEnd"/>
      <w:r w:rsidRPr="005D35E7">
        <w:rPr>
          <w:color w:val="2E74B5" w:themeColor="accent5" w:themeShade="BF"/>
          <w:spacing w:val="-2"/>
          <w:sz w:val="18"/>
          <w:szCs w:val="18"/>
          <w:lang w:eastAsia="zh-CN"/>
        </w:rPr>
        <w:t>头，并注明收货人为买方。</w:t>
      </w:r>
    </w:p>
    <w:p w14:paraId="43963AFC" w14:textId="77777777" w:rsidR="00FE0535"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z w:val="18"/>
          <w:szCs w:val="18"/>
          <w:lang w:eastAsia="zh-CN"/>
        </w:rPr>
        <w:t>Six</w:t>
      </w:r>
      <w:r w:rsidRPr="005D35E7">
        <w:rPr>
          <w:color w:val="2E74B5" w:themeColor="accent5" w:themeShade="BF"/>
          <w:sz w:val="18"/>
          <w:szCs w:val="18"/>
        </w:rPr>
        <w:t xml:space="preserve"> (</w:t>
      </w:r>
      <w:r w:rsidRPr="005D35E7">
        <w:rPr>
          <w:color w:val="2E74B5" w:themeColor="accent5" w:themeShade="BF"/>
          <w:sz w:val="18"/>
          <w:szCs w:val="18"/>
          <w:lang w:eastAsia="zh-CN"/>
        </w:rPr>
        <w:t>6</w:t>
      </w:r>
      <w:r w:rsidRPr="005D35E7">
        <w:rPr>
          <w:color w:val="2E74B5" w:themeColor="accent5" w:themeShade="BF"/>
          <w:sz w:val="18"/>
          <w:szCs w:val="18"/>
        </w:rPr>
        <w:t xml:space="preserve">) original of commercial invoice indicating the Contract number, </w:t>
      </w:r>
      <w:r w:rsidRPr="005D35E7">
        <w:rPr>
          <w:color w:val="2E74B5" w:themeColor="accent5" w:themeShade="BF"/>
          <w:sz w:val="18"/>
          <w:szCs w:val="18"/>
          <w:lang w:eastAsia="zh-CN"/>
        </w:rPr>
        <w:t>L/C No.,</w:t>
      </w:r>
      <w:r w:rsidRPr="005D35E7">
        <w:rPr>
          <w:color w:val="2E74B5" w:themeColor="accent5" w:themeShade="BF"/>
          <w:sz w:val="18"/>
          <w:szCs w:val="18"/>
        </w:rPr>
        <w:t xml:space="preserve"> names of the commodities, </w:t>
      </w:r>
      <w:r w:rsidRPr="005D35E7">
        <w:rPr>
          <w:color w:val="2E74B5" w:themeColor="accent5" w:themeShade="BF"/>
          <w:sz w:val="18"/>
          <w:szCs w:val="18"/>
          <w:lang w:eastAsia="zh-CN"/>
        </w:rPr>
        <w:t xml:space="preserve">total </w:t>
      </w:r>
      <w:r w:rsidRPr="005D35E7">
        <w:rPr>
          <w:color w:val="2E74B5" w:themeColor="accent5" w:themeShade="BF"/>
          <w:sz w:val="18"/>
          <w:szCs w:val="18"/>
        </w:rPr>
        <w:t xml:space="preserve">value of </w:t>
      </w:r>
      <w:r w:rsidRPr="005D35E7">
        <w:rPr>
          <w:color w:val="2E74B5" w:themeColor="accent5" w:themeShade="BF"/>
          <w:sz w:val="18"/>
          <w:szCs w:val="18"/>
          <w:lang w:eastAsia="zh-CN"/>
        </w:rPr>
        <w:t>the shipped commodities</w:t>
      </w:r>
      <w:r w:rsidRPr="005D35E7">
        <w:rPr>
          <w:color w:val="2E74B5" w:themeColor="accent5" w:themeShade="BF"/>
          <w:spacing w:val="-2"/>
          <w:sz w:val="18"/>
          <w:szCs w:val="18"/>
        </w:rPr>
        <w:t>;</w:t>
      </w:r>
    </w:p>
    <w:p w14:paraId="3E50977B" w14:textId="75619EAD"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z w:val="18"/>
          <w:szCs w:val="18"/>
          <w:lang w:eastAsia="zh-CN"/>
        </w:rPr>
        <w:t>正本商业发票六份，标明合同号、信用证号，货物名称，注明发运货物的总金额；</w:t>
      </w:r>
    </w:p>
    <w:p w14:paraId="3CD9AEE3"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pacing w:val="-2"/>
          <w:sz w:val="18"/>
          <w:szCs w:val="18"/>
          <w:lang w:eastAsia="zh-CN"/>
        </w:rPr>
      </w:pPr>
      <w:r w:rsidRPr="005D35E7">
        <w:rPr>
          <w:color w:val="2E74B5" w:themeColor="accent5" w:themeShade="BF"/>
          <w:sz w:val="18"/>
          <w:szCs w:val="18"/>
        </w:rPr>
        <w:t>Packing</w:t>
      </w:r>
      <w:r w:rsidRPr="005D35E7">
        <w:rPr>
          <w:color w:val="2E74B5" w:themeColor="accent5" w:themeShade="BF"/>
          <w:spacing w:val="-2"/>
          <w:sz w:val="18"/>
          <w:szCs w:val="18"/>
        </w:rPr>
        <w:t xml:space="preserve"> List in </w:t>
      </w:r>
      <w:r w:rsidRPr="005D35E7">
        <w:rPr>
          <w:color w:val="2E74B5" w:themeColor="accent5" w:themeShade="BF"/>
          <w:spacing w:val="-2"/>
          <w:sz w:val="18"/>
          <w:szCs w:val="18"/>
          <w:lang w:eastAsia="zh-CN"/>
        </w:rPr>
        <w:t>six</w:t>
      </w:r>
      <w:r w:rsidRPr="005D35E7">
        <w:rPr>
          <w:color w:val="2E74B5" w:themeColor="accent5" w:themeShade="BF"/>
          <w:spacing w:val="-2"/>
          <w:sz w:val="18"/>
          <w:szCs w:val="18"/>
        </w:rPr>
        <w:t xml:space="preserve"> (</w:t>
      </w:r>
      <w:r w:rsidRPr="005D35E7">
        <w:rPr>
          <w:color w:val="2E74B5" w:themeColor="accent5" w:themeShade="BF"/>
          <w:spacing w:val="-2"/>
          <w:sz w:val="18"/>
          <w:szCs w:val="18"/>
          <w:lang w:eastAsia="zh-CN"/>
        </w:rPr>
        <w:t>6</w:t>
      </w:r>
      <w:r w:rsidRPr="005D35E7">
        <w:rPr>
          <w:color w:val="2E74B5" w:themeColor="accent5" w:themeShade="BF"/>
          <w:spacing w:val="-2"/>
          <w:sz w:val="18"/>
          <w:szCs w:val="18"/>
        </w:rPr>
        <w:t xml:space="preserve">) originals issued by SELLER indicating name of Goods, item No., quantity, gross and net weights, measurement of each package </w:t>
      </w:r>
      <w:r w:rsidRPr="005D35E7">
        <w:rPr>
          <w:color w:val="2E74B5" w:themeColor="accent5" w:themeShade="BF"/>
          <w:spacing w:val="-2"/>
          <w:sz w:val="18"/>
          <w:szCs w:val="18"/>
          <w:lang w:eastAsia="zh-CN"/>
        </w:rPr>
        <w:t>, if woods are used for packing,</w:t>
      </w:r>
      <w:r w:rsidRPr="005D35E7">
        <w:rPr>
          <w:color w:val="2E74B5" w:themeColor="accent5" w:themeShade="BF"/>
          <w:spacing w:val="-2"/>
          <w:sz w:val="18"/>
          <w:szCs w:val="18"/>
        </w:rPr>
        <w:t xml:space="preserve"> and other important packing information;</w:t>
      </w:r>
      <w:bookmarkStart w:id="26" w:name="OLE_LINK14"/>
    </w:p>
    <w:p w14:paraId="2FCA3F09" w14:textId="29E07068"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pacing w:val="-2"/>
          <w:sz w:val="18"/>
          <w:szCs w:val="18"/>
          <w:lang w:eastAsia="zh-CN"/>
        </w:rPr>
      </w:pPr>
      <w:r w:rsidRPr="005D35E7">
        <w:rPr>
          <w:color w:val="2E74B5" w:themeColor="accent5" w:themeShade="BF"/>
          <w:spacing w:val="-2"/>
          <w:sz w:val="18"/>
          <w:szCs w:val="18"/>
          <w:lang w:eastAsia="zh-CN"/>
        </w:rPr>
        <w:t>卖方出具的正本装箱单六份，注明货物名称，编号，数量，毛、净重，每件尺寸，是否有木制包装及其他进口包装信息；</w:t>
      </w:r>
      <w:bookmarkEnd w:id="26"/>
    </w:p>
    <w:p w14:paraId="3830A7D4"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rPr>
        <w:t xml:space="preserve">One (1) original and one (1) copy of </w:t>
      </w:r>
      <w:r w:rsidRPr="005D35E7">
        <w:rPr>
          <w:color w:val="2E74B5" w:themeColor="accent5" w:themeShade="BF"/>
          <w:sz w:val="18"/>
          <w:szCs w:val="18"/>
          <w:lang w:eastAsia="zh-CN"/>
        </w:rPr>
        <w:t>weight</w:t>
      </w:r>
      <w:r w:rsidRPr="005D35E7">
        <w:rPr>
          <w:color w:val="2E74B5" w:themeColor="accent5" w:themeShade="BF"/>
          <w:sz w:val="18"/>
          <w:szCs w:val="18"/>
        </w:rPr>
        <w:t xml:space="preserve"> and quantity certificate issued by the manufacturer</w:t>
      </w:r>
      <w:r w:rsidRPr="005D35E7">
        <w:rPr>
          <w:color w:val="2E74B5" w:themeColor="accent5" w:themeShade="BF"/>
          <w:spacing w:val="-2"/>
          <w:sz w:val="18"/>
          <w:szCs w:val="18"/>
        </w:rPr>
        <w:t>;</w:t>
      </w:r>
    </w:p>
    <w:p w14:paraId="5E908A94" w14:textId="3DA34C68"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制造商出具的重量数量证明</w:t>
      </w:r>
      <w:r w:rsidRPr="005D35E7">
        <w:rPr>
          <w:color w:val="2E74B5" w:themeColor="accent5" w:themeShade="BF"/>
          <w:sz w:val="18"/>
          <w:szCs w:val="18"/>
          <w:lang w:eastAsia="zh-CN"/>
        </w:rPr>
        <w:t xml:space="preserve"> </w:t>
      </w:r>
      <w:r w:rsidRPr="005D35E7">
        <w:rPr>
          <w:color w:val="2E74B5" w:themeColor="accent5" w:themeShade="BF"/>
          <w:sz w:val="18"/>
          <w:szCs w:val="18"/>
          <w:lang w:eastAsia="zh-CN"/>
        </w:rPr>
        <w:t>，原件一份，复印件一份；</w:t>
      </w:r>
    </w:p>
    <w:p w14:paraId="5E97382C"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rPr>
        <w:t>Certificate of Origin in one (1) original and two (2) copies issued by the authorities of manufacturer’s country;</w:t>
      </w:r>
    </w:p>
    <w:p w14:paraId="1A08BA26" w14:textId="6A52E3BF"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制造商所在国授权机构出具的货物原产地证明正本一份</w:t>
      </w:r>
      <w:r w:rsidRPr="005D35E7">
        <w:rPr>
          <w:color w:val="2E74B5" w:themeColor="accent5" w:themeShade="BF"/>
          <w:sz w:val="18"/>
          <w:szCs w:val="18"/>
          <w:lang w:eastAsia="zh-CN"/>
        </w:rPr>
        <w:t>,</w:t>
      </w:r>
      <w:r w:rsidRPr="005D35E7">
        <w:rPr>
          <w:color w:val="2E74B5" w:themeColor="accent5" w:themeShade="BF"/>
          <w:sz w:val="18"/>
          <w:szCs w:val="18"/>
          <w:lang w:eastAsia="zh-CN"/>
        </w:rPr>
        <w:t>副本二份；</w:t>
      </w:r>
    </w:p>
    <w:p w14:paraId="46B2901C"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rPr>
        <w:t>One original of SELLER’s declaration for wood package stating that all wood packages are stamped IPPC mark and in compliance with ISPM 15 regulation, or one original statement of non-wooden materials packing issued by SELLER</w:t>
      </w:r>
      <w:r w:rsidRPr="005D35E7">
        <w:rPr>
          <w:color w:val="2E74B5" w:themeColor="accent5" w:themeShade="BF"/>
          <w:sz w:val="18"/>
          <w:szCs w:val="18"/>
          <w:lang w:eastAsia="zh-CN"/>
        </w:rPr>
        <w:t>;</w:t>
      </w:r>
    </w:p>
    <w:p w14:paraId="5679F999" w14:textId="4B4F502C"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卖方出具的木质包装声明原件一份，保证所有木质包装印</w:t>
      </w:r>
      <w:r w:rsidRPr="005D35E7">
        <w:rPr>
          <w:color w:val="2E74B5" w:themeColor="accent5" w:themeShade="BF"/>
          <w:sz w:val="18"/>
          <w:szCs w:val="18"/>
          <w:lang w:eastAsia="zh-CN"/>
        </w:rPr>
        <w:t>IPPC</w:t>
      </w:r>
      <w:r w:rsidRPr="005D35E7">
        <w:rPr>
          <w:color w:val="2E74B5" w:themeColor="accent5" w:themeShade="BF"/>
          <w:sz w:val="18"/>
          <w:szCs w:val="18"/>
          <w:lang w:eastAsia="zh-CN"/>
        </w:rPr>
        <w:t>标志，并已按</w:t>
      </w:r>
      <w:r w:rsidRPr="005D35E7">
        <w:rPr>
          <w:color w:val="2E74B5" w:themeColor="accent5" w:themeShade="BF"/>
          <w:sz w:val="18"/>
          <w:szCs w:val="18"/>
          <w:lang w:eastAsia="zh-CN"/>
        </w:rPr>
        <w:t>ISPM15</w:t>
      </w:r>
      <w:r w:rsidRPr="005D35E7">
        <w:rPr>
          <w:color w:val="2E74B5" w:themeColor="accent5" w:themeShade="BF"/>
          <w:sz w:val="18"/>
          <w:szCs w:val="18"/>
          <w:lang w:eastAsia="zh-CN"/>
        </w:rPr>
        <w:t>的有关规定对木质包装进行过熏蒸处理；或者非木质包装声明原件一份；</w:t>
      </w:r>
    </w:p>
    <w:p w14:paraId="2DAAECE1"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One</w:t>
      </w:r>
      <w:r w:rsidR="00194F61" w:rsidRPr="005D35E7">
        <w:rPr>
          <w:color w:val="2E74B5" w:themeColor="accent5" w:themeShade="BF"/>
          <w:sz w:val="18"/>
          <w:szCs w:val="18"/>
          <w:lang w:eastAsia="zh-CN"/>
        </w:rPr>
        <w:t xml:space="preserve"> </w:t>
      </w:r>
      <w:r w:rsidRPr="005D35E7">
        <w:rPr>
          <w:color w:val="2E74B5" w:themeColor="accent5" w:themeShade="BF"/>
          <w:sz w:val="18"/>
          <w:szCs w:val="18"/>
          <w:lang w:eastAsia="zh-CN"/>
        </w:rPr>
        <w:t xml:space="preserve">(1) original and one(1) copy of </w:t>
      </w:r>
      <w:r w:rsidRPr="005D35E7">
        <w:rPr>
          <w:color w:val="2E74B5" w:themeColor="accent5" w:themeShade="BF"/>
          <w:sz w:val="18"/>
          <w:szCs w:val="18"/>
        </w:rPr>
        <w:t>Certificate of Quality</w:t>
      </w:r>
      <w:r w:rsidRPr="005D35E7">
        <w:rPr>
          <w:color w:val="2E74B5" w:themeColor="accent5" w:themeShade="BF"/>
          <w:sz w:val="18"/>
          <w:szCs w:val="18"/>
          <w:lang w:eastAsia="zh-CN"/>
        </w:rPr>
        <w:t xml:space="preserve"> issued by the SELLER;</w:t>
      </w:r>
    </w:p>
    <w:p w14:paraId="04561DD6" w14:textId="114E3621"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卖方出具的质量证书原件一份</w:t>
      </w:r>
      <w:r w:rsidRPr="005D35E7">
        <w:rPr>
          <w:color w:val="2E74B5" w:themeColor="accent5" w:themeShade="BF"/>
          <w:sz w:val="18"/>
          <w:szCs w:val="18"/>
          <w:lang w:eastAsia="zh-CN"/>
        </w:rPr>
        <w:t>,</w:t>
      </w:r>
      <w:r w:rsidRPr="005D35E7">
        <w:rPr>
          <w:color w:val="2E74B5" w:themeColor="accent5" w:themeShade="BF"/>
          <w:sz w:val="18"/>
          <w:szCs w:val="18"/>
          <w:lang w:eastAsia="zh-CN"/>
        </w:rPr>
        <w:t>复印件一份；</w:t>
      </w:r>
    </w:p>
    <w:p w14:paraId="6164E0BD"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Inspection Report or</w:t>
      </w:r>
      <w:r w:rsidRPr="005D35E7">
        <w:rPr>
          <w:color w:val="2E74B5" w:themeColor="accent5" w:themeShade="BF"/>
          <w:sz w:val="18"/>
          <w:szCs w:val="18"/>
        </w:rPr>
        <w:t xml:space="preserve"> </w:t>
      </w:r>
      <w:r w:rsidRPr="005D35E7">
        <w:rPr>
          <w:color w:val="2E74B5" w:themeColor="accent5" w:themeShade="BF"/>
          <w:sz w:val="18"/>
          <w:szCs w:val="18"/>
          <w:lang w:eastAsia="zh-CN"/>
        </w:rPr>
        <w:t xml:space="preserve">Mill </w:t>
      </w:r>
      <w:r w:rsidRPr="005D35E7">
        <w:rPr>
          <w:color w:val="2E74B5" w:themeColor="accent5" w:themeShade="BF"/>
          <w:sz w:val="18"/>
          <w:szCs w:val="18"/>
        </w:rPr>
        <w:t xml:space="preserve">Test </w:t>
      </w:r>
      <w:r w:rsidRPr="005D35E7">
        <w:rPr>
          <w:color w:val="2E74B5" w:themeColor="accent5" w:themeShade="BF"/>
          <w:sz w:val="18"/>
          <w:szCs w:val="18"/>
          <w:lang w:eastAsia="zh-CN"/>
        </w:rPr>
        <w:t xml:space="preserve">Report </w:t>
      </w:r>
      <w:r w:rsidRPr="005D35E7">
        <w:rPr>
          <w:color w:val="2E74B5" w:themeColor="accent5" w:themeShade="BF"/>
          <w:sz w:val="18"/>
          <w:szCs w:val="18"/>
        </w:rPr>
        <w:t>in</w:t>
      </w:r>
      <w:r w:rsidRPr="005D35E7">
        <w:rPr>
          <w:color w:val="2E74B5" w:themeColor="accent5" w:themeShade="BF"/>
          <w:sz w:val="18"/>
          <w:szCs w:val="18"/>
          <w:lang w:eastAsia="zh-CN"/>
        </w:rPr>
        <w:t xml:space="preserve"> six</w:t>
      </w:r>
      <w:r w:rsidRPr="005D35E7">
        <w:rPr>
          <w:color w:val="2E74B5" w:themeColor="accent5" w:themeShade="BF"/>
          <w:sz w:val="18"/>
          <w:szCs w:val="18"/>
        </w:rPr>
        <w:t xml:space="preserve"> (</w:t>
      </w:r>
      <w:r w:rsidRPr="005D35E7">
        <w:rPr>
          <w:color w:val="2E74B5" w:themeColor="accent5" w:themeShade="BF"/>
          <w:sz w:val="18"/>
          <w:szCs w:val="18"/>
          <w:lang w:eastAsia="zh-CN"/>
        </w:rPr>
        <w:t>6</w:t>
      </w:r>
      <w:r w:rsidRPr="005D35E7">
        <w:rPr>
          <w:color w:val="2E74B5" w:themeColor="accent5" w:themeShade="BF"/>
          <w:sz w:val="18"/>
          <w:szCs w:val="18"/>
        </w:rPr>
        <w:t>) originals issued by the Manufacturer</w:t>
      </w:r>
      <w:r w:rsidRPr="005D35E7">
        <w:rPr>
          <w:color w:val="2E74B5" w:themeColor="accent5" w:themeShade="BF"/>
          <w:sz w:val="18"/>
          <w:szCs w:val="18"/>
          <w:lang w:eastAsia="zh-CN"/>
        </w:rPr>
        <w:t xml:space="preserve"> </w:t>
      </w:r>
      <w:r w:rsidRPr="005D35E7">
        <w:rPr>
          <w:color w:val="2E74B5" w:themeColor="accent5" w:themeShade="BF"/>
          <w:sz w:val="18"/>
          <w:szCs w:val="18"/>
        </w:rPr>
        <w:t>indicating detailed and definite inspection results;</w:t>
      </w:r>
      <w:r w:rsidR="00194F61" w:rsidRPr="005D35E7">
        <w:rPr>
          <w:color w:val="2E74B5" w:themeColor="accent5" w:themeShade="BF"/>
          <w:sz w:val="18"/>
          <w:szCs w:val="18"/>
          <w:highlight w:val="yellow"/>
          <w:lang w:eastAsia="zh-CN"/>
        </w:rPr>
        <w:t xml:space="preserve"> (Optional)</w:t>
      </w:r>
    </w:p>
    <w:p w14:paraId="3CF5D384" w14:textId="760E9AF5"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制造商出具的检验报告或工厂测试报告正本六份，应注明详细、明确的测试结果</w:t>
      </w:r>
      <w:r w:rsidRPr="005D35E7">
        <w:rPr>
          <w:color w:val="2E74B5" w:themeColor="accent5" w:themeShade="BF"/>
          <w:sz w:val="18"/>
          <w:szCs w:val="18"/>
          <w:lang w:eastAsia="zh-CN"/>
        </w:rPr>
        <w:t>;</w:t>
      </w:r>
      <w:r w:rsidR="00194F61" w:rsidRPr="005D35E7">
        <w:rPr>
          <w:color w:val="2E74B5" w:themeColor="accent5" w:themeShade="BF"/>
          <w:sz w:val="18"/>
          <w:szCs w:val="18"/>
          <w:highlight w:val="yellow"/>
          <w:lang w:eastAsia="zh-CN"/>
        </w:rPr>
        <w:t xml:space="preserve"> </w:t>
      </w:r>
      <w:r w:rsidR="00194F61" w:rsidRPr="005D35E7">
        <w:rPr>
          <w:color w:val="2E74B5" w:themeColor="accent5" w:themeShade="BF"/>
          <w:sz w:val="18"/>
          <w:szCs w:val="18"/>
          <w:highlight w:val="yellow"/>
          <w:lang w:eastAsia="zh-CN"/>
        </w:rPr>
        <w:t>（可选项）</w:t>
      </w:r>
    </w:p>
    <w:p w14:paraId="25B4D50C"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rPr>
        <w:t>In case of CIF</w:t>
      </w:r>
      <w:r w:rsidRPr="005D35E7">
        <w:rPr>
          <w:color w:val="2E74B5" w:themeColor="accent5" w:themeShade="BF"/>
          <w:sz w:val="18"/>
          <w:szCs w:val="18"/>
          <w:lang w:eastAsia="zh-CN"/>
        </w:rPr>
        <w:t>/CIP</w:t>
      </w:r>
      <w:r w:rsidRPr="005D35E7">
        <w:rPr>
          <w:color w:val="2E74B5" w:themeColor="accent5" w:themeShade="BF"/>
          <w:sz w:val="18"/>
          <w:szCs w:val="18"/>
        </w:rPr>
        <w:t xml:space="preserve"> Terms: Insurance Policy or Certificate in one original and two copies covering 110% value of Goods shipped against All RISKS and WAR RISK, </w:t>
      </w:r>
      <w:r w:rsidRPr="005D35E7">
        <w:rPr>
          <w:color w:val="2E74B5" w:themeColor="accent5" w:themeShade="BF"/>
          <w:sz w:val="18"/>
          <w:szCs w:val="18"/>
          <w:lang w:eastAsia="zh-CN"/>
        </w:rPr>
        <w:t xml:space="preserve">in favor of the BUYER and </w:t>
      </w:r>
      <w:r w:rsidRPr="005D35E7">
        <w:rPr>
          <w:color w:val="2E74B5" w:themeColor="accent5" w:themeShade="BF"/>
          <w:sz w:val="18"/>
          <w:szCs w:val="18"/>
        </w:rPr>
        <w:t>showing claims payable at China.</w:t>
      </w:r>
    </w:p>
    <w:p w14:paraId="15F756F0" w14:textId="255DFFEF"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在</w:t>
      </w:r>
      <w:r w:rsidRPr="005D35E7">
        <w:rPr>
          <w:color w:val="2E74B5" w:themeColor="accent5" w:themeShade="BF"/>
          <w:sz w:val="18"/>
          <w:szCs w:val="18"/>
          <w:lang w:eastAsia="zh-CN"/>
        </w:rPr>
        <w:t>CIF</w:t>
      </w:r>
      <w:r w:rsidRPr="005D35E7">
        <w:rPr>
          <w:color w:val="2E74B5" w:themeColor="accent5" w:themeShade="BF"/>
          <w:sz w:val="18"/>
          <w:szCs w:val="18"/>
          <w:lang w:eastAsia="zh-CN"/>
        </w:rPr>
        <w:t>或者</w:t>
      </w:r>
      <w:r w:rsidRPr="005D35E7">
        <w:rPr>
          <w:color w:val="2E74B5" w:themeColor="accent5" w:themeShade="BF"/>
          <w:sz w:val="18"/>
          <w:szCs w:val="18"/>
          <w:lang w:eastAsia="zh-CN"/>
        </w:rPr>
        <w:t>CIP</w:t>
      </w:r>
      <w:r w:rsidRPr="005D35E7">
        <w:rPr>
          <w:color w:val="2E74B5" w:themeColor="accent5" w:themeShade="BF"/>
          <w:sz w:val="18"/>
          <w:szCs w:val="18"/>
          <w:lang w:eastAsia="zh-CN"/>
        </w:rPr>
        <w:t>情况下：保险单或者保险证明正本一份、复本两份，保额为发运货物总金额的</w:t>
      </w:r>
      <w:r w:rsidRPr="005D35E7">
        <w:rPr>
          <w:color w:val="2E74B5" w:themeColor="accent5" w:themeShade="BF"/>
          <w:sz w:val="18"/>
          <w:szCs w:val="18"/>
          <w:lang w:eastAsia="zh-CN"/>
        </w:rPr>
        <w:t>110%</w:t>
      </w:r>
      <w:r w:rsidRPr="005D35E7">
        <w:rPr>
          <w:color w:val="2E74B5" w:themeColor="accent5" w:themeShade="BF"/>
          <w:sz w:val="18"/>
          <w:szCs w:val="18"/>
          <w:lang w:eastAsia="zh-CN"/>
        </w:rPr>
        <w:t>，投保一切险及战争险，受益人为买方，赔付地为中国。</w:t>
      </w:r>
    </w:p>
    <w:p w14:paraId="426EFC0C"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rPr>
        <w:t xml:space="preserve">One copy of </w:t>
      </w:r>
      <w:r w:rsidRPr="005D35E7">
        <w:rPr>
          <w:color w:val="2E74B5" w:themeColor="accent5" w:themeShade="BF"/>
          <w:sz w:val="18"/>
          <w:szCs w:val="18"/>
          <w:lang w:eastAsia="zh-CN"/>
        </w:rPr>
        <w:t xml:space="preserve">certificate of quality </w:t>
      </w:r>
      <w:r w:rsidRPr="005D35E7">
        <w:rPr>
          <w:color w:val="2E74B5" w:themeColor="accent5" w:themeShade="BF"/>
          <w:sz w:val="18"/>
          <w:szCs w:val="18"/>
        </w:rPr>
        <w:t>issued</w:t>
      </w:r>
      <w:r w:rsidRPr="005D35E7">
        <w:rPr>
          <w:color w:val="2E74B5" w:themeColor="accent5" w:themeShade="BF"/>
          <w:sz w:val="18"/>
          <w:szCs w:val="18"/>
          <w:lang w:eastAsia="zh-CN"/>
        </w:rPr>
        <w:t xml:space="preserve"> by the Raw Material Manufacturer</w:t>
      </w:r>
      <w:r w:rsidRPr="005D35E7">
        <w:rPr>
          <w:color w:val="2E74B5" w:themeColor="accent5" w:themeShade="BF"/>
          <w:sz w:val="18"/>
          <w:szCs w:val="18"/>
        </w:rPr>
        <w:t>.</w:t>
      </w:r>
      <w:r w:rsidRPr="005D35E7">
        <w:rPr>
          <w:color w:val="2E74B5" w:themeColor="accent5" w:themeShade="BF"/>
          <w:sz w:val="18"/>
          <w:szCs w:val="18"/>
          <w:highlight w:val="yellow"/>
          <w:lang w:eastAsia="zh-CN"/>
        </w:rPr>
        <w:t>（</w:t>
      </w:r>
      <w:r w:rsidRPr="005D35E7">
        <w:rPr>
          <w:color w:val="2E74B5" w:themeColor="accent5" w:themeShade="BF"/>
          <w:sz w:val="18"/>
          <w:szCs w:val="18"/>
          <w:highlight w:val="yellow"/>
          <w:lang w:eastAsia="zh-CN"/>
        </w:rPr>
        <w:t>Optional</w:t>
      </w:r>
      <w:r w:rsidRPr="005D35E7">
        <w:rPr>
          <w:color w:val="2E74B5" w:themeColor="accent5" w:themeShade="BF"/>
          <w:sz w:val="18"/>
          <w:szCs w:val="18"/>
          <w:highlight w:val="yellow"/>
          <w:lang w:eastAsia="zh-CN"/>
        </w:rPr>
        <w:t>）</w:t>
      </w:r>
    </w:p>
    <w:p w14:paraId="38815647" w14:textId="36C8412F" w:rsidR="00D93172"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原材料制造商出具的原材料材质证明复印件一份。</w:t>
      </w:r>
      <w:r w:rsidRPr="005D35E7">
        <w:rPr>
          <w:color w:val="2E74B5" w:themeColor="accent5" w:themeShade="BF"/>
          <w:sz w:val="18"/>
          <w:szCs w:val="18"/>
          <w:highlight w:val="yellow"/>
          <w:lang w:eastAsia="zh-CN"/>
        </w:rPr>
        <w:t>（可选项）</w:t>
      </w:r>
    </w:p>
    <w:p w14:paraId="08992137" w14:textId="77777777" w:rsidR="00D234D1" w:rsidRPr="005D35E7" w:rsidRDefault="007A5A16" w:rsidP="00F812C1">
      <w:pPr>
        <w:pStyle w:val="aff"/>
        <w:widowControl w:val="0"/>
        <w:numPr>
          <w:ilvl w:val="0"/>
          <w:numId w:val="35"/>
        </w:numPr>
        <w:tabs>
          <w:tab w:val="left" w:pos="993"/>
          <w:tab w:val="left" w:pos="1418"/>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rPr>
        <w:t xml:space="preserve">Certificate of Origin in one (1) </w:t>
      </w:r>
      <w:r w:rsidRPr="005D35E7">
        <w:rPr>
          <w:color w:val="2E74B5" w:themeColor="accent5" w:themeShade="BF"/>
          <w:sz w:val="18"/>
          <w:szCs w:val="18"/>
          <w:lang w:eastAsia="zh-CN"/>
        </w:rPr>
        <w:t>copy</w:t>
      </w:r>
      <w:r w:rsidRPr="005D35E7">
        <w:rPr>
          <w:color w:val="2E74B5" w:themeColor="accent5" w:themeShade="BF"/>
          <w:sz w:val="18"/>
          <w:szCs w:val="18"/>
        </w:rPr>
        <w:t xml:space="preserve"> issued by the authorities of </w:t>
      </w:r>
      <w:r w:rsidRPr="005D35E7">
        <w:rPr>
          <w:color w:val="2E74B5" w:themeColor="accent5" w:themeShade="BF"/>
          <w:sz w:val="18"/>
          <w:szCs w:val="18"/>
          <w:lang w:eastAsia="zh-CN"/>
        </w:rPr>
        <w:t>the Raw Material M</w:t>
      </w:r>
      <w:r w:rsidRPr="005D35E7">
        <w:rPr>
          <w:color w:val="2E74B5" w:themeColor="accent5" w:themeShade="BF"/>
          <w:sz w:val="18"/>
          <w:szCs w:val="18"/>
        </w:rPr>
        <w:t>anufacturer</w:t>
      </w:r>
      <w:proofErr w:type="gramStart"/>
      <w:r w:rsidRPr="005D35E7">
        <w:rPr>
          <w:color w:val="2E74B5" w:themeColor="accent5" w:themeShade="BF"/>
          <w:sz w:val="18"/>
          <w:szCs w:val="18"/>
        </w:rPr>
        <w:t>’</w:t>
      </w:r>
      <w:proofErr w:type="gramEnd"/>
      <w:r w:rsidRPr="005D35E7">
        <w:rPr>
          <w:color w:val="2E74B5" w:themeColor="accent5" w:themeShade="BF"/>
          <w:sz w:val="18"/>
          <w:szCs w:val="18"/>
        </w:rPr>
        <w:t>s country;</w:t>
      </w:r>
      <w:r w:rsidRPr="005D35E7">
        <w:rPr>
          <w:color w:val="2E74B5" w:themeColor="accent5" w:themeShade="BF"/>
          <w:sz w:val="18"/>
          <w:szCs w:val="18"/>
          <w:lang w:eastAsia="zh-CN"/>
        </w:rPr>
        <w:t xml:space="preserve"> </w:t>
      </w:r>
      <w:r w:rsidRPr="005D35E7">
        <w:rPr>
          <w:color w:val="2E74B5" w:themeColor="accent5" w:themeShade="BF"/>
          <w:sz w:val="18"/>
          <w:szCs w:val="18"/>
          <w:highlight w:val="yellow"/>
          <w:lang w:eastAsia="zh-CN"/>
        </w:rPr>
        <w:t>（</w:t>
      </w:r>
      <w:r w:rsidRPr="005D35E7">
        <w:rPr>
          <w:color w:val="2E74B5" w:themeColor="accent5" w:themeShade="BF"/>
          <w:sz w:val="18"/>
          <w:szCs w:val="18"/>
          <w:highlight w:val="yellow"/>
          <w:lang w:eastAsia="zh-CN"/>
        </w:rPr>
        <w:t>Optional</w:t>
      </w:r>
      <w:r w:rsidRPr="005D35E7">
        <w:rPr>
          <w:color w:val="2E74B5" w:themeColor="accent5" w:themeShade="BF"/>
          <w:sz w:val="18"/>
          <w:szCs w:val="18"/>
          <w:highlight w:val="yellow"/>
          <w:lang w:eastAsia="zh-CN"/>
        </w:rPr>
        <w:t>）</w:t>
      </w:r>
    </w:p>
    <w:p w14:paraId="3C1BD8BA" w14:textId="48625079" w:rsidR="00F8393D" w:rsidRPr="005D35E7" w:rsidRDefault="007A5A16" w:rsidP="00F812C1">
      <w:pPr>
        <w:pStyle w:val="aff"/>
        <w:widowControl w:val="0"/>
        <w:tabs>
          <w:tab w:val="left" w:pos="993"/>
          <w:tab w:val="left" w:pos="1418"/>
        </w:tabs>
        <w:suppressAutoHyphens/>
        <w:adjustRightInd w:val="0"/>
        <w:snapToGrid w:val="0"/>
        <w:spacing w:beforeLines="50" w:before="120"/>
        <w:ind w:left="644" w:firstLineChars="0" w:firstLine="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原材料制造商所在国授权机构出具的货物原产地证明副本一份；</w:t>
      </w:r>
      <w:r w:rsidRPr="005D35E7">
        <w:rPr>
          <w:color w:val="2E74B5" w:themeColor="accent5" w:themeShade="BF"/>
          <w:sz w:val="18"/>
          <w:szCs w:val="18"/>
          <w:highlight w:val="yellow"/>
          <w:lang w:eastAsia="zh-CN"/>
        </w:rPr>
        <w:t>（可选项）</w:t>
      </w:r>
    </w:p>
    <w:p w14:paraId="13562D71" w14:textId="3CF4EBB3" w:rsidR="00F8393D" w:rsidRPr="005D35E7" w:rsidRDefault="00F8393D" w:rsidP="00F812C1">
      <w:pPr>
        <w:widowControl w:val="0"/>
        <w:tabs>
          <w:tab w:val="left" w:pos="1134"/>
          <w:tab w:val="left" w:pos="1260"/>
        </w:tabs>
        <w:suppressAutoHyphens/>
        <w:adjustRightInd w:val="0"/>
        <w:snapToGrid w:val="0"/>
        <w:spacing w:beforeLines="50" w:before="12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 xml:space="preserve">3.2.4 Payment </w:t>
      </w:r>
      <w:r w:rsidR="008E58AE" w:rsidRPr="005D35E7">
        <w:rPr>
          <w:color w:val="2E74B5" w:themeColor="accent5" w:themeShade="BF"/>
          <w:sz w:val="18"/>
          <w:szCs w:val="18"/>
          <w:lang w:eastAsia="zh-CN"/>
        </w:rPr>
        <w:t>Upon</w:t>
      </w:r>
      <w:r w:rsidRPr="005D35E7">
        <w:rPr>
          <w:color w:val="2E74B5" w:themeColor="accent5" w:themeShade="BF"/>
          <w:sz w:val="18"/>
          <w:szCs w:val="18"/>
          <w:lang w:eastAsia="zh-CN"/>
        </w:rPr>
        <w:t xml:space="preserve"> delivery </w:t>
      </w:r>
      <w:r w:rsidRPr="005D35E7">
        <w:rPr>
          <w:color w:val="2E74B5" w:themeColor="accent5" w:themeShade="BF"/>
          <w:sz w:val="18"/>
          <w:szCs w:val="18"/>
          <w:lang w:eastAsia="zh-CN"/>
        </w:rPr>
        <w:t>到货款</w:t>
      </w:r>
    </w:p>
    <w:p w14:paraId="666CCA1E" w14:textId="2807417D" w:rsidR="0020398F" w:rsidRPr="005D35E7" w:rsidRDefault="00FE0535"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highlight w:val="yellow"/>
          <w:u w:val="single"/>
        </w:rPr>
        <w:t xml:space="preserve">  XX </w:t>
      </w:r>
      <w:r w:rsidRPr="005D35E7">
        <w:rPr>
          <w:rFonts w:ascii="Times New Roman" w:hAnsi="Times New Roman"/>
          <w:color w:val="2E74B5" w:themeColor="accent5" w:themeShade="BF"/>
          <w:sz w:val="18"/>
          <w:szCs w:val="18"/>
          <w:highlight w:val="yellow"/>
        </w:rPr>
        <w:t>％</w:t>
      </w:r>
      <w:r w:rsidR="00721D04" w:rsidRPr="005D35E7">
        <w:rPr>
          <w:rFonts w:ascii="Times New Roman" w:hAnsi="Times New Roman"/>
          <w:color w:val="2E74B5" w:themeColor="accent5" w:themeShade="BF"/>
          <w:sz w:val="18"/>
          <w:szCs w:val="18"/>
        </w:rPr>
        <w:t xml:space="preserve"> of TOTAL CONTRACT PRICE shall be paid by BUYER to SELLER by T/T within </w:t>
      </w:r>
      <w:r w:rsidR="00721D04" w:rsidRPr="005D35E7">
        <w:rPr>
          <w:rFonts w:ascii="Times New Roman" w:hAnsi="Times New Roman"/>
          <w:color w:val="2E74B5" w:themeColor="accent5" w:themeShade="BF"/>
          <w:sz w:val="18"/>
          <w:szCs w:val="18"/>
          <w:highlight w:val="yellow"/>
        </w:rPr>
        <w:t>sixty (60)</w:t>
      </w:r>
      <w:r w:rsidR="00721D04" w:rsidRPr="005D35E7">
        <w:rPr>
          <w:rFonts w:ascii="Times New Roman" w:hAnsi="Times New Roman"/>
          <w:color w:val="2E74B5" w:themeColor="accent5" w:themeShade="BF"/>
          <w:sz w:val="18"/>
          <w:szCs w:val="18"/>
        </w:rPr>
        <w:t xml:space="preserve"> days after the complete delivery of the CONTRACT GOODS and BUYER has received the following documents</w:t>
      </w:r>
      <w:r w:rsidR="0020398F" w:rsidRPr="005D35E7">
        <w:rPr>
          <w:rFonts w:ascii="Times New Roman" w:hAnsi="Times New Roman"/>
          <w:color w:val="2E74B5" w:themeColor="accent5" w:themeShade="BF"/>
          <w:sz w:val="18"/>
          <w:szCs w:val="18"/>
        </w:rPr>
        <w:t>.</w:t>
      </w:r>
    </w:p>
    <w:p w14:paraId="2AA6A341" w14:textId="69E17B03" w:rsidR="00721D04" w:rsidRPr="005D35E7" w:rsidRDefault="00721D04"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合同总价的</w:t>
      </w:r>
      <w:r w:rsidR="00FE0535" w:rsidRPr="005D35E7">
        <w:rPr>
          <w:rFonts w:ascii="Times New Roman" w:hAnsi="Times New Roman"/>
          <w:color w:val="2E74B5" w:themeColor="accent5" w:themeShade="BF"/>
          <w:sz w:val="18"/>
          <w:szCs w:val="18"/>
          <w:highlight w:val="yellow"/>
          <w:u w:val="single"/>
        </w:rPr>
        <w:t xml:space="preserve">  XX </w:t>
      </w:r>
      <w:r w:rsidR="00FE0535" w:rsidRPr="005D35E7">
        <w:rPr>
          <w:rFonts w:ascii="Times New Roman" w:hAnsi="Times New Roman"/>
          <w:color w:val="2E74B5" w:themeColor="accent5" w:themeShade="BF"/>
          <w:sz w:val="18"/>
          <w:szCs w:val="18"/>
          <w:highlight w:val="yellow"/>
        </w:rPr>
        <w:t>％</w:t>
      </w:r>
      <w:r w:rsidRPr="005D35E7">
        <w:rPr>
          <w:rFonts w:ascii="Times New Roman" w:hAnsi="Times New Roman"/>
          <w:color w:val="2E74B5" w:themeColor="accent5" w:themeShade="BF"/>
          <w:sz w:val="18"/>
          <w:szCs w:val="18"/>
        </w:rPr>
        <w:t>应由买方在合同货物发货后且收到下列文件的</w:t>
      </w:r>
      <w:r w:rsidRPr="005D35E7">
        <w:rPr>
          <w:rFonts w:ascii="Times New Roman" w:hAnsi="Times New Roman"/>
          <w:color w:val="2E74B5" w:themeColor="accent5" w:themeShade="BF"/>
          <w:sz w:val="18"/>
          <w:szCs w:val="18"/>
          <w:highlight w:val="yellow"/>
        </w:rPr>
        <w:t>60</w:t>
      </w:r>
      <w:r w:rsidRPr="005D35E7">
        <w:rPr>
          <w:rFonts w:ascii="Times New Roman" w:hAnsi="Times New Roman"/>
          <w:color w:val="2E74B5" w:themeColor="accent5" w:themeShade="BF"/>
          <w:sz w:val="18"/>
          <w:szCs w:val="18"/>
        </w:rPr>
        <w:t>日内通过电汇方式向卖方支付</w:t>
      </w:r>
      <w:r w:rsidRPr="005D35E7">
        <w:rPr>
          <w:rFonts w:ascii="Times New Roman" w:hAnsi="Times New Roman"/>
          <w:color w:val="2E74B5" w:themeColor="accent5" w:themeShade="BF"/>
          <w:sz w:val="18"/>
          <w:szCs w:val="18"/>
        </w:rPr>
        <w:t>:</w:t>
      </w:r>
    </w:p>
    <w:p w14:paraId="75340D6E" w14:textId="7CAD5C7A" w:rsidR="00F47784" w:rsidRPr="005D35E7" w:rsidRDefault="00F47784" w:rsidP="00F812C1">
      <w:pPr>
        <w:pStyle w:val="aff"/>
        <w:widowControl w:val="0"/>
        <w:numPr>
          <w:ilvl w:val="2"/>
          <w:numId w:val="36"/>
        </w:numPr>
        <w:tabs>
          <w:tab w:val="left" w:pos="1003"/>
        </w:tabs>
        <w:suppressAutoHyphens/>
        <w:adjustRightInd w:val="0"/>
        <w:snapToGrid w:val="0"/>
        <w:spacing w:beforeLines="50" w:before="120"/>
        <w:ind w:firstLineChars="0"/>
        <w:contextualSpacing/>
        <w:jc w:val="both"/>
        <w:textAlignment w:val="baseline"/>
        <w:rPr>
          <w:color w:val="2E74B5" w:themeColor="accent5" w:themeShade="BF"/>
          <w:sz w:val="18"/>
          <w:szCs w:val="18"/>
        </w:rPr>
      </w:pPr>
      <w:r w:rsidRPr="005D35E7">
        <w:rPr>
          <w:color w:val="2E74B5" w:themeColor="accent5" w:themeShade="BF"/>
          <w:sz w:val="18"/>
          <w:szCs w:val="18"/>
        </w:rPr>
        <w:t xml:space="preserve">Correct original copy of 100% of VAT invoice shall be provided by SELLER in mainland China or xx% commercial invoice shall be provided by SELLER outside mainland China </w:t>
      </w:r>
      <w:r w:rsidRPr="005D35E7">
        <w:rPr>
          <w:color w:val="2E74B5" w:themeColor="accent5" w:themeShade="BF"/>
          <w:sz w:val="18"/>
          <w:szCs w:val="18"/>
        </w:rPr>
        <w:t>在中国大陆境内的卖方需提供正确的</w:t>
      </w:r>
      <w:r w:rsidRPr="005D35E7">
        <w:rPr>
          <w:color w:val="2E74B5" w:themeColor="accent5" w:themeShade="BF"/>
          <w:sz w:val="18"/>
          <w:szCs w:val="18"/>
        </w:rPr>
        <w:t>100%</w:t>
      </w:r>
      <w:r w:rsidRPr="005D35E7">
        <w:rPr>
          <w:color w:val="2E74B5" w:themeColor="accent5" w:themeShade="BF"/>
          <w:sz w:val="18"/>
          <w:szCs w:val="18"/>
        </w:rPr>
        <w:t>增值税发票原件或中国大陆境外卖方需提供</w:t>
      </w:r>
      <w:r w:rsidRPr="005D35E7">
        <w:rPr>
          <w:color w:val="2E74B5" w:themeColor="accent5" w:themeShade="BF"/>
          <w:sz w:val="18"/>
          <w:szCs w:val="18"/>
        </w:rPr>
        <w:t>xx%</w:t>
      </w:r>
      <w:r w:rsidRPr="005D35E7">
        <w:rPr>
          <w:color w:val="2E74B5" w:themeColor="accent5" w:themeShade="BF"/>
          <w:sz w:val="18"/>
          <w:szCs w:val="18"/>
        </w:rPr>
        <w:t>商业发票；</w:t>
      </w:r>
    </w:p>
    <w:p w14:paraId="64F06042" w14:textId="77777777" w:rsidR="00FE0535" w:rsidRPr="005D35E7" w:rsidRDefault="00721D04" w:rsidP="00F812C1">
      <w:pPr>
        <w:pStyle w:val="aff"/>
        <w:widowControl w:val="0"/>
        <w:numPr>
          <w:ilvl w:val="2"/>
          <w:numId w:val="36"/>
        </w:numPr>
        <w:tabs>
          <w:tab w:val="left" w:pos="1003"/>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 xml:space="preserve">Written confirmation from BUYER on the delivery completion </w:t>
      </w:r>
      <w:r w:rsidRPr="005D35E7">
        <w:rPr>
          <w:color w:val="2E74B5" w:themeColor="accent5" w:themeShade="BF"/>
          <w:sz w:val="18"/>
          <w:szCs w:val="18"/>
          <w:lang w:eastAsia="zh-CN"/>
        </w:rPr>
        <w:t>买方出具货物交付完成的书面确认；</w:t>
      </w:r>
    </w:p>
    <w:p w14:paraId="316C813C" w14:textId="766A7FF1" w:rsidR="00721D04" w:rsidRPr="005D35E7" w:rsidRDefault="00721D04" w:rsidP="00F812C1">
      <w:pPr>
        <w:pStyle w:val="aff"/>
        <w:widowControl w:val="0"/>
        <w:numPr>
          <w:ilvl w:val="2"/>
          <w:numId w:val="36"/>
        </w:numPr>
        <w:tabs>
          <w:tab w:val="left" w:pos="1003"/>
        </w:tabs>
        <w:suppressAutoHyphens/>
        <w:adjustRightInd w:val="0"/>
        <w:snapToGrid w:val="0"/>
        <w:spacing w:beforeLines="50" w:before="120"/>
        <w:ind w:firstLineChars="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 xml:space="preserve">One (1) original and one (1) copy of the Acceptance Certificate signed by BUYER and SELLER; </w:t>
      </w:r>
      <w:r w:rsidRPr="005D35E7">
        <w:rPr>
          <w:color w:val="2E74B5" w:themeColor="accent5" w:themeShade="BF"/>
          <w:sz w:val="18"/>
          <w:szCs w:val="18"/>
          <w:lang w:eastAsia="zh-CN"/>
        </w:rPr>
        <w:t>买卖双方共同签署验收证明原件、复印件各一份</w:t>
      </w:r>
    </w:p>
    <w:p w14:paraId="48890A00" w14:textId="77777777" w:rsidR="008E58AE" w:rsidRPr="005D35E7" w:rsidRDefault="008E58AE" w:rsidP="00F812C1">
      <w:pPr>
        <w:widowControl w:val="0"/>
        <w:tabs>
          <w:tab w:val="left" w:pos="568"/>
          <w:tab w:val="left" w:pos="1020"/>
        </w:tabs>
        <w:suppressAutoHyphens/>
        <w:adjustRightInd w:val="0"/>
        <w:snapToGrid w:val="0"/>
        <w:spacing w:beforeLines="50" w:before="120"/>
        <w:contextualSpacing/>
        <w:jc w:val="both"/>
        <w:textAlignment w:val="baseline"/>
        <w:rPr>
          <w:sz w:val="18"/>
          <w:szCs w:val="18"/>
          <w:highlight w:val="yellow"/>
        </w:rPr>
      </w:pPr>
      <w:r w:rsidRPr="005D35E7">
        <w:rPr>
          <w:sz w:val="18"/>
          <w:szCs w:val="18"/>
          <w:lang w:eastAsia="zh-CN"/>
        </w:rPr>
        <w:t xml:space="preserve">3.2.5 Payment for warranty </w:t>
      </w:r>
      <w:r w:rsidRPr="005D35E7">
        <w:rPr>
          <w:sz w:val="18"/>
          <w:szCs w:val="18"/>
          <w:lang w:eastAsia="zh-CN"/>
        </w:rPr>
        <w:t>质保款</w:t>
      </w:r>
    </w:p>
    <w:p w14:paraId="4C5173F9" w14:textId="77777777" w:rsidR="008E58AE" w:rsidRPr="005D35E7" w:rsidRDefault="008E58AE" w:rsidP="00F812C1">
      <w:pPr>
        <w:widowControl w:val="0"/>
        <w:tabs>
          <w:tab w:val="left" w:pos="1134"/>
          <w:tab w:val="left" w:pos="1260"/>
        </w:tabs>
        <w:suppressAutoHyphens/>
        <w:adjustRightInd w:val="0"/>
        <w:snapToGrid w:val="0"/>
        <w:spacing w:beforeLines="50" w:before="120"/>
        <w:contextualSpacing/>
        <w:jc w:val="both"/>
        <w:textAlignment w:val="baseline"/>
        <w:rPr>
          <w:sz w:val="18"/>
          <w:szCs w:val="18"/>
        </w:rPr>
      </w:pPr>
      <w:r w:rsidRPr="005D35E7">
        <w:rPr>
          <w:sz w:val="18"/>
          <w:szCs w:val="18"/>
          <w:highlight w:val="yellow"/>
          <w:u w:val="single"/>
          <w:lang w:eastAsia="zh-CN"/>
        </w:rPr>
        <w:t xml:space="preserve">  XX </w:t>
      </w:r>
      <w:r w:rsidRPr="005D35E7">
        <w:rPr>
          <w:sz w:val="18"/>
          <w:szCs w:val="18"/>
          <w:highlight w:val="yellow"/>
          <w:lang w:eastAsia="zh-CN"/>
        </w:rPr>
        <w:t>％</w:t>
      </w:r>
      <w:r w:rsidRPr="005D35E7">
        <w:rPr>
          <w:sz w:val="18"/>
          <w:szCs w:val="18"/>
        </w:rPr>
        <w:t xml:space="preserve"> of the TOTAL CONTRACT PRICE shall be paid by the BUYER to the SELLER by T/T within </w:t>
      </w:r>
      <w:r w:rsidRPr="005D35E7">
        <w:rPr>
          <w:sz w:val="18"/>
          <w:szCs w:val="18"/>
          <w:highlight w:val="yellow"/>
          <w:lang w:eastAsia="zh-CN"/>
        </w:rPr>
        <w:t>sixty</w:t>
      </w:r>
      <w:r w:rsidRPr="005D35E7">
        <w:rPr>
          <w:sz w:val="18"/>
          <w:szCs w:val="18"/>
          <w:highlight w:val="yellow"/>
        </w:rPr>
        <w:t xml:space="preserve"> (60)</w:t>
      </w:r>
      <w:r w:rsidRPr="005D35E7">
        <w:rPr>
          <w:sz w:val="18"/>
          <w:szCs w:val="18"/>
        </w:rPr>
        <w:t xml:space="preserve"> days and the BUYER has received the following documents: </w:t>
      </w:r>
    </w:p>
    <w:p w14:paraId="6BDAE65B" w14:textId="77777777" w:rsidR="008E58AE" w:rsidRPr="005D35E7" w:rsidRDefault="008E58AE" w:rsidP="00F812C1">
      <w:pPr>
        <w:widowControl w:val="0"/>
        <w:tabs>
          <w:tab w:val="left" w:pos="1134"/>
          <w:tab w:val="left" w:pos="1260"/>
        </w:tabs>
        <w:suppressAutoHyphens/>
        <w:adjustRightInd w:val="0"/>
        <w:snapToGrid w:val="0"/>
        <w:spacing w:beforeLines="50" w:before="120"/>
        <w:contextualSpacing/>
        <w:jc w:val="both"/>
        <w:textAlignment w:val="baseline"/>
        <w:rPr>
          <w:sz w:val="18"/>
          <w:szCs w:val="18"/>
          <w:lang w:eastAsia="zh-CN"/>
        </w:rPr>
      </w:pPr>
      <w:r w:rsidRPr="005D35E7">
        <w:rPr>
          <w:sz w:val="18"/>
          <w:szCs w:val="18"/>
          <w:lang w:eastAsia="zh-CN"/>
        </w:rPr>
        <w:t>合同总价的</w:t>
      </w:r>
      <w:r w:rsidRPr="005D35E7">
        <w:rPr>
          <w:sz w:val="18"/>
          <w:szCs w:val="18"/>
          <w:highlight w:val="yellow"/>
          <w:u w:val="single"/>
          <w:lang w:eastAsia="zh-CN"/>
        </w:rPr>
        <w:t xml:space="preserve">  XX </w:t>
      </w:r>
      <w:r w:rsidRPr="005D35E7">
        <w:rPr>
          <w:sz w:val="18"/>
          <w:szCs w:val="18"/>
          <w:highlight w:val="yellow"/>
          <w:lang w:eastAsia="zh-CN"/>
        </w:rPr>
        <w:t>％</w:t>
      </w:r>
      <w:r w:rsidRPr="005D35E7">
        <w:rPr>
          <w:sz w:val="18"/>
          <w:szCs w:val="18"/>
          <w:lang w:eastAsia="zh-CN"/>
        </w:rPr>
        <w:t>应由买方在收到下列文件的</w:t>
      </w:r>
      <w:r w:rsidRPr="005D35E7">
        <w:rPr>
          <w:sz w:val="18"/>
          <w:szCs w:val="18"/>
          <w:highlight w:val="yellow"/>
          <w:lang w:eastAsia="zh-CN"/>
        </w:rPr>
        <w:t>60</w:t>
      </w:r>
      <w:r w:rsidRPr="005D35E7">
        <w:rPr>
          <w:sz w:val="18"/>
          <w:szCs w:val="18"/>
          <w:lang w:eastAsia="zh-CN"/>
        </w:rPr>
        <w:t>日内通过电汇方式向卖方支付。</w:t>
      </w:r>
    </w:p>
    <w:p w14:paraId="47C4152A" w14:textId="77777777" w:rsidR="008E58AE" w:rsidRPr="005D35E7" w:rsidRDefault="008E58AE" w:rsidP="00F812C1">
      <w:pPr>
        <w:pStyle w:val="aff"/>
        <w:widowControl w:val="0"/>
        <w:numPr>
          <w:ilvl w:val="2"/>
          <w:numId w:val="38"/>
        </w:numPr>
        <w:tabs>
          <w:tab w:val="left" w:pos="1020"/>
        </w:tabs>
        <w:suppressAutoHyphens/>
        <w:adjustRightInd w:val="0"/>
        <w:snapToGrid w:val="0"/>
        <w:spacing w:beforeLines="50" w:before="120"/>
        <w:ind w:firstLineChars="0"/>
        <w:contextualSpacing/>
        <w:jc w:val="both"/>
        <w:textAlignment w:val="baseline"/>
        <w:rPr>
          <w:sz w:val="18"/>
          <w:szCs w:val="18"/>
        </w:rPr>
      </w:pPr>
      <w:r w:rsidRPr="005D35E7">
        <w:rPr>
          <w:sz w:val="18"/>
          <w:szCs w:val="18"/>
        </w:rPr>
        <w:t>commercial invoice covering</w:t>
      </w:r>
      <w:r w:rsidRPr="005D35E7">
        <w:rPr>
          <w:sz w:val="18"/>
          <w:szCs w:val="18"/>
          <w:highlight w:val="yellow"/>
          <w:u w:val="single"/>
          <w:lang w:eastAsia="zh-CN"/>
        </w:rPr>
        <w:t xml:space="preserve">  XX </w:t>
      </w:r>
      <w:r w:rsidRPr="005D35E7">
        <w:rPr>
          <w:sz w:val="18"/>
          <w:szCs w:val="18"/>
          <w:highlight w:val="yellow"/>
          <w:lang w:eastAsia="zh-CN"/>
        </w:rPr>
        <w:t>％</w:t>
      </w:r>
      <w:r w:rsidRPr="005D35E7">
        <w:rPr>
          <w:sz w:val="18"/>
          <w:szCs w:val="18"/>
        </w:rPr>
        <w:t xml:space="preserve"> of the TOTAL CONTRACT PRICE issued by  SELLER; </w:t>
      </w:r>
      <w:r w:rsidRPr="005D35E7">
        <w:rPr>
          <w:sz w:val="18"/>
          <w:szCs w:val="18"/>
          <w:lang w:eastAsia="zh-CN"/>
        </w:rPr>
        <w:t>卖方出具的金额为合同总金额</w:t>
      </w:r>
      <w:r w:rsidRPr="005D35E7">
        <w:rPr>
          <w:sz w:val="18"/>
          <w:szCs w:val="18"/>
          <w:highlight w:val="yellow"/>
          <w:u w:val="single"/>
          <w:lang w:eastAsia="zh-CN"/>
        </w:rPr>
        <w:t xml:space="preserve">  XX </w:t>
      </w:r>
      <w:r w:rsidRPr="005D35E7">
        <w:rPr>
          <w:sz w:val="18"/>
          <w:szCs w:val="18"/>
          <w:highlight w:val="yellow"/>
          <w:lang w:eastAsia="zh-CN"/>
        </w:rPr>
        <w:t>％</w:t>
      </w:r>
      <w:r w:rsidRPr="005D35E7">
        <w:rPr>
          <w:sz w:val="18"/>
          <w:szCs w:val="18"/>
          <w:lang w:eastAsia="zh-CN"/>
        </w:rPr>
        <w:t>的正本商业发票</w:t>
      </w:r>
    </w:p>
    <w:p w14:paraId="486CB982" w14:textId="77777777" w:rsidR="008E58AE" w:rsidRPr="005D35E7" w:rsidRDefault="008E58AE" w:rsidP="00F812C1">
      <w:pPr>
        <w:pStyle w:val="aff"/>
        <w:widowControl w:val="0"/>
        <w:numPr>
          <w:ilvl w:val="2"/>
          <w:numId w:val="38"/>
        </w:numPr>
        <w:tabs>
          <w:tab w:val="left" w:pos="1020"/>
        </w:tabs>
        <w:suppressAutoHyphens/>
        <w:adjustRightInd w:val="0"/>
        <w:snapToGrid w:val="0"/>
        <w:spacing w:beforeLines="50" w:before="120"/>
        <w:ind w:firstLineChars="0"/>
        <w:contextualSpacing/>
        <w:jc w:val="both"/>
        <w:textAlignment w:val="baseline"/>
        <w:rPr>
          <w:sz w:val="18"/>
          <w:szCs w:val="18"/>
        </w:rPr>
      </w:pPr>
      <w:r w:rsidRPr="005D35E7">
        <w:rPr>
          <w:sz w:val="18"/>
          <w:szCs w:val="18"/>
          <w:lang w:eastAsia="zh-CN"/>
        </w:rPr>
        <w:t xml:space="preserve">An irrevocable and unconditional Bank Letter of Guarantee covering </w:t>
      </w:r>
      <w:r w:rsidRPr="005D35E7">
        <w:rPr>
          <w:sz w:val="18"/>
          <w:szCs w:val="18"/>
          <w:highlight w:val="yellow"/>
          <w:u w:val="single"/>
          <w:lang w:eastAsia="zh-CN"/>
        </w:rPr>
        <w:t xml:space="preserve">  XX </w:t>
      </w:r>
      <w:r w:rsidRPr="005D35E7">
        <w:rPr>
          <w:sz w:val="18"/>
          <w:szCs w:val="18"/>
          <w:highlight w:val="yellow"/>
          <w:lang w:eastAsia="zh-CN"/>
        </w:rPr>
        <w:t>％</w:t>
      </w:r>
      <w:r w:rsidRPr="005D35E7">
        <w:rPr>
          <w:sz w:val="18"/>
          <w:szCs w:val="18"/>
          <w:lang w:eastAsia="zh-CN"/>
        </w:rPr>
        <w:t xml:space="preserve"> of TOTAL CONTRACT PRICE, issued by SELLER</w:t>
      </w:r>
      <w:proofErr w:type="gramStart"/>
      <w:r w:rsidRPr="005D35E7">
        <w:rPr>
          <w:sz w:val="18"/>
          <w:szCs w:val="18"/>
          <w:lang w:eastAsia="zh-CN"/>
        </w:rPr>
        <w:t>’</w:t>
      </w:r>
      <w:proofErr w:type="gramEnd"/>
      <w:r w:rsidRPr="005D35E7">
        <w:rPr>
          <w:sz w:val="18"/>
          <w:szCs w:val="18"/>
          <w:lang w:eastAsia="zh-CN"/>
        </w:rPr>
        <w:t>s bank or advised by BUYER</w:t>
      </w:r>
      <w:proofErr w:type="gramStart"/>
      <w:r w:rsidRPr="005D35E7">
        <w:rPr>
          <w:sz w:val="18"/>
          <w:szCs w:val="18"/>
          <w:lang w:eastAsia="zh-CN"/>
        </w:rPr>
        <w:t>’</w:t>
      </w:r>
      <w:proofErr w:type="gramEnd"/>
      <w:r w:rsidRPr="005D35E7">
        <w:rPr>
          <w:sz w:val="18"/>
          <w:szCs w:val="18"/>
          <w:lang w:eastAsia="zh-CN"/>
        </w:rPr>
        <w:t>s bank in favor of BUYER as a security of SELLER</w:t>
      </w:r>
      <w:proofErr w:type="gramStart"/>
      <w:r w:rsidRPr="005D35E7">
        <w:rPr>
          <w:sz w:val="18"/>
          <w:szCs w:val="18"/>
          <w:lang w:eastAsia="zh-CN"/>
        </w:rPr>
        <w:t>’</w:t>
      </w:r>
      <w:proofErr w:type="gramEnd"/>
      <w:r w:rsidRPr="005D35E7">
        <w:rPr>
          <w:sz w:val="18"/>
          <w:szCs w:val="18"/>
          <w:lang w:eastAsia="zh-CN"/>
        </w:rPr>
        <w:t>s liabilities within the quality guarantee period of the CONTRACT GOODS, valid until forty-five (45) days after the quality guarantee period expires. The specimen is as per ATTACHMENT J.</w:t>
      </w:r>
      <w:r w:rsidRPr="005D35E7">
        <w:rPr>
          <w:sz w:val="18"/>
          <w:szCs w:val="18"/>
        </w:rPr>
        <w:t xml:space="preserve"> </w:t>
      </w:r>
      <w:r w:rsidRPr="005D35E7">
        <w:rPr>
          <w:sz w:val="18"/>
          <w:szCs w:val="18"/>
          <w:lang w:eastAsia="zh-CN"/>
        </w:rPr>
        <w:t>由卖方银行出具或由买方银行通知的、以买方为受益人的不可撤销且无条件见索即付的保函，金额为合同总价</w:t>
      </w:r>
      <w:r w:rsidRPr="005D35E7">
        <w:rPr>
          <w:sz w:val="18"/>
          <w:szCs w:val="18"/>
          <w:lang w:eastAsia="zh-CN"/>
        </w:rPr>
        <w:t xml:space="preserve"> </w:t>
      </w:r>
      <w:r w:rsidRPr="005D35E7">
        <w:rPr>
          <w:sz w:val="18"/>
          <w:szCs w:val="18"/>
          <w:highlight w:val="yellow"/>
          <w:lang w:eastAsia="zh-CN"/>
        </w:rPr>
        <w:t>XX %</w:t>
      </w:r>
      <w:r w:rsidRPr="005D35E7">
        <w:rPr>
          <w:sz w:val="18"/>
          <w:szCs w:val="18"/>
          <w:lang w:eastAsia="zh-CN"/>
        </w:rPr>
        <w:t>的银行保函作为卖方在合同货物质保期内卖方义务的担保，保函的有效期至质保期结束后</w:t>
      </w:r>
      <w:r w:rsidRPr="005D35E7">
        <w:rPr>
          <w:sz w:val="18"/>
          <w:szCs w:val="18"/>
          <w:lang w:eastAsia="zh-CN"/>
        </w:rPr>
        <w:t>45</w:t>
      </w:r>
      <w:r w:rsidRPr="005D35E7">
        <w:rPr>
          <w:sz w:val="18"/>
          <w:szCs w:val="18"/>
          <w:lang w:eastAsia="zh-CN"/>
        </w:rPr>
        <w:t>天。保函样本见附件</w:t>
      </w:r>
      <w:r w:rsidRPr="005D35E7">
        <w:rPr>
          <w:sz w:val="18"/>
          <w:szCs w:val="18"/>
          <w:lang w:eastAsia="zh-CN"/>
        </w:rPr>
        <w:t>J</w:t>
      </w:r>
      <w:r w:rsidRPr="005D35E7">
        <w:rPr>
          <w:sz w:val="18"/>
          <w:szCs w:val="18"/>
          <w:lang w:eastAsia="zh-CN"/>
        </w:rPr>
        <w:t>。</w:t>
      </w:r>
    </w:p>
    <w:p w14:paraId="6CEE0DDE" w14:textId="0851A65F" w:rsidR="008E58AE" w:rsidRPr="005D35E7" w:rsidRDefault="008E58AE" w:rsidP="001012D7">
      <w:pPr>
        <w:pStyle w:val="aff"/>
        <w:widowControl w:val="0"/>
        <w:numPr>
          <w:ilvl w:val="2"/>
          <w:numId w:val="38"/>
        </w:numPr>
        <w:tabs>
          <w:tab w:val="left" w:pos="1020"/>
          <w:tab w:val="left" w:pos="1134"/>
          <w:tab w:val="left" w:pos="1260"/>
        </w:tabs>
        <w:suppressAutoHyphens/>
        <w:adjustRightInd w:val="0"/>
        <w:snapToGrid w:val="0"/>
        <w:spacing w:beforeLines="50" w:before="120"/>
        <w:ind w:firstLineChars="0"/>
        <w:contextualSpacing/>
        <w:jc w:val="both"/>
        <w:textAlignment w:val="baseline"/>
        <w:rPr>
          <w:sz w:val="18"/>
          <w:szCs w:val="18"/>
          <w:lang w:eastAsia="zh-CN"/>
        </w:rPr>
      </w:pPr>
      <w:r w:rsidRPr="005D35E7">
        <w:rPr>
          <w:sz w:val="18"/>
          <w:szCs w:val="18"/>
          <w:lang w:eastAsia="zh-CN"/>
        </w:rPr>
        <w:t xml:space="preserve">BUYER’s written confirmation that </w:t>
      </w:r>
      <w:r w:rsidRPr="005D35E7">
        <w:rPr>
          <w:sz w:val="18"/>
          <w:szCs w:val="18"/>
          <w:highlight w:val="yellow"/>
          <w:lang w:eastAsia="zh-CN"/>
        </w:rPr>
        <w:t>x</w:t>
      </w:r>
      <w:r w:rsidRPr="005D35E7">
        <w:rPr>
          <w:sz w:val="18"/>
          <w:szCs w:val="18"/>
          <w:lang w:eastAsia="zh-CN"/>
        </w:rPr>
        <w:t xml:space="preserve"> original and </w:t>
      </w:r>
      <w:r w:rsidRPr="005D35E7">
        <w:rPr>
          <w:sz w:val="18"/>
          <w:szCs w:val="18"/>
          <w:highlight w:val="yellow"/>
          <w:lang w:eastAsia="zh-CN"/>
        </w:rPr>
        <w:t>x</w:t>
      </w:r>
      <w:r w:rsidRPr="005D35E7">
        <w:rPr>
          <w:sz w:val="18"/>
          <w:szCs w:val="18"/>
          <w:lang w:eastAsia="zh-CN"/>
        </w:rPr>
        <w:t xml:space="preserve"> electric copies of final </w:t>
      </w:r>
      <w:r w:rsidR="00AD18D2" w:rsidRPr="005D35E7">
        <w:rPr>
          <w:sz w:val="18"/>
          <w:szCs w:val="18"/>
          <w:lang w:eastAsia="zh-CN"/>
        </w:rPr>
        <w:t>approved as-built documents</w:t>
      </w:r>
      <w:r w:rsidRPr="005D35E7">
        <w:rPr>
          <w:sz w:val="18"/>
          <w:szCs w:val="18"/>
          <w:lang w:eastAsia="zh-CN"/>
        </w:rPr>
        <w:t xml:space="preserve"> have been delivered successfully.</w:t>
      </w:r>
      <w:r w:rsidRPr="005D35E7">
        <w:rPr>
          <w:sz w:val="18"/>
          <w:szCs w:val="18"/>
        </w:rPr>
        <w:t xml:space="preserve"> </w:t>
      </w:r>
      <w:proofErr w:type="spellStart"/>
      <w:r w:rsidR="00F42863" w:rsidRPr="005D35E7">
        <w:rPr>
          <w:sz w:val="18"/>
          <w:szCs w:val="18"/>
        </w:rPr>
        <w:t>审批通过的</w:t>
      </w:r>
      <w:proofErr w:type="spellEnd"/>
      <w:r w:rsidRPr="005D35E7">
        <w:rPr>
          <w:sz w:val="18"/>
          <w:szCs w:val="18"/>
          <w:lang w:eastAsia="zh-CN"/>
        </w:rPr>
        <w:t>完工文件原件</w:t>
      </w:r>
      <w:r w:rsidRPr="005D35E7">
        <w:rPr>
          <w:sz w:val="18"/>
          <w:szCs w:val="18"/>
          <w:highlight w:val="yellow"/>
          <w:lang w:eastAsia="zh-CN"/>
        </w:rPr>
        <w:t>x</w:t>
      </w:r>
      <w:r w:rsidRPr="005D35E7">
        <w:rPr>
          <w:sz w:val="18"/>
          <w:szCs w:val="18"/>
          <w:lang w:eastAsia="zh-CN"/>
        </w:rPr>
        <w:t>份、电子版</w:t>
      </w:r>
      <w:r w:rsidRPr="005D35E7">
        <w:rPr>
          <w:sz w:val="18"/>
          <w:szCs w:val="18"/>
          <w:highlight w:val="yellow"/>
          <w:lang w:eastAsia="zh-CN"/>
        </w:rPr>
        <w:t>x</w:t>
      </w:r>
      <w:r w:rsidRPr="005D35E7">
        <w:rPr>
          <w:sz w:val="18"/>
          <w:szCs w:val="18"/>
          <w:lang w:eastAsia="zh-CN"/>
        </w:rPr>
        <w:t>份。</w:t>
      </w:r>
    </w:p>
    <w:p w14:paraId="03970007" w14:textId="77777777" w:rsidR="008E58AE" w:rsidRPr="005D35E7" w:rsidRDefault="008E58AE" w:rsidP="00F812C1">
      <w:pPr>
        <w:widowControl w:val="0"/>
        <w:tabs>
          <w:tab w:val="left" w:pos="1134"/>
          <w:tab w:val="left" w:pos="1260"/>
        </w:tabs>
        <w:suppressAutoHyphens/>
        <w:adjustRightInd w:val="0"/>
        <w:snapToGrid w:val="0"/>
        <w:spacing w:beforeLines="50" w:before="120"/>
        <w:contextualSpacing/>
        <w:jc w:val="both"/>
        <w:textAlignment w:val="baseline"/>
        <w:rPr>
          <w:sz w:val="18"/>
          <w:szCs w:val="18"/>
          <w:lang w:eastAsia="zh-CN"/>
        </w:rPr>
      </w:pPr>
      <w:r w:rsidRPr="005D35E7">
        <w:rPr>
          <w:sz w:val="18"/>
          <w:szCs w:val="18"/>
          <w:lang w:eastAsia="zh-CN"/>
        </w:rPr>
        <w:t>Note: If SELLER is not able to provide bank guarantee, this payment milestone will be moved to the last and payment shall be made by BUYER to SELLER upon expiry of the warranty of this CONTRACT. The requirement for final TECHNICAL DOCUMENTATION shall be moved to Payment for Commissioning.</w:t>
      </w:r>
    </w:p>
    <w:p w14:paraId="6AB3A06B" w14:textId="0B873093" w:rsidR="008E58AE" w:rsidRPr="005D35E7" w:rsidRDefault="008E58AE" w:rsidP="00F812C1">
      <w:pPr>
        <w:widowControl w:val="0"/>
        <w:tabs>
          <w:tab w:val="left" w:pos="1134"/>
          <w:tab w:val="left" w:pos="1260"/>
        </w:tabs>
        <w:suppressAutoHyphens/>
        <w:adjustRightInd w:val="0"/>
        <w:snapToGrid w:val="0"/>
        <w:spacing w:beforeLines="50" w:before="120"/>
        <w:contextualSpacing/>
        <w:jc w:val="both"/>
        <w:textAlignment w:val="baseline"/>
        <w:rPr>
          <w:color w:val="2E74B5" w:themeColor="accent5" w:themeShade="BF"/>
          <w:sz w:val="18"/>
          <w:szCs w:val="18"/>
          <w:lang w:eastAsia="zh-CN"/>
        </w:rPr>
      </w:pPr>
      <w:r w:rsidRPr="005D35E7">
        <w:rPr>
          <w:sz w:val="18"/>
          <w:szCs w:val="18"/>
          <w:lang w:eastAsia="zh-CN"/>
        </w:rPr>
        <w:t>注：如卖方无法开具保函，</w:t>
      </w:r>
      <w:proofErr w:type="gramStart"/>
      <w:r w:rsidRPr="005D35E7">
        <w:rPr>
          <w:sz w:val="18"/>
          <w:szCs w:val="18"/>
          <w:lang w:eastAsia="zh-CN"/>
        </w:rPr>
        <w:t>这质保款</w:t>
      </w:r>
      <w:proofErr w:type="gramEnd"/>
      <w:r w:rsidRPr="005D35E7">
        <w:rPr>
          <w:sz w:val="18"/>
          <w:szCs w:val="18"/>
          <w:lang w:eastAsia="zh-CN"/>
        </w:rPr>
        <w:t>将改为最后一笔款并且在本合同质保期结束后由买方向卖方支付。完工文件要求也将移至</w:t>
      </w:r>
      <w:proofErr w:type="gramStart"/>
      <w:r w:rsidRPr="005D35E7">
        <w:rPr>
          <w:sz w:val="18"/>
          <w:szCs w:val="18"/>
          <w:lang w:eastAsia="zh-CN"/>
        </w:rPr>
        <w:t>调试款</w:t>
      </w:r>
      <w:proofErr w:type="gramEnd"/>
      <w:r w:rsidRPr="005D35E7">
        <w:rPr>
          <w:sz w:val="18"/>
          <w:szCs w:val="18"/>
          <w:lang w:eastAsia="zh-CN"/>
        </w:rPr>
        <w:t>内。</w:t>
      </w:r>
    </w:p>
    <w:p w14:paraId="1127E209" w14:textId="1B030653" w:rsidR="00692710" w:rsidRPr="005D35E7" w:rsidRDefault="00721D04" w:rsidP="00F812C1">
      <w:pPr>
        <w:widowControl w:val="0"/>
        <w:tabs>
          <w:tab w:val="left" w:pos="1134"/>
          <w:tab w:val="left" w:pos="1260"/>
        </w:tabs>
        <w:suppressAutoHyphens/>
        <w:adjustRightInd w:val="0"/>
        <w:snapToGrid w:val="0"/>
        <w:spacing w:beforeLines="50" w:before="120"/>
        <w:contextualSpacing/>
        <w:jc w:val="both"/>
        <w:textAlignment w:val="baseline"/>
        <w:rPr>
          <w:color w:val="2E74B5" w:themeColor="accent5" w:themeShade="BF"/>
          <w:sz w:val="18"/>
          <w:szCs w:val="18"/>
          <w:lang w:eastAsia="zh-CN"/>
        </w:rPr>
      </w:pPr>
      <w:r w:rsidRPr="005D35E7">
        <w:rPr>
          <w:color w:val="2E74B5" w:themeColor="accent5" w:themeShade="BF"/>
          <w:sz w:val="18"/>
          <w:szCs w:val="18"/>
          <w:lang w:eastAsia="zh-CN"/>
        </w:rPr>
        <w:t>3.2.</w:t>
      </w:r>
      <w:r w:rsidR="008E58AE" w:rsidRPr="005D35E7">
        <w:rPr>
          <w:color w:val="2E74B5" w:themeColor="accent5" w:themeShade="BF"/>
          <w:sz w:val="18"/>
          <w:szCs w:val="18"/>
          <w:lang w:eastAsia="zh-CN"/>
        </w:rPr>
        <w:t>6</w:t>
      </w:r>
      <w:r w:rsidR="007E00A2" w:rsidRPr="005D35E7">
        <w:rPr>
          <w:color w:val="2E74B5" w:themeColor="accent5" w:themeShade="BF"/>
          <w:sz w:val="18"/>
          <w:szCs w:val="18"/>
          <w:lang w:eastAsia="zh-CN"/>
        </w:rPr>
        <w:t xml:space="preserve"> Payment of Commissioning </w:t>
      </w:r>
      <w:r w:rsidR="00692710" w:rsidRPr="005D35E7">
        <w:rPr>
          <w:color w:val="2E74B5" w:themeColor="accent5" w:themeShade="BF"/>
          <w:sz w:val="18"/>
          <w:szCs w:val="18"/>
          <w:lang w:eastAsia="zh-CN"/>
        </w:rPr>
        <w:t>调试款</w:t>
      </w:r>
    </w:p>
    <w:p w14:paraId="547113B9" w14:textId="1B432846" w:rsidR="00AA141B" w:rsidRPr="005D35E7" w:rsidRDefault="00FE0535" w:rsidP="00F812C1">
      <w:pPr>
        <w:pStyle w:val="BodyTextIndent21"/>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highlight w:val="yellow"/>
          <w:u w:val="single"/>
        </w:rPr>
        <w:t xml:space="preserve">XX </w:t>
      </w:r>
      <w:r w:rsidRPr="005D35E7">
        <w:rPr>
          <w:rFonts w:ascii="Times New Roman" w:hAnsi="Times New Roman"/>
          <w:color w:val="2E74B5" w:themeColor="accent5" w:themeShade="BF"/>
          <w:sz w:val="18"/>
          <w:szCs w:val="18"/>
          <w:highlight w:val="yellow"/>
        </w:rPr>
        <w:t>％</w:t>
      </w:r>
      <w:r w:rsidR="00721D04" w:rsidRPr="005D35E7">
        <w:rPr>
          <w:rFonts w:ascii="Times New Roman" w:hAnsi="Times New Roman"/>
          <w:color w:val="2E74B5" w:themeColor="accent5" w:themeShade="BF"/>
          <w:sz w:val="18"/>
          <w:szCs w:val="18"/>
        </w:rPr>
        <w:t xml:space="preserve"> of TOTAL CONTRACT PRICE shall be paid by BUYER to SELLER by T/T within </w:t>
      </w:r>
      <w:r w:rsidR="00721D04" w:rsidRPr="005D35E7">
        <w:rPr>
          <w:rFonts w:ascii="Times New Roman" w:hAnsi="Times New Roman"/>
          <w:color w:val="2E74B5" w:themeColor="accent5" w:themeShade="BF"/>
          <w:sz w:val="18"/>
          <w:szCs w:val="18"/>
          <w:highlight w:val="yellow"/>
        </w:rPr>
        <w:t>sixty (60)</w:t>
      </w:r>
      <w:r w:rsidR="00721D04" w:rsidRPr="005D35E7">
        <w:rPr>
          <w:rFonts w:ascii="Times New Roman" w:hAnsi="Times New Roman"/>
          <w:color w:val="2E74B5" w:themeColor="accent5" w:themeShade="BF"/>
          <w:sz w:val="18"/>
          <w:szCs w:val="18"/>
        </w:rPr>
        <w:t xml:space="preserve"> days after the completion of </w:t>
      </w:r>
      <w:r w:rsidR="008E58AE" w:rsidRPr="005D35E7">
        <w:rPr>
          <w:rFonts w:ascii="Times New Roman" w:hAnsi="Times New Roman"/>
          <w:color w:val="2E74B5" w:themeColor="accent5" w:themeShade="BF"/>
          <w:sz w:val="18"/>
          <w:szCs w:val="18"/>
        </w:rPr>
        <w:t>successful site commissioning</w:t>
      </w:r>
      <w:r w:rsidR="00721D04" w:rsidRPr="005D35E7">
        <w:rPr>
          <w:rFonts w:ascii="Times New Roman" w:hAnsi="Times New Roman"/>
          <w:color w:val="2E74B5" w:themeColor="accent5" w:themeShade="BF"/>
          <w:sz w:val="18"/>
          <w:szCs w:val="18"/>
        </w:rPr>
        <w:t xml:space="preserve"> and BUYER has received the following documents</w:t>
      </w:r>
      <w:r w:rsidR="00AA141B" w:rsidRPr="005D35E7">
        <w:rPr>
          <w:rFonts w:ascii="Times New Roman" w:hAnsi="Times New Roman"/>
          <w:color w:val="2E74B5" w:themeColor="accent5" w:themeShade="BF"/>
          <w:sz w:val="18"/>
          <w:szCs w:val="18"/>
        </w:rPr>
        <w:t>.</w:t>
      </w:r>
    </w:p>
    <w:p w14:paraId="2DF0AEBF" w14:textId="7A6CB7EE" w:rsidR="00721D04" w:rsidRPr="005D35E7" w:rsidRDefault="00721D04" w:rsidP="00F812C1">
      <w:pPr>
        <w:pStyle w:val="BodyTextIndent21"/>
        <w:snapToGrid w:val="0"/>
        <w:spacing w:beforeLines="50" w:before="120"/>
        <w:ind w:left="0" w:firstLineChars="50" w:firstLine="90"/>
        <w:contextualSpacing/>
        <w:rPr>
          <w:rFonts w:ascii="Times New Roman" w:hAnsi="Times New Roman"/>
          <w:color w:val="2E74B5" w:themeColor="accent5" w:themeShade="BF"/>
          <w:sz w:val="18"/>
          <w:szCs w:val="18"/>
        </w:rPr>
      </w:pPr>
      <w:r w:rsidRPr="005D35E7">
        <w:rPr>
          <w:rFonts w:ascii="Times New Roman" w:hAnsi="Times New Roman"/>
          <w:color w:val="2E74B5" w:themeColor="accent5" w:themeShade="BF"/>
          <w:sz w:val="18"/>
          <w:szCs w:val="18"/>
        </w:rPr>
        <w:t>合同总价的</w:t>
      </w:r>
      <w:r w:rsidR="00FE0535" w:rsidRPr="005D35E7">
        <w:rPr>
          <w:rFonts w:ascii="Times New Roman" w:hAnsi="Times New Roman"/>
          <w:color w:val="2E74B5" w:themeColor="accent5" w:themeShade="BF"/>
          <w:sz w:val="18"/>
          <w:szCs w:val="18"/>
          <w:highlight w:val="yellow"/>
          <w:u w:val="single"/>
        </w:rPr>
        <w:t xml:space="preserve">  XX </w:t>
      </w:r>
      <w:r w:rsidR="00FE0535" w:rsidRPr="005D35E7">
        <w:rPr>
          <w:rFonts w:ascii="Times New Roman" w:hAnsi="Times New Roman"/>
          <w:color w:val="2E74B5" w:themeColor="accent5" w:themeShade="BF"/>
          <w:sz w:val="18"/>
          <w:szCs w:val="18"/>
          <w:highlight w:val="yellow"/>
        </w:rPr>
        <w:t>％</w:t>
      </w:r>
      <w:r w:rsidRPr="005D35E7">
        <w:rPr>
          <w:rFonts w:ascii="Times New Roman" w:hAnsi="Times New Roman"/>
          <w:color w:val="2E74B5" w:themeColor="accent5" w:themeShade="BF"/>
          <w:sz w:val="18"/>
          <w:szCs w:val="18"/>
        </w:rPr>
        <w:t>应由买方在</w:t>
      </w:r>
      <w:r w:rsidR="008E58AE" w:rsidRPr="005D35E7">
        <w:rPr>
          <w:rFonts w:ascii="Times New Roman" w:hAnsi="Times New Roman"/>
          <w:color w:val="2E74B5" w:themeColor="accent5" w:themeShade="BF"/>
          <w:sz w:val="18"/>
          <w:szCs w:val="18"/>
        </w:rPr>
        <w:t>现场调试成功完成后</w:t>
      </w:r>
      <w:r w:rsidRPr="005D35E7">
        <w:rPr>
          <w:rFonts w:ascii="Times New Roman" w:hAnsi="Times New Roman"/>
          <w:color w:val="2E74B5" w:themeColor="accent5" w:themeShade="BF"/>
          <w:sz w:val="18"/>
          <w:szCs w:val="18"/>
        </w:rPr>
        <w:t>且收到下列文件的</w:t>
      </w:r>
      <w:r w:rsidRPr="005D35E7">
        <w:rPr>
          <w:rFonts w:ascii="Times New Roman" w:hAnsi="Times New Roman"/>
          <w:color w:val="2E74B5" w:themeColor="accent5" w:themeShade="BF"/>
          <w:sz w:val="18"/>
          <w:szCs w:val="18"/>
          <w:highlight w:val="yellow"/>
        </w:rPr>
        <w:t>60</w:t>
      </w:r>
      <w:r w:rsidRPr="005D35E7">
        <w:rPr>
          <w:rFonts w:ascii="Times New Roman" w:hAnsi="Times New Roman"/>
          <w:color w:val="2E74B5" w:themeColor="accent5" w:themeShade="BF"/>
          <w:sz w:val="18"/>
          <w:szCs w:val="18"/>
        </w:rPr>
        <w:t>日内通过电汇方式向卖方支付</w:t>
      </w:r>
      <w:r w:rsidRPr="005D35E7">
        <w:rPr>
          <w:rFonts w:ascii="Times New Roman" w:hAnsi="Times New Roman"/>
          <w:color w:val="2E74B5" w:themeColor="accent5" w:themeShade="BF"/>
          <w:sz w:val="18"/>
          <w:szCs w:val="18"/>
        </w:rPr>
        <w:t>:</w:t>
      </w:r>
    </w:p>
    <w:p w14:paraId="29094F2D" w14:textId="5155BAA7" w:rsidR="00721D04" w:rsidRPr="005D35E7" w:rsidRDefault="00721D04" w:rsidP="00F812C1">
      <w:pPr>
        <w:pStyle w:val="aff"/>
        <w:widowControl w:val="0"/>
        <w:numPr>
          <w:ilvl w:val="2"/>
          <w:numId w:val="37"/>
        </w:numPr>
        <w:tabs>
          <w:tab w:val="left" w:pos="1020"/>
        </w:tabs>
        <w:suppressAutoHyphens/>
        <w:adjustRightInd w:val="0"/>
        <w:snapToGrid w:val="0"/>
        <w:spacing w:beforeLines="50" w:before="120"/>
        <w:ind w:firstLineChars="0"/>
        <w:contextualSpacing/>
        <w:jc w:val="both"/>
        <w:textAlignment w:val="baseline"/>
        <w:rPr>
          <w:color w:val="2E74B5" w:themeColor="accent5" w:themeShade="BF"/>
          <w:sz w:val="18"/>
          <w:szCs w:val="18"/>
        </w:rPr>
      </w:pPr>
      <w:r w:rsidRPr="005D35E7">
        <w:rPr>
          <w:color w:val="2E74B5" w:themeColor="accent5" w:themeShade="BF"/>
          <w:sz w:val="18"/>
          <w:szCs w:val="18"/>
        </w:rPr>
        <w:lastRenderedPageBreak/>
        <w:t>Three (3) originals of commercial invoice covering</w:t>
      </w:r>
      <w:r w:rsidR="00FE0535" w:rsidRPr="005D35E7">
        <w:rPr>
          <w:color w:val="2E74B5" w:themeColor="accent5" w:themeShade="BF"/>
          <w:sz w:val="18"/>
          <w:szCs w:val="18"/>
          <w:highlight w:val="yellow"/>
          <w:u w:val="single"/>
          <w:lang w:eastAsia="zh-CN"/>
        </w:rPr>
        <w:t xml:space="preserve">  XX </w:t>
      </w:r>
      <w:r w:rsidR="00FE0535" w:rsidRPr="005D35E7">
        <w:rPr>
          <w:color w:val="2E74B5" w:themeColor="accent5" w:themeShade="BF"/>
          <w:sz w:val="18"/>
          <w:szCs w:val="18"/>
          <w:highlight w:val="yellow"/>
          <w:lang w:eastAsia="zh-CN"/>
        </w:rPr>
        <w:t>％</w:t>
      </w:r>
      <w:r w:rsidRPr="005D35E7">
        <w:rPr>
          <w:color w:val="2E74B5" w:themeColor="accent5" w:themeShade="BF"/>
          <w:sz w:val="18"/>
          <w:szCs w:val="18"/>
        </w:rPr>
        <w:t xml:space="preserve"> of the TOTAL CONTRACT PRICE issued by  SELLER </w:t>
      </w:r>
      <w:r w:rsidRPr="005D35E7">
        <w:rPr>
          <w:color w:val="2E74B5" w:themeColor="accent5" w:themeShade="BF"/>
          <w:sz w:val="18"/>
          <w:szCs w:val="18"/>
          <w:lang w:eastAsia="zh-CN"/>
        </w:rPr>
        <w:t>卖方出具的金额为合同总金额</w:t>
      </w:r>
      <w:r w:rsidR="00FE0535" w:rsidRPr="005D35E7">
        <w:rPr>
          <w:color w:val="2E74B5" w:themeColor="accent5" w:themeShade="BF"/>
          <w:sz w:val="18"/>
          <w:szCs w:val="18"/>
          <w:highlight w:val="yellow"/>
          <w:u w:val="single"/>
          <w:lang w:eastAsia="zh-CN"/>
        </w:rPr>
        <w:t xml:space="preserve">  XX </w:t>
      </w:r>
      <w:r w:rsidR="00FE0535" w:rsidRPr="005D35E7">
        <w:rPr>
          <w:color w:val="2E74B5" w:themeColor="accent5" w:themeShade="BF"/>
          <w:sz w:val="18"/>
          <w:szCs w:val="18"/>
          <w:highlight w:val="yellow"/>
          <w:lang w:eastAsia="zh-CN"/>
        </w:rPr>
        <w:t>％</w:t>
      </w:r>
      <w:r w:rsidRPr="005D35E7">
        <w:rPr>
          <w:color w:val="2E74B5" w:themeColor="accent5" w:themeShade="BF"/>
          <w:sz w:val="18"/>
          <w:szCs w:val="18"/>
          <w:lang w:eastAsia="zh-CN"/>
        </w:rPr>
        <w:t>的正本商业发票三份。</w:t>
      </w:r>
    </w:p>
    <w:p w14:paraId="46B7B858" w14:textId="5BDFE010" w:rsidR="00692710" w:rsidRPr="005D35E7" w:rsidRDefault="00721D04" w:rsidP="00F812C1">
      <w:pPr>
        <w:pStyle w:val="aff"/>
        <w:widowControl w:val="0"/>
        <w:numPr>
          <w:ilvl w:val="2"/>
          <w:numId w:val="37"/>
        </w:numPr>
        <w:tabs>
          <w:tab w:val="left" w:pos="1020"/>
        </w:tabs>
        <w:suppressAutoHyphens/>
        <w:adjustRightInd w:val="0"/>
        <w:snapToGrid w:val="0"/>
        <w:spacing w:beforeLines="50" w:before="120"/>
        <w:ind w:firstLineChars="0"/>
        <w:contextualSpacing/>
        <w:jc w:val="both"/>
        <w:textAlignment w:val="baseline"/>
        <w:rPr>
          <w:color w:val="2E74B5" w:themeColor="accent5" w:themeShade="BF"/>
          <w:sz w:val="18"/>
          <w:szCs w:val="18"/>
        </w:rPr>
      </w:pPr>
      <w:r w:rsidRPr="005D35E7">
        <w:rPr>
          <w:color w:val="2E74B5" w:themeColor="accent5" w:themeShade="BF"/>
          <w:sz w:val="18"/>
          <w:szCs w:val="18"/>
          <w:lang w:eastAsia="zh-CN"/>
        </w:rPr>
        <w:t xml:space="preserve">One (1) original and one (1) copy of the Acceptance Certificate signed by BUYER and SELLER; </w:t>
      </w:r>
      <w:r w:rsidRPr="005D35E7">
        <w:rPr>
          <w:color w:val="2E74B5" w:themeColor="accent5" w:themeShade="BF"/>
          <w:sz w:val="18"/>
          <w:szCs w:val="18"/>
          <w:lang w:eastAsia="zh-CN"/>
        </w:rPr>
        <w:t>买卖双方共同签署验收证明原件、复印件各一份</w:t>
      </w:r>
    </w:p>
    <w:p w14:paraId="27B7F12A" w14:textId="1A280379" w:rsidR="00D93172" w:rsidRPr="005D35E7" w:rsidRDefault="007A5A16" w:rsidP="00F812C1">
      <w:pPr>
        <w:pStyle w:val="BodyTextIndent21"/>
        <w:numPr>
          <w:ilvl w:val="1"/>
          <w:numId w:val="1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The SELLER shall issue a legal, formal and valid special VAT</w:t>
      </w:r>
      <w:r w:rsidR="00F8393D" w:rsidRPr="005D35E7">
        <w:rPr>
          <w:rFonts w:ascii="Times New Roman" w:hAnsi="Times New Roman"/>
          <w:sz w:val="18"/>
          <w:szCs w:val="18"/>
        </w:rPr>
        <w:t xml:space="preserve"> or commercial</w:t>
      </w:r>
      <w:r w:rsidRPr="005D35E7">
        <w:rPr>
          <w:rFonts w:ascii="Times New Roman" w:hAnsi="Times New Roman"/>
          <w:sz w:val="18"/>
          <w:szCs w:val="18"/>
        </w:rPr>
        <w:t xml:space="preserve"> invoice</w:t>
      </w:r>
      <w:r w:rsidR="00F8393D" w:rsidRPr="005D35E7">
        <w:rPr>
          <w:rFonts w:ascii="Times New Roman" w:hAnsi="Times New Roman"/>
          <w:sz w:val="18"/>
          <w:szCs w:val="18"/>
        </w:rPr>
        <w:t>, as the case may be,</w:t>
      </w:r>
      <w:r w:rsidRPr="005D35E7">
        <w:rPr>
          <w:rFonts w:ascii="Times New Roman" w:hAnsi="Times New Roman"/>
          <w:sz w:val="18"/>
          <w:szCs w:val="18"/>
        </w:rPr>
        <w:t xml:space="preserve"> </w:t>
      </w:r>
      <w:r w:rsidR="00F8393D" w:rsidRPr="005D35E7">
        <w:rPr>
          <w:rFonts w:ascii="Times New Roman" w:hAnsi="Times New Roman"/>
          <w:sz w:val="18"/>
          <w:szCs w:val="18"/>
        </w:rPr>
        <w:t>to</w:t>
      </w:r>
      <w:r w:rsidRPr="005D35E7">
        <w:rPr>
          <w:rFonts w:ascii="Times New Roman" w:hAnsi="Times New Roman"/>
          <w:sz w:val="18"/>
          <w:szCs w:val="18"/>
        </w:rPr>
        <w:t xml:space="preserve"> the BUYER. The SELLER undertakes that, if at any time the BUYER or any third party finds that the invoice issued by the SELLER does not meet the requirements, the SELLER shall immediately issue a new invoice to the BUYER that meets the requirements, and pay to the BUYER a penalty equal to the total amount of the invoice that does not meet the requirements. If the BUYER is </w:t>
      </w:r>
      <w:r w:rsidR="00F8393D" w:rsidRPr="005D35E7">
        <w:rPr>
          <w:rFonts w:ascii="Times New Roman" w:hAnsi="Times New Roman"/>
          <w:sz w:val="18"/>
          <w:szCs w:val="18"/>
        </w:rPr>
        <w:t xml:space="preserve">penalized </w:t>
      </w:r>
      <w:r w:rsidRPr="005D35E7">
        <w:rPr>
          <w:rFonts w:ascii="Times New Roman" w:hAnsi="Times New Roman"/>
          <w:sz w:val="18"/>
          <w:szCs w:val="18"/>
        </w:rPr>
        <w:t xml:space="preserve">by the relevant department because the invoice issued by the SELLER does not meet the requirements, the SELLER shall compensate the BUYER in full for the losses incurred as a result of the </w:t>
      </w:r>
      <w:r w:rsidR="00F8393D" w:rsidRPr="005D35E7">
        <w:rPr>
          <w:rFonts w:ascii="Times New Roman" w:hAnsi="Times New Roman"/>
          <w:sz w:val="18"/>
          <w:szCs w:val="18"/>
        </w:rPr>
        <w:t>fine</w:t>
      </w:r>
      <w:r w:rsidRPr="005D35E7">
        <w:rPr>
          <w:rFonts w:ascii="Times New Roman" w:hAnsi="Times New Roman"/>
          <w:sz w:val="18"/>
          <w:szCs w:val="18"/>
        </w:rPr>
        <w:t xml:space="preserve">. If the SELLER is </w:t>
      </w:r>
      <w:r w:rsidR="00F8393D" w:rsidRPr="005D35E7">
        <w:rPr>
          <w:rFonts w:ascii="Times New Roman" w:hAnsi="Times New Roman"/>
          <w:sz w:val="18"/>
          <w:szCs w:val="18"/>
        </w:rPr>
        <w:t xml:space="preserve">penalized </w:t>
      </w:r>
      <w:r w:rsidRPr="005D35E7">
        <w:rPr>
          <w:rFonts w:ascii="Times New Roman" w:hAnsi="Times New Roman"/>
          <w:sz w:val="18"/>
          <w:szCs w:val="18"/>
        </w:rPr>
        <w:t xml:space="preserve">by the relevant department for issuing an invoice that does not meet the requirements, the SELLER shall bear full responsibility, </w:t>
      </w:r>
      <w:r w:rsidR="000B139A" w:rsidRPr="005D35E7">
        <w:rPr>
          <w:rFonts w:ascii="Times New Roman" w:hAnsi="Times New Roman"/>
          <w:sz w:val="18"/>
          <w:szCs w:val="18"/>
        </w:rPr>
        <w:t>and such</w:t>
      </w:r>
      <w:r w:rsidRPr="005D35E7">
        <w:rPr>
          <w:rFonts w:ascii="Times New Roman" w:hAnsi="Times New Roman"/>
          <w:sz w:val="18"/>
          <w:szCs w:val="18"/>
        </w:rPr>
        <w:t xml:space="preserve"> penalty shall not be a ground for lessening or exempting the SELLER from liability to the BUYER under </w:t>
      </w:r>
      <w:r w:rsidR="00412712" w:rsidRPr="005D35E7">
        <w:rPr>
          <w:rFonts w:ascii="Times New Roman" w:hAnsi="Times New Roman"/>
          <w:sz w:val="18"/>
          <w:szCs w:val="18"/>
        </w:rPr>
        <w:t>this CONTRACT</w:t>
      </w:r>
      <w:r w:rsidRPr="005D35E7">
        <w:rPr>
          <w:rFonts w:ascii="Times New Roman" w:hAnsi="Times New Roman"/>
          <w:sz w:val="18"/>
          <w:szCs w:val="18"/>
        </w:rPr>
        <w:t>.</w:t>
      </w:r>
    </w:p>
    <w:p w14:paraId="56ABB2D8" w14:textId="63928009"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w:t>
      </w:r>
      <w:r w:rsidR="00F81E64" w:rsidRPr="005D35E7">
        <w:rPr>
          <w:rFonts w:ascii="Times New Roman" w:hAnsi="Times New Roman"/>
          <w:sz w:val="18"/>
          <w:szCs w:val="18"/>
        </w:rPr>
        <w:t>应根据具体情况</w:t>
      </w:r>
      <w:r w:rsidRPr="005D35E7">
        <w:rPr>
          <w:rFonts w:ascii="Times New Roman" w:hAnsi="Times New Roman"/>
          <w:sz w:val="18"/>
          <w:szCs w:val="18"/>
        </w:rPr>
        <w:t>为买方开具合法、正式和有效的增值税专用发票</w:t>
      </w:r>
      <w:r w:rsidR="00F81E64" w:rsidRPr="005D35E7">
        <w:rPr>
          <w:rFonts w:ascii="Times New Roman" w:hAnsi="Times New Roman"/>
          <w:sz w:val="18"/>
          <w:szCs w:val="18"/>
        </w:rPr>
        <w:t>或商业发票</w:t>
      </w:r>
      <w:r w:rsidRPr="005D35E7">
        <w:rPr>
          <w:rFonts w:ascii="Times New Roman" w:hAnsi="Times New Roman"/>
          <w:sz w:val="18"/>
          <w:szCs w:val="18"/>
        </w:rPr>
        <w:t>。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w:t>
      </w:r>
      <w:r w:rsidR="00F81E64" w:rsidRPr="005D35E7">
        <w:rPr>
          <w:rFonts w:ascii="Times New Roman" w:hAnsi="Times New Roman"/>
          <w:sz w:val="18"/>
          <w:szCs w:val="18"/>
        </w:rPr>
        <w:t>在本合同项下</w:t>
      </w:r>
      <w:r w:rsidRPr="005D35E7">
        <w:rPr>
          <w:rFonts w:ascii="Times New Roman" w:hAnsi="Times New Roman"/>
          <w:sz w:val="18"/>
          <w:szCs w:val="18"/>
        </w:rPr>
        <w:t>应向买方承担责任的理由。</w:t>
      </w:r>
    </w:p>
    <w:p w14:paraId="5186FA69" w14:textId="2A1EFAFB" w:rsidR="00D93172" w:rsidRPr="005D35E7" w:rsidRDefault="007A5A16" w:rsidP="00F812C1">
      <w:pPr>
        <w:pStyle w:val="BodyTextIndent21"/>
        <w:numPr>
          <w:ilvl w:val="1"/>
          <w:numId w:val="1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For payments to SELLER, BUYER shall be entitled to reject the choice of bank account designated by SELLER </w:t>
      </w:r>
      <w:r w:rsidR="00412712" w:rsidRPr="005D35E7">
        <w:rPr>
          <w:rFonts w:ascii="Times New Roman" w:hAnsi="Times New Roman"/>
          <w:sz w:val="18"/>
          <w:szCs w:val="18"/>
        </w:rPr>
        <w:t>with reason(s)</w:t>
      </w:r>
      <w:r w:rsidRPr="005D35E7">
        <w:rPr>
          <w:rFonts w:ascii="Times New Roman" w:hAnsi="Times New Roman"/>
          <w:sz w:val="18"/>
          <w:szCs w:val="18"/>
        </w:rPr>
        <w:t xml:space="preserve">. Such bank account shall be in SELLER’s name and shall be maintained either in the country of performance of the </w:t>
      </w:r>
      <w:r w:rsidR="00651A04" w:rsidRPr="005D35E7">
        <w:rPr>
          <w:rFonts w:ascii="Times New Roman" w:hAnsi="Times New Roman"/>
          <w:sz w:val="18"/>
          <w:szCs w:val="18"/>
        </w:rPr>
        <w:t>SUPPLY</w:t>
      </w:r>
      <w:r w:rsidRPr="005D35E7">
        <w:rPr>
          <w:rFonts w:ascii="Times New Roman" w:hAnsi="Times New Roman"/>
          <w:sz w:val="18"/>
          <w:szCs w:val="18"/>
        </w:rPr>
        <w:t xml:space="preserve"> or in SELLER’s domicile.</w:t>
      </w:r>
      <w:r w:rsidR="00412712" w:rsidRPr="005D35E7">
        <w:rPr>
          <w:rFonts w:ascii="Times New Roman" w:hAnsi="Times New Roman"/>
          <w:sz w:val="18"/>
          <w:szCs w:val="18"/>
        </w:rPr>
        <w:t xml:space="preserve"> </w:t>
      </w:r>
      <w:r w:rsidRPr="005D35E7">
        <w:rPr>
          <w:rFonts w:ascii="Times New Roman" w:hAnsi="Times New Roman"/>
          <w:sz w:val="18"/>
          <w:szCs w:val="18"/>
        </w:rPr>
        <w:t>All banking</w:t>
      </w:r>
      <w:r w:rsidR="00412712" w:rsidRPr="005D35E7">
        <w:rPr>
          <w:rFonts w:ascii="Times New Roman" w:hAnsi="Times New Roman"/>
          <w:sz w:val="18"/>
          <w:szCs w:val="18"/>
        </w:rPr>
        <w:t xml:space="preserve"> related</w:t>
      </w:r>
      <w:r w:rsidRPr="005D35E7">
        <w:rPr>
          <w:rFonts w:ascii="Times New Roman" w:hAnsi="Times New Roman"/>
          <w:sz w:val="18"/>
          <w:szCs w:val="18"/>
        </w:rPr>
        <w:t xml:space="preserve"> </w:t>
      </w:r>
      <w:r w:rsidR="00412712" w:rsidRPr="005D35E7">
        <w:rPr>
          <w:rFonts w:ascii="Times New Roman" w:hAnsi="Times New Roman"/>
          <w:sz w:val="18"/>
          <w:szCs w:val="18"/>
        </w:rPr>
        <w:t>c</w:t>
      </w:r>
      <w:r w:rsidRPr="005D35E7">
        <w:rPr>
          <w:rFonts w:ascii="Times New Roman" w:hAnsi="Times New Roman"/>
          <w:sz w:val="18"/>
          <w:szCs w:val="18"/>
        </w:rPr>
        <w:t>harges incurred by the BUYER's bank shall be borne by the BUYER and charges incurred by the SELLER's bank shall be borne by the SELLER.</w:t>
      </w:r>
    </w:p>
    <w:p w14:paraId="51573B48" w14:textId="5301EA52" w:rsidR="00C62BBD"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向卖方支付款项</w:t>
      </w:r>
      <w:r w:rsidR="00E80C5C" w:rsidRPr="005D35E7">
        <w:rPr>
          <w:rFonts w:ascii="Times New Roman" w:hAnsi="Times New Roman"/>
          <w:sz w:val="18"/>
          <w:szCs w:val="18"/>
        </w:rPr>
        <w:t>时</w:t>
      </w:r>
      <w:r w:rsidRPr="005D35E7">
        <w:rPr>
          <w:rFonts w:ascii="Times New Roman" w:hAnsi="Times New Roman"/>
          <w:sz w:val="18"/>
          <w:szCs w:val="18"/>
        </w:rPr>
        <w:t>，买方有权基于合理理由拒绝选择卖方指定的银行账户。该账户名应与本合同卖方名称保持一致，并在</w:t>
      </w:r>
      <w:r w:rsidR="00821333" w:rsidRPr="005D35E7">
        <w:rPr>
          <w:rFonts w:ascii="Times New Roman" w:hAnsi="Times New Roman"/>
          <w:sz w:val="18"/>
          <w:szCs w:val="18"/>
        </w:rPr>
        <w:t>供货</w:t>
      </w:r>
      <w:r w:rsidRPr="005D35E7">
        <w:rPr>
          <w:rFonts w:ascii="Times New Roman" w:hAnsi="Times New Roman"/>
          <w:sz w:val="18"/>
          <w:szCs w:val="18"/>
        </w:rPr>
        <w:t>实施地国家或卖方所在地注册。买方银行</w:t>
      </w:r>
      <w:r w:rsidR="00E80C5C" w:rsidRPr="005D35E7">
        <w:rPr>
          <w:rFonts w:ascii="Times New Roman" w:hAnsi="Times New Roman"/>
          <w:sz w:val="18"/>
          <w:szCs w:val="18"/>
        </w:rPr>
        <w:t>产</w:t>
      </w:r>
      <w:r w:rsidRPr="005D35E7">
        <w:rPr>
          <w:rFonts w:ascii="Times New Roman" w:hAnsi="Times New Roman"/>
          <w:sz w:val="18"/>
          <w:szCs w:val="18"/>
        </w:rPr>
        <w:t>生的</w:t>
      </w:r>
      <w:r w:rsidR="00E80C5C" w:rsidRPr="005D35E7">
        <w:rPr>
          <w:rFonts w:ascii="Times New Roman" w:hAnsi="Times New Roman"/>
          <w:sz w:val="18"/>
          <w:szCs w:val="18"/>
        </w:rPr>
        <w:t>所有银行相关</w:t>
      </w:r>
      <w:r w:rsidRPr="005D35E7">
        <w:rPr>
          <w:rFonts w:ascii="Times New Roman" w:hAnsi="Times New Roman"/>
          <w:sz w:val="18"/>
          <w:szCs w:val="18"/>
        </w:rPr>
        <w:t>费用由买方承担，卖方银行</w:t>
      </w:r>
      <w:r w:rsidR="00E80C5C" w:rsidRPr="005D35E7">
        <w:rPr>
          <w:rFonts w:ascii="Times New Roman" w:hAnsi="Times New Roman"/>
          <w:sz w:val="18"/>
          <w:szCs w:val="18"/>
        </w:rPr>
        <w:t>产</w:t>
      </w:r>
      <w:r w:rsidRPr="005D35E7">
        <w:rPr>
          <w:rFonts w:ascii="Times New Roman" w:hAnsi="Times New Roman"/>
          <w:sz w:val="18"/>
          <w:szCs w:val="18"/>
        </w:rPr>
        <w:t>生的费用由卖方承担。</w:t>
      </w:r>
    </w:p>
    <w:p w14:paraId="128BAF25" w14:textId="6C9BF11D" w:rsidR="00964C9F" w:rsidRPr="005D35E7" w:rsidRDefault="00B12EE4"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DELIVERY</w:t>
      </w:r>
      <w:r w:rsidRPr="005D35E7">
        <w:rPr>
          <w:rFonts w:cs="Times New Roman"/>
          <w:sz w:val="18"/>
          <w:szCs w:val="18"/>
        </w:rPr>
        <w:t>货物交付</w:t>
      </w:r>
    </w:p>
    <w:p w14:paraId="3BD5A161" w14:textId="77777777" w:rsidR="00B12EE4" w:rsidRPr="005D35E7" w:rsidRDefault="00B12EE4" w:rsidP="00F812C1">
      <w:pPr>
        <w:pStyle w:val="afe"/>
        <w:adjustRightInd w:val="0"/>
        <w:snapToGrid w:val="0"/>
        <w:spacing w:line="240" w:lineRule="auto"/>
        <w:ind w:firstLineChars="0" w:firstLine="0"/>
        <w:contextualSpacing/>
        <w:jc w:val="both"/>
        <w:outlineLvl w:val="0"/>
        <w:rPr>
          <w:rFonts w:cs="Times New Roman"/>
          <w:vanish/>
          <w:sz w:val="18"/>
          <w:szCs w:val="18"/>
        </w:rPr>
      </w:pPr>
    </w:p>
    <w:p w14:paraId="0D9CE57A" w14:textId="77777777" w:rsidR="00B12EE4" w:rsidRPr="005D35E7" w:rsidRDefault="00B12EE4" w:rsidP="00F812C1">
      <w:pPr>
        <w:pStyle w:val="BodyTextIndent21"/>
        <w:numPr>
          <w:ilvl w:val="1"/>
          <w:numId w:val="23"/>
        </w:numPr>
        <w:snapToGrid w:val="0"/>
        <w:spacing w:beforeLines="50" w:before="120"/>
        <w:contextualSpacing/>
        <w:rPr>
          <w:rFonts w:ascii="Times New Roman" w:hAnsi="Times New Roman"/>
          <w:sz w:val="18"/>
          <w:szCs w:val="18"/>
        </w:rPr>
      </w:pPr>
      <w:r w:rsidRPr="005D35E7">
        <w:rPr>
          <w:rFonts w:ascii="Times New Roman" w:hAnsi="Times New Roman"/>
          <w:sz w:val="18"/>
          <w:szCs w:val="18"/>
        </w:rPr>
        <w:t xml:space="preserve">DELIVERY DATE OF CONTRACT GOODS </w:t>
      </w:r>
      <w:r w:rsidRPr="005D35E7">
        <w:rPr>
          <w:rFonts w:ascii="Times New Roman" w:hAnsi="Times New Roman"/>
          <w:sz w:val="18"/>
          <w:szCs w:val="18"/>
        </w:rPr>
        <w:t>交货时间</w:t>
      </w:r>
      <w:r w:rsidRPr="005D35E7">
        <w:rPr>
          <w:rFonts w:ascii="Times New Roman" w:hAnsi="Times New Roman"/>
          <w:sz w:val="18"/>
          <w:szCs w:val="18"/>
        </w:rPr>
        <w:t xml:space="preserve">: </w:t>
      </w:r>
    </w:p>
    <w:p w14:paraId="571C27A0" w14:textId="4E72D782"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On or before </w:t>
      </w:r>
      <w:r w:rsidRPr="005D35E7">
        <w:rPr>
          <w:rFonts w:ascii="Times New Roman" w:hAnsi="Times New Roman"/>
          <w:sz w:val="18"/>
          <w:szCs w:val="18"/>
          <w:highlight w:val="yellow"/>
        </w:rPr>
        <w:t>XXXXX</w:t>
      </w:r>
      <w:r w:rsidRPr="005D35E7">
        <w:rPr>
          <w:rFonts w:ascii="Times New Roman" w:hAnsi="Times New Roman"/>
          <w:sz w:val="18"/>
          <w:szCs w:val="18"/>
        </w:rPr>
        <w:t xml:space="preserve">, </w:t>
      </w:r>
      <w:r w:rsidRPr="005D35E7">
        <w:rPr>
          <w:rFonts w:ascii="Times New Roman" w:hAnsi="Times New Roman"/>
          <w:sz w:val="18"/>
          <w:szCs w:val="18"/>
          <w:highlight w:val="yellow"/>
        </w:rPr>
        <w:t>DDP Nantong/</w:t>
      </w:r>
      <w:proofErr w:type="spellStart"/>
      <w:r w:rsidR="00796587" w:rsidRPr="005D35E7">
        <w:rPr>
          <w:rFonts w:ascii="Times New Roman" w:hAnsi="Times New Roman"/>
          <w:sz w:val="18"/>
          <w:szCs w:val="18"/>
          <w:highlight w:val="yellow"/>
        </w:rPr>
        <w:t>Qidong</w:t>
      </w:r>
      <w:proofErr w:type="spellEnd"/>
      <w:r w:rsidRPr="005D35E7">
        <w:rPr>
          <w:rFonts w:ascii="Times New Roman" w:hAnsi="Times New Roman"/>
          <w:sz w:val="18"/>
          <w:szCs w:val="18"/>
          <w:highlight w:val="yellow"/>
        </w:rPr>
        <w:t xml:space="preserve"> Yard, or CIF Shanghai Port of China</w:t>
      </w:r>
    </w:p>
    <w:p w14:paraId="5CE6692E" w14:textId="1D23E3B2" w:rsidR="007436B5"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不迟于</w:t>
      </w:r>
      <w:r w:rsidRPr="005D35E7">
        <w:rPr>
          <w:rFonts w:ascii="Times New Roman" w:hAnsi="Times New Roman"/>
          <w:sz w:val="18"/>
          <w:szCs w:val="18"/>
          <w:highlight w:val="yellow"/>
        </w:rPr>
        <w:t xml:space="preserve">XXXXX DDP </w:t>
      </w:r>
      <w:r w:rsidRPr="005D35E7">
        <w:rPr>
          <w:rFonts w:ascii="Times New Roman" w:hAnsi="Times New Roman"/>
          <w:sz w:val="18"/>
          <w:szCs w:val="18"/>
          <w:highlight w:val="yellow"/>
        </w:rPr>
        <w:t>南通</w:t>
      </w:r>
      <w:r w:rsidRPr="005D35E7">
        <w:rPr>
          <w:rFonts w:ascii="Times New Roman" w:hAnsi="Times New Roman"/>
          <w:sz w:val="18"/>
          <w:szCs w:val="18"/>
          <w:highlight w:val="yellow"/>
        </w:rPr>
        <w:t>/</w:t>
      </w:r>
      <w:r w:rsidR="00796587" w:rsidRPr="005D35E7">
        <w:rPr>
          <w:rFonts w:ascii="Times New Roman" w:hAnsi="Times New Roman"/>
          <w:sz w:val="18"/>
          <w:szCs w:val="18"/>
          <w:highlight w:val="yellow"/>
        </w:rPr>
        <w:t>启东</w:t>
      </w:r>
      <w:r w:rsidRPr="005D35E7">
        <w:rPr>
          <w:rFonts w:ascii="Times New Roman" w:hAnsi="Times New Roman"/>
          <w:sz w:val="18"/>
          <w:szCs w:val="18"/>
          <w:highlight w:val="yellow"/>
        </w:rPr>
        <w:t>基地，或者</w:t>
      </w:r>
      <w:r w:rsidRPr="005D35E7">
        <w:rPr>
          <w:rFonts w:ascii="Times New Roman" w:hAnsi="Times New Roman"/>
          <w:sz w:val="18"/>
          <w:szCs w:val="18"/>
          <w:highlight w:val="yellow"/>
        </w:rPr>
        <w:t>CIF</w:t>
      </w:r>
      <w:r w:rsidRPr="005D35E7">
        <w:rPr>
          <w:rFonts w:ascii="Times New Roman" w:hAnsi="Times New Roman"/>
          <w:sz w:val="18"/>
          <w:szCs w:val="18"/>
          <w:highlight w:val="yellow"/>
        </w:rPr>
        <w:t>上海港等</w:t>
      </w:r>
    </w:p>
    <w:p w14:paraId="373FCA97" w14:textId="7322FD33"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For delivery in several batches, the DELIVERY DATE stipulated above is the contractual DELIVERY DATE of the last batch of shipment. The contractual delivery dates for all the batches could be found in </w:t>
      </w:r>
      <w:r w:rsidR="009A4A13" w:rsidRPr="005D35E7">
        <w:rPr>
          <w:rFonts w:ascii="Times New Roman" w:hAnsi="Times New Roman"/>
          <w:sz w:val="18"/>
          <w:szCs w:val="18"/>
        </w:rPr>
        <w:t>ATTACHMENT B</w:t>
      </w:r>
      <w:r w:rsidRPr="005D35E7">
        <w:rPr>
          <w:rFonts w:ascii="Times New Roman" w:hAnsi="Times New Roman"/>
          <w:sz w:val="18"/>
          <w:szCs w:val="18"/>
        </w:rPr>
        <w:t>.</w:t>
      </w:r>
    </w:p>
    <w:p w14:paraId="507036A5" w14:textId="357DE0A5" w:rsidR="002C4BA7" w:rsidRPr="005D35E7" w:rsidRDefault="002C4BA7"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对于分批交货的情况，上述交货日期为最后一批货物的交货日期。所有批次的合同交货日期见附件</w:t>
      </w:r>
      <w:r w:rsidR="009A4A13" w:rsidRPr="005D35E7">
        <w:rPr>
          <w:rFonts w:ascii="Times New Roman" w:hAnsi="Times New Roman"/>
          <w:sz w:val="18"/>
          <w:szCs w:val="18"/>
        </w:rPr>
        <w:t>B</w:t>
      </w:r>
      <w:r w:rsidRPr="005D35E7">
        <w:rPr>
          <w:rFonts w:ascii="Times New Roman" w:hAnsi="Times New Roman"/>
          <w:sz w:val="18"/>
          <w:szCs w:val="18"/>
        </w:rPr>
        <w:t>。</w:t>
      </w:r>
    </w:p>
    <w:p w14:paraId="254BDD98" w14:textId="77777777"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Partial shipment or batch deliveries, if it has not been agreed upon in the CONTRACT, shall be allowed only at BUYER’s sole discretion upon SELLER’s request.</w:t>
      </w:r>
    </w:p>
    <w:p w14:paraId="6A80E8C8" w14:textId="391FDE34" w:rsidR="00B12EE4" w:rsidRPr="005D35E7" w:rsidRDefault="002C4BA7"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如果合同中没有约定，只有在卖方提出要求的情况下，买方可自行决定是否允许分批装运或分批交付。</w:t>
      </w:r>
    </w:p>
    <w:p w14:paraId="6E6F3551" w14:textId="77777777"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Note: SELLER shall not ship the CONTRACT GOODS without BUYER’s consent. Violation of this requirement shall constitute a rejection of the CONTRACT GOODS, BUYER may return or take other actions deemed required by BUYER that all costs associated costs shall be borne by the SELLER.</w:t>
      </w:r>
    </w:p>
    <w:p w14:paraId="3B5D5D83" w14:textId="01E67C66"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说明：如果没有经过买方的</w:t>
      </w:r>
      <w:r w:rsidR="00395598" w:rsidRPr="005D35E7">
        <w:rPr>
          <w:rFonts w:ascii="Times New Roman" w:hAnsi="Times New Roman"/>
          <w:sz w:val="18"/>
          <w:szCs w:val="18"/>
        </w:rPr>
        <w:t>同意</w:t>
      </w:r>
      <w:r w:rsidRPr="005D35E7">
        <w:rPr>
          <w:rFonts w:ascii="Times New Roman" w:hAnsi="Times New Roman"/>
          <w:sz w:val="18"/>
          <w:szCs w:val="18"/>
        </w:rPr>
        <w:t>，卖方一定不能</w:t>
      </w:r>
      <w:proofErr w:type="gramStart"/>
      <w:r w:rsidRPr="005D35E7">
        <w:rPr>
          <w:rFonts w:ascii="Times New Roman" w:hAnsi="Times New Roman"/>
          <w:sz w:val="18"/>
          <w:szCs w:val="18"/>
        </w:rPr>
        <w:t>装运此</w:t>
      </w:r>
      <w:proofErr w:type="gramEnd"/>
      <w:r w:rsidRPr="005D35E7">
        <w:rPr>
          <w:rFonts w:ascii="Times New Roman" w:hAnsi="Times New Roman"/>
          <w:sz w:val="18"/>
          <w:szCs w:val="18"/>
        </w:rPr>
        <w:t>合同中的货物。若违反这一规定，买方可以拒收货物</w:t>
      </w:r>
      <w:r w:rsidR="00395598" w:rsidRPr="005D35E7">
        <w:rPr>
          <w:rFonts w:ascii="Times New Roman" w:hAnsi="Times New Roman"/>
          <w:sz w:val="18"/>
          <w:szCs w:val="18"/>
        </w:rPr>
        <w:t>、退货或采取买方认为需要的其他行动</w:t>
      </w:r>
      <w:r w:rsidRPr="005D35E7">
        <w:rPr>
          <w:rFonts w:ascii="Times New Roman" w:hAnsi="Times New Roman"/>
          <w:sz w:val="18"/>
          <w:szCs w:val="18"/>
        </w:rPr>
        <w:t>，并由卖方承担</w:t>
      </w:r>
      <w:r w:rsidR="00395598" w:rsidRPr="005D35E7">
        <w:rPr>
          <w:rFonts w:ascii="Times New Roman" w:hAnsi="Times New Roman"/>
          <w:sz w:val="18"/>
          <w:szCs w:val="18"/>
        </w:rPr>
        <w:t>相关费用</w:t>
      </w:r>
      <w:r w:rsidRPr="005D35E7">
        <w:rPr>
          <w:rFonts w:ascii="Times New Roman" w:hAnsi="Times New Roman"/>
          <w:sz w:val="18"/>
          <w:szCs w:val="18"/>
        </w:rPr>
        <w:t>。</w:t>
      </w:r>
    </w:p>
    <w:p w14:paraId="07D93273" w14:textId="09A35211" w:rsidR="00B12EE4" w:rsidRPr="005D35E7" w:rsidRDefault="00B12EE4" w:rsidP="00F812C1">
      <w:pPr>
        <w:pStyle w:val="BodyTextIndent21"/>
        <w:numPr>
          <w:ilvl w:val="1"/>
          <w:numId w:val="2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Delivery of TECHNICAL DOCUMENTATION</w:t>
      </w:r>
      <w:r w:rsidR="00395598" w:rsidRPr="005D35E7">
        <w:rPr>
          <w:rFonts w:ascii="Times New Roman" w:hAnsi="Times New Roman"/>
          <w:sz w:val="18"/>
          <w:szCs w:val="18"/>
        </w:rPr>
        <w:t xml:space="preserve"> </w:t>
      </w:r>
      <w:r w:rsidRPr="005D35E7">
        <w:rPr>
          <w:rFonts w:ascii="Times New Roman" w:hAnsi="Times New Roman"/>
          <w:sz w:val="18"/>
          <w:szCs w:val="18"/>
        </w:rPr>
        <w:t>文件资料交付</w:t>
      </w:r>
    </w:p>
    <w:p w14:paraId="327120AC" w14:textId="09FA8936" w:rsidR="00B12EE4" w:rsidRPr="005D35E7" w:rsidRDefault="004A7F03"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deliver</w:t>
      </w:r>
      <w:r w:rsidR="00B12EE4" w:rsidRPr="005D35E7">
        <w:rPr>
          <w:rFonts w:ascii="Times New Roman" w:hAnsi="Times New Roman"/>
          <w:sz w:val="18"/>
          <w:szCs w:val="18"/>
        </w:rPr>
        <w:t xml:space="preserve"> TECHNICAL DOCUMENTATION in accordance with list of deliverables in the TECHNICAL AGREEMENT and the given timeframe following the relevant procedure(s) in this CONTRACT. </w:t>
      </w:r>
    </w:p>
    <w:p w14:paraId="3501C33B" w14:textId="12DA8C1E" w:rsidR="00395598" w:rsidRPr="005D35E7" w:rsidRDefault="00395598"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卖方应按照技术协议中的交付清单和本合同中的相关程序规定的时限交付技术文件。</w:t>
      </w:r>
    </w:p>
    <w:p w14:paraId="40A65D4C" w14:textId="72D48646"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w:t>
      </w:r>
      <w:r w:rsidR="00752D67" w:rsidRPr="005D35E7">
        <w:rPr>
          <w:rFonts w:ascii="Times New Roman" w:hAnsi="Times New Roman"/>
          <w:sz w:val="18"/>
          <w:szCs w:val="18"/>
        </w:rPr>
        <w:t xml:space="preserve">final </w:t>
      </w:r>
      <w:r w:rsidRPr="005D35E7">
        <w:rPr>
          <w:rFonts w:ascii="Times New Roman" w:hAnsi="Times New Roman"/>
          <w:sz w:val="18"/>
          <w:szCs w:val="18"/>
        </w:rPr>
        <w:t>TECHNICAL DOCUMENTATION</w:t>
      </w:r>
      <w:r w:rsidR="004A7F03" w:rsidRPr="005D35E7">
        <w:rPr>
          <w:rFonts w:ascii="Times New Roman" w:hAnsi="Times New Roman"/>
          <w:sz w:val="18"/>
          <w:szCs w:val="18"/>
        </w:rPr>
        <w:t>, in the number of hardcopy and/or softcopy specified in the CONTRACT</w:t>
      </w:r>
      <w:r w:rsidRPr="005D35E7">
        <w:rPr>
          <w:rFonts w:ascii="Times New Roman" w:hAnsi="Times New Roman"/>
          <w:sz w:val="18"/>
          <w:szCs w:val="18"/>
        </w:rPr>
        <w:t xml:space="preserve">, shall be delivered by SELLER based on DDP terms to the shipment address provided by the BUYER with all cost related to the delivery shall be borne by the SELLER, inclusive of the international courier service charges. The content and delivery schedule of this </w:t>
      </w:r>
      <w:r w:rsidR="006B1C01" w:rsidRPr="005D35E7">
        <w:rPr>
          <w:rFonts w:ascii="Times New Roman" w:hAnsi="Times New Roman"/>
          <w:sz w:val="18"/>
          <w:szCs w:val="18"/>
        </w:rPr>
        <w:t xml:space="preserve">final TECHNICAL DOCUMENTATION, </w:t>
      </w:r>
      <w:r w:rsidRPr="005D35E7">
        <w:rPr>
          <w:rFonts w:ascii="Times New Roman" w:hAnsi="Times New Roman"/>
          <w:sz w:val="18"/>
          <w:szCs w:val="18"/>
        </w:rPr>
        <w:t xml:space="preserve">shall comply with the TECHNICAL AGREEMENT.  </w:t>
      </w:r>
    </w:p>
    <w:p w14:paraId="270E6335" w14:textId="17B366CD" w:rsidR="008D3C04" w:rsidRPr="005D35E7" w:rsidRDefault="00395598"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w:t>
      </w:r>
      <w:r w:rsidR="00B12EE4" w:rsidRPr="005D35E7">
        <w:rPr>
          <w:rFonts w:ascii="Times New Roman" w:hAnsi="Times New Roman"/>
          <w:sz w:val="18"/>
          <w:szCs w:val="18"/>
        </w:rPr>
        <w:t>应</w:t>
      </w:r>
      <w:r w:rsidR="008D3C04" w:rsidRPr="005D35E7">
        <w:rPr>
          <w:rFonts w:ascii="Times New Roman" w:hAnsi="Times New Roman"/>
          <w:sz w:val="18"/>
          <w:szCs w:val="18"/>
        </w:rPr>
        <w:t>根据</w:t>
      </w:r>
      <w:r w:rsidR="00B12EE4" w:rsidRPr="005D35E7">
        <w:rPr>
          <w:rFonts w:ascii="Times New Roman" w:hAnsi="Times New Roman"/>
          <w:sz w:val="18"/>
          <w:szCs w:val="18"/>
        </w:rPr>
        <w:t>DDP</w:t>
      </w:r>
      <w:r w:rsidR="00B12EE4" w:rsidRPr="005D35E7">
        <w:rPr>
          <w:rFonts w:ascii="Times New Roman" w:hAnsi="Times New Roman"/>
          <w:sz w:val="18"/>
          <w:szCs w:val="18"/>
        </w:rPr>
        <w:t>条款</w:t>
      </w:r>
      <w:r w:rsidRPr="005D35E7">
        <w:rPr>
          <w:rFonts w:ascii="Times New Roman" w:hAnsi="Times New Roman"/>
          <w:sz w:val="18"/>
          <w:szCs w:val="18"/>
        </w:rPr>
        <w:t>，将最终技术资料按合同规定的硬拷贝和</w:t>
      </w:r>
      <w:r w:rsidRPr="005D35E7">
        <w:rPr>
          <w:rFonts w:ascii="Times New Roman" w:hAnsi="Times New Roman"/>
          <w:sz w:val="18"/>
          <w:szCs w:val="18"/>
        </w:rPr>
        <w:t>/</w:t>
      </w:r>
      <w:r w:rsidRPr="005D35E7">
        <w:rPr>
          <w:rFonts w:ascii="Times New Roman" w:hAnsi="Times New Roman"/>
          <w:sz w:val="18"/>
          <w:szCs w:val="18"/>
        </w:rPr>
        <w:t>或软拷贝的数量交付到买方提供的装运地址。与交付有关的所有费用均应由卖方承担，包括国际快递服务费</w:t>
      </w:r>
      <w:r w:rsidR="00B12EE4" w:rsidRPr="005D35E7">
        <w:rPr>
          <w:rFonts w:ascii="Times New Roman" w:hAnsi="Times New Roman"/>
          <w:sz w:val="18"/>
          <w:szCs w:val="18"/>
        </w:rPr>
        <w:t>。</w:t>
      </w:r>
      <w:r w:rsidR="006B1C01" w:rsidRPr="005D35E7">
        <w:rPr>
          <w:rFonts w:ascii="Times New Roman" w:hAnsi="Times New Roman"/>
          <w:sz w:val="18"/>
          <w:szCs w:val="18"/>
        </w:rPr>
        <w:t>最终技术资料</w:t>
      </w:r>
      <w:r w:rsidRPr="005D35E7">
        <w:rPr>
          <w:rFonts w:ascii="Times New Roman" w:hAnsi="Times New Roman"/>
          <w:sz w:val="18"/>
          <w:szCs w:val="18"/>
        </w:rPr>
        <w:t>内容和交付时间进度应遵循技术协议的要求。</w:t>
      </w:r>
    </w:p>
    <w:p w14:paraId="4955F1EB" w14:textId="6E00A28C"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notify BUYER email within seventy-two (72) hours after dispatching the </w:t>
      </w:r>
      <w:r w:rsidR="00752D67" w:rsidRPr="005D35E7">
        <w:rPr>
          <w:rFonts w:ascii="Times New Roman" w:hAnsi="Times New Roman"/>
          <w:sz w:val="18"/>
          <w:szCs w:val="18"/>
        </w:rPr>
        <w:t>final</w:t>
      </w:r>
      <w:r w:rsidRPr="005D35E7">
        <w:rPr>
          <w:rFonts w:ascii="Times New Roman" w:hAnsi="Times New Roman"/>
          <w:sz w:val="18"/>
          <w:szCs w:val="18"/>
        </w:rPr>
        <w:t xml:space="preserve"> TECHNICAL DOCUMENTATION. In case of any loss, shortage or damage, SELLER shall make the replacement and resend them to BUYER again free of charge within three (3) days after receiving BUYER’s notification.</w:t>
      </w:r>
    </w:p>
    <w:p w14:paraId="74922E1F" w14:textId="634A9156"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卖方应在技术文件发送后</w:t>
      </w:r>
      <w:r w:rsidRPr="005D35E7">
        <w:rPr>
          <w:rFonts w:ascii="Times New Roman" w:hAnsi="Times New Roman"/>
          <w:sz w:val="18"/>
          <w:szCs w:val="18"/>
        </w:rPr>
        <w:t>72</w:t>
      </w:r>
      <w:r w:rsidRPr="005D35E7">
        <w:rPr>
          <w:rFonts w:ascii="Times New Roman" w:hAnsi="Times New Roman"/>
          <w:sz w:val="18"/>
          <w:szCs w:val="18"/>
        </w:rPr>
        <w:t>小时内通过邮件通知买方。一旦在运输中出现短缺、丢失或受损，卖方应在收到买方通知的</w:t>
      </w:r>
      <w:r w:rsidRPr="005D35E7">
        <w:rPr>
          <w:rFonts w:ascii="Times New Roman" w:hAnsi="Times New Roman"/>
          <w:sz w:val="18"/>
          <w:szCs w:val="18"/>
        </w:rPr>
        <w:t>3</w:t>
      </w:r>
      <w:r w:rsidRPr="005D35E7">
        <w:rPr>
          <w:rFonts w:ascii="Times New Roman" w:hAnsi="Times New Roman"/>
          <w:sz w:val="18"/>
          <w:szCs w:val="18"/>
        </w:rPr>
        <w:t>天内免费更换并重新发送给买方。</w:t>
      </w:r>
    </w:p>
    <w:p w14:paraId="5929720C" w14:textId="4D5EE2BF" w:rsidR="00964C9F" w:rsidRPr="005D35E7" w:rsidRDefault="00B12EE4"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CHANGES</w:t>
      </w:r>
      <w:r w:rsidRPr="005D35E7">
        <w:rPr>
          <w:rFonts w:cs="Times New Roman"/>
          <w:sz w:val="18"/>
          <w:szCs w:val="18"/>
        </w:rPr>
        <w:t>变更</w:t>
      </w:r>
      <w:r w:rsidRPr="005D35E7">
        <w:rPr>
          <w:rFonts w:cs="Times New Roman"/>
          <w:sz w:val="18"/>
          <w:szCs w:val="18"/>
        </w:rPr>
        <w:t xml:space="preserve"> </w:t>
      </w:r>
    </w:p>
    <w:p w14:paraId="7B73114E" w14:textId="77777777" w:rsidR="00B12EE4" w:rsidRPr="005D35E7" w:rsidRDefault="00B12EE4" w:rsidP="00F812C1">
      <w:pPr>
        <w:pStyle w:val="afe"/>
        <w:adjustRightInd w:val="0"/>
        <w:snapToGrid w:val="0"/>
        <w:spacing w:line="240" w:lineRule="auto"/>
        <w:ind w:firstLineChars="0" w:firstLine="0"/>
        <w:contextualSpacing/>
        <w:jc w:val="both"/>
        <w:outlineLvl w:val="0"/>
        <w:rPr>
          <w:rFonts w:cs="Times New Roman"/>
          <w:vanish/>
          <w:sz w:val="18"/>
          <w:szCs w:val="18"/>
        </w:rPr>
      </w:pPr>
    </w:p>
    <w:p w14:paraId="086BD021" w14:textId="77777777" w:rsidR="00B12EE4" w:rsidRPr="005D35E7" w:rsidRDefault="00B12EE4" w:rsidP="00F812C1">
      <w:pPr>
        <w:pStyle w:val="BodyTextIndent21"/>
        <w:numPr>
          <w:ilvl w:val="1"/>
          <w:numId w:val="24"/>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BUYER shall be entitled to make changes in this CONTRACT and shall inform SELLER of BUYER’s intention, in a written notice. If SELLER believes that such change affects the price or delivery date of the CONTRACT GOODS, SELLER shall so notify BUYER in writing (with adequate supporting information) within five (5) working days after receipt of said written notice.</w:t>
      </w:r>
    </w:p>
    <w:p w14:paraId="2B1C3FF5" w14:textId="0D503468" w:rsidR="00B12EE4" w:rsidRPr="005D35E7" w:rsidRDefault="00B12EE4"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买方有权对此合同</w:t>
      </w:r>
      <w:proofErr w:type="gramStart"/>
      <w:r w:rsidRPr="005D35E7">
        <w:rPr>
          <w:rFonts w:ascii="Times New Roman" w:hAnsi="Times New Roman"/>
          <w:sz w:val="18"/>
          <w:szCs w:val="18"/>
        </w:rPr>
        <w:t>作出</w:t>
      </w:r>
      <w:proofErr w:type="gramEnd"/>
      <w:r w:rsidRPr="005D35E7">
        <w:rPr>
          <w:rFonts w:ascii="Times New Roman" w:hAnsi="Times New Roman"/>
          <w:sz w:val="18"/>
          <w:szCs w:val="18"/>
        </w:rPr>
        <w:t>变更</w:t>
      </w:r>
      <w:r w:rsidR="008D3C04" w:rsidRPr="005D35E7">
        <w:rPr>
          <w:rFonts w:ascii="Times New Roman" w:hAnsi="Times New Roman"/>
          <w:sz w:val="18"/>
          <w:szCs w:val="18"/>
        </w:rPr>
        <w:t>，并以书面形式将买方意向告知卖方</w:t>
      </w:r>
      <w:r w:rsidRPr="005D35E7">
        <w:rPr>
          <w:rFonts w:ascii="Times New Roman" w:hAnsi="Times New Roman"/>
          <w:sz w:val="18"/>
          <w:szCs w:val="18"/>
        </w:rPr>
        <w:t>。如果卖方认为此类变更会影响</w:t>
      </w:r>
      <w:r w:rsidR="008D3C04" w:rsidRPr="005D35E7">
        <w:rPr>
          <w:rFonts w:ascii="Times New Roman" w:hAnsi="Times New Roman"/>
          <w:sz w:val="18"/>
          <w:szCs w:val="18"/>
        </w:rPr>
        <w:t>合同货物</w:t>
      </w:r>
      <w:r w:rsidRPr="005D35E7">
        <w:rPr>
          <w:rFonts w:ascii="Times New Roman" w:hAnsi="Times New Roman"/>
          <w:sz w:val="18"/>
          <w:szCs w:val="18"/>
        </w:rPr>
        <w:t>的价格或交货日期，卖方必须在收到上述书面指令后的五</w:t>
      </w:r>
      <w:r w:rsidRPr="005D35E7">
        <w:rPr>
          <w:rFonts w:ascii="Times New Roman" w:hAnsi="Times New Roman"/>
          <w:sz w:val="18"/>
          <w:szCs w:val="18"/>
        </w:rPr>
        <w:t xml:space="preserve"> (5)</w:t>
      </w:r>
      <w:proofErr w:type="gramStart"/>
      <w:r w:rsidRPr="005D35E7">
        <w:rPr>
          <w:rFonts w:ascii="Times New Roman" w:hAnsi="Times New Roman"/>
          <w:sz w:val="18"/>
          <w:szCs w:val="18"/>
        </w:rPr>
        <w:t>个</w:t>
      </w:r>
      <w:proofErr w:type="gramEnd"/>
      <w:r w:rsidRPr="005D35E7">
        <w:rPr>
          <w:rFonts w:ascii="Times New Roman" w:hAnsi="Times New Roman"/>
          <w:sz w:val="18"/>
          <w:szCs w:val="18"/>
        </w:rPr>
        <w:t>工作日之内书面通知买方（并提供充分的支持文件）。</w:t>
      </w:r>
    </w:p>
    <w:p w14:paraId="75CE55CB" w14:textId="7A18E3BE" w:rsidR="00B12EE4" w:rsidRPr="005D35E7" w:rsidRDefault="00B12EE4" w:rsidP="00F812C1">
      <w:pPr>
        <w:pStyle w:val="BodyTextIndent21"/>
        <w:numPr>
          <w:ilvl w:val="1"/>
          <w:numId w:val="24"/>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 If the cost and/or schedule impact(s) disclosed by SELLER to BUYER pursuant of the changes could not be agreed upon by BUYER and are/is subject to further negotiation with SELLER, BUYER could issue a formal instruction to SELLER to implement the whole or part of the intended changes that SELLER must execute the changes as mentioned in the BUYER’s formal instruction, while having friendly negotiation with BUYER to reach a final agreement on the cost and/or schedule impact(s). Both PARTIES shall act in good faith to reach a mutual agreement on those impact(s).</w:t>
      </w:r>
    </w:p>
    <w:p w14:paraId="62D4DA34" w14:textId="58F7375F" w:rsidR="00947E78" w:rsidRPr="005D35E7" w:rsidRDefault="00947E78"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lastRenderedPageBreak/>
        <w:t>如果卖方根据变更向买方披露的成本和</w:t>
      </w:r>
      <w:r w:rsidRPr="005D35E7">
        <w:rPr>
          <w:rFonts w:ascii="Times New Roman" w:hAnsi="Times New Roman"/>
          <w:sz w:val="18"/>
          <w:szCs w:val="18"/>
        </w:rPr>
        <w:t>/</w:t>
      </w:r>
      <w:r w:rsidRPr="005D35E7">
        <w:rPr>
          <w:rFonts w:ascii="Times New Roman" w:hAnsi="Times New Roman"/>
          <w:sz w:val="18"/>
          <w:szCs w:val="18"/>
        </w:rPr>
        <w:t>或进度影响不能得到买方的同意，并且需要与卖方进一步协商，买方可以向卖方发出正式指示，以实施全部或部分预期变更，卖方必须执行买方正式指示中提到的变更，同时与买方进行友好协商，以就成本和</w:t>
      </w:r>
      <w:r w:rsidRPr="005D35E7">
        <w:rPr>
          <w:rFonts w:ascii="Times New Roman" w:hAnsi="Times New Roman"/>
          <w:sz w:val="18"/>
          <w:szCs w:val="18"/>
        </w:rPr>
        <w:t>/</w:t>
      </w:r>
      <w:r w:rsidRPr="005D35E7">
        <w:rPr>
          <w:rFonts w:ascii="Times New Roman" w:hAnsi="Times New Roman"/>
          <w:sz w:val="18"/>
          <w:szCs w:val="18"/>
        </w:rPr>
        <w:t>或进度影响达成最终协议。双方应本着诚信原则就这些</w:t>
      </w:r>
      <w:r w:rsidR="005D62AF" w:rsidRPr="005D35E7">
        <w:rPr>
          <w:rFonts w:ascii="Times New Roman" w:hAnsi="Times New Roman"/>
          <w:sz w:val="18"/>
          <w:szCs w:val="18"/>
        </w:rPr>
        <w:t>变更</w:t>
      </w:r>
      <w:r w:rsidRPr="005D35E7">
        <w:rPr>
          <w:rFonts w:ascii="Times New Roman" w:hAnsi="Times New Roman"/>
          <w:sz w:val="18"/>
          <w:szCs w:val="18"/>
        </w:rPr>
        <w:t>达成共同协议。</w:t>
      </w:r>
    </w:p>
    <w:p w14:paraId="1AC8028F" w14:textId="1F141D31" w:rsidR="00825002" w:rsidRPr="005D35E7" w:rsidRDefault="00B12EE4" w:rsidP="00F812C1">
      <w:pPr>
        <w:pStyle w:val="BodyTextIndent21"/>
        <w:numPr>
          <w:ilvl w:val="1"/>
          <w:numId w:val="24"/>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When final agreement is reached by PARTIES, an amendment to the CONTRACT will be issued to formalize the changes to the CONTRACT.</w:t>
      </w:r>
      <w:r w:rsidR="00825002" w:rsidRPr="005D35E7">
        <w:rPr>
          <w:rFonts w:ascii="Times New Roman" w:hAnsi="Times New Roman"/>
          <w:sz w:val="18"/>
          <w:szCs w:val="18"/>
        </w:rPr>
        <w:t xml:space="preserve"> Such an amendment shall form an integral part of CONTRACT, and shall have the same legal force as the text of CONTRACT.</w:t>
      </w:r>
      <w:r w:rsidR="00721D04" w:rsidRPr="005D35E7">
        <w:rPr>
          <w:rFonts w:ascii="Times New Roman" w:hAnsi="Times New Roman"/>
          <w:sz w:val="18"/>
          <w:szCs w:val="18"/>
        </w:rPr>
        <w:t xml:space="preserve"> On-going discussion on the potential changes, initiated either by the BUYER or the SELLER, must ensure that it shall not affect the continuous execution of the existing CONTRACT.</w:t>
      </w:r>
    </w:p>
    <w:p w14:paraId="6F578456" w14:textId="3C1A981E" w:rsidR="00D93172" w:rsidRPr="005D35E7" w:rsidRDefault="005D62AF"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在双方达成最终协议后，将发布合同修正案，正式确定对合同的修改。该修正案</w:t>
      </w:r>
      <w:r w:rsidR="00825002" w:rsidRPr="005D35E7">
        <w:rPr>
          <w:rFonts w:ascii="Times New Roman" w:hAnsi="Times New Roman"/>
          <w:sz w:val="18"/>
          <w:szCs w:val="18"/>
        </w:rPr>
        <w:t>应视为合同完整的组成部分，与合同正文具有同样的法律效力。</w:t>
      </w:r>
      <w:r w:rsidR="00721D04" w:rsidRPr="005D35E7">
        <w:rPr>
          <w:rFonts w:ascii="Times New Roman" w:hAnsi="Times New Roman"/>
          <w:sz w:val="18"/>
          <w:szCs w:val="18"/>
        </w:rPr>
        <w:t>无论是买方还是卖方提出的</w:t>
      </w:r>
      <w:r w:rsidR="00752D67" w:rsidRPr="005D35E7">
        <w:rPr>
          <w:rFonts w:ascii="Times New Roman" w:hAnsi="Times New Roman"/>
          <w:sz w:val="18"/>
          <w:szCs w:val="18"/>
        </w:rPr>
        <w:t>潜在变更</w:t>
      </w:r>
      <w:r w:rsidR="00721D04" w:rsidRPr="005D35E7">
        <w:rPr>
          <w:rFonts w:ascii="Times New Roman" w:hAnsi="Times New Roman"/>
          <w:sz w:val="18"/>
          <w:szCs w:val="18"/>
        </w:rPr>
        <w:t>，在商议过程中，必须确保原合同的持续执行不受影响。</w:t>
      </w:r>
    </w:p>
    <w:p w14:paraId="33B8F205" w14:textId="325E9B00" w:rsidR="00964C9F" w:rsidRPr="005D35E7" w:rsidRDefault="007A5A16"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PACKING AND MARKING</w:t>
      </w:r>
      <w:r w:rsidRPr="005D35E7">
        <w:rPr>
          <w:rFonts w:cs="Times New Roman"/>
          <w:sz w:val="18"/>
          <w:szCs w:val="18"/>
        </w:rPr>
        <w:t>包装和</w:t>
      </w:r>
      <w:proofErr w:type="gramStart"/>
      <w:r w:rsidRPr="005D35E7">
        <w:rPr>
          <w:rFonts w:cs="Times New Roman"/>
          <w:sz w:val="18"/>
          <w:szCs w:val="18"/>
        </w:rPr>
        <w:t>唛</w:t>
      </w:r>
      <w:proofErr w:type="gramEnd"/>
      <w:r w:rsidRPr="005D35E7">
        <w:rPr>
          <w:rFonts w:cs="Times New Roman"/>
          <w:sz w:val="18"/>
          <w:szCs w:val="18"/>
        </w:rPr>
        <w:t>头</w:t>
      </w:r>
    </w:p>
    <w:p w14:paraId="22279A1D" w14:textId="77777777" w:rsidR="00D93172" w:rsidRPr="005D35E7" w:rsidRDefault="00D93172" w:rsidP="00F812C1">
      <w:pPr>
        <w:pStyle w:val="afe"/>
        <w:adjustRightInd w:val="0"/>
        <w:snapToGrid w:val="0"/>
        <w:spacing w:line="240" w:lineRule="auto"/>
        <w:ind w:firstLineChars="0" w:firstLine="0"/>
        <w:contextualSpacing/>
        <w:jc w:val="both"/>
        <w:outlineLvl w:val="0"/>
        <w:rPr>
          <w:rFonts w:cs="Times New Roman"/>
          <w:vanish/>
          <w:sz w:val="18"/>
          <w:szCs w:val="18"/>
        </w:rPr>
      </w:pPr>
    </w:p>
    <w:p w14:paraId="64501B3B" w14:textId="77777777"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CONTRACT GOODS shall be carefully and strongly packed by SELLER with shock resistant packing materials according to their shapes and different features so as to withstand moisture, rain, shock and numerous handlings during loading, unloading and long-distance, </w:t>
      </w:r>
      <w:bookmarkStart w:id="27" w:name="OLE_LINK54"/>
      <w:bookmarkStart w:id="28" w:name="OLE_LINK55"/>
      <w:r w:rsidRPr="005D35E7">
        <w:rPr>
          <w:rFonts w:ascii="Times New Roman" w:hAnsi="Times New Roman"/>
          <w:sz w:val="18"/>
          <w:szCs w:val="18"/>
        </w:rPr>
        <w:t>ocean, land and air transportation</w:t>
      </w:r>
      <w:bookmarkEnd w:id="27"/>
      <w:bookmarkEnd w:id="28"/>
      <w:r w:rsidRPr="005D35E7">
        <w:rPr>
          <w:rFonts w:ascii="Times New Roman" w:hAnsi="Times New Roman"/>
          <w:sz w:val="18"/>
          <w:szCs w:val="18"/>
        </w:rPr>
        <w:t xml:space="preserve"> as the case may take place.</w:t>
      </w:r>
    </w:p>
    <w:p w14:paraId="70319852"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合同货物应由卖方根据货物的不同形状和特点对货物进行小心安全的牢固的包装，保证货物防潮、防雨、防锈、防腐蚀和防震等，从而适合多次搬运、装卸以及长途海运及内陆运输和空运等可能发生的运输情况。</w:t>
      </w:r>
    </w:p>
    <w:p w14:paraId="39AD8597" w14:textId="5CFEBD3B"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is fully responsible for adequate preparation for shipping to assure the CONTRACT GOODS safe arrival at the </w:t>
      </w:r>
      <w:r w:rsidR="00AA4B45" w:rsidRPr="005D35E7">
        <w:rPr>
          <w:rFonts w:ascii="Times New Roman" w:hAnsi="Times New Roman"/>
          <w:sz w:val="18"/>
          <w:szCs w:val="18"/>
        </w:rPr>
        <w:t>SITE</w:t>
      </w:r>
      <w:r w:rsidRPr="005D35E7">
        <w:rPr>
          <w:rFonts w:ascii="Times New Roman" w:hAnsi="Times New Roman"/>
          <w:sz w:val="18"/>
          <w:szCs w:val="18"/>
        </w:rPr>
        <w:t xml:space="preserve">.  All costs, including return freight for items returned to the SELLER (such as saddles, bolsters, or shipping braces) should be included within the </w:t>
      </w:r>
      <w:r w:rsidR="004B09BF" w:rsidRPr="005D35E7">
        <w:rPr>
          <w:rFonts w:ascii="Times New Roman" w:hAnsi="Times New Roman"/>
          <w:sz w:val="18"/>
          <w:szCs w:val="18"/>
        </w:rPr>
        <w:t>TOTAL CONTRACT PRICE</w:t>
      </w:r>
      <w:r w:rsidRPr="005D35E7">
        <w:rPr>
          <w:rFonts w:ascii="Times New Roman" w:hAnsi="Times New Roman"/>
          <w:sz w:val="18"/>
          <w:szCs w:val="18"/>
        </w:rPr>
        <w:t>, and it is the responsibility of the SELLER for return arrangements.</w:t>
      </w:r>
    </w:p>
    <w:p w14:paraId="50EAB8D0"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卖方完全负责装运的充分准备工作，以确保合同货物安全到达场地。所有费用，包括部件退还给卖方的返程运费（如托运、垫木、或装运拉条），都应包含在在合同总价中，并且须由卖方负责退还安排。</w:t>
      </w:r>
    </w:p>
    <w:p w14:paraId="57C0DDED" w14:textId="2EC6C545"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Packing material will be considered non-returnable unless otherwise specified and agreed by BUYER.</w:t>
      </w:r>
    </w:p>
    <w:p w14:paraId="1D0EA930"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除非另有规定且经买方同意，否则包装材料被视为不可退回的。</w:t>
      </w:r>
    </w:p>
    <w:p w14:paraId="567D52FB" w14:textId="77777777"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be liable for any damage and loss of the CONTRACT GOODS and the expenses incurred on account of improper packing and for any rust attributable to inadequate or improper protective measures taken by SELLER in regard to the packing.</w:t>
      </w:r>
    </w:p>
    <w:p w14:paraId="20E53809"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卖方应承</w:t>
      </w:r>
      <w:proofErr w:type="gramStart"/>
      <w:r w:rsidRPr="005D35E7">
        <w:rPr>
          <w:rFonts w:ascii="Times New Roman" w:hAnsi="Times New Roman"/>
          <w:sz w:val="18"/>
          <w:szCs w:val="18"/>
        </w:rPr>
        <w:t>担由于</w:t>
      </w:r>
      <w:proofErr w:type="gramEnd"/>
      <w:r w:rsidRPr="005D35E7">
        <w:rPr>
          <w:rFonts w:ascii="Times New Roman" w:hAnsi="Times New Roman"/>
          <w:sz w:val="18"/>
          <w:szCs w:val="18"/>
        </w:rPr>
        <w:t>包装不当而造成的货物损坏、丢失的费用以及由于包装不当或包装保护不到位而造成的货物生锈、损坏等的责任。</w:t>
      </w:r>
    </w:p>
    <w:p w14:paraId="14A36460" w14:textId="4397DD66"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In case any wooden package is used, SELLER shall also mark the relevant information include the IPPC Logo, Country Code, Unique number assigned by NPPO to the producer or the WPM,</w:t>
      </w:r>
      <w:r w:rsidR="000B139A" w:rsidRPr="005D35E7">
        <w:rPr>
          <w:rFonts w:ascii="Times New Roman" w:hAnsi="Times New Roman"/>
          <w:sz w:val="18"/>
          <w:szCs w:val="18"/>
        </w:rPr>
        <w:t xml:space="preserve"> </w:t>
      </w:r>
      <w:r w:rsidRPr="005D35E7">
        <w:rPr>
          <w:rFonts w:ascii="Times New Roman" w:hAnsi="Times New Roman"/>
          <w:sz w:val="18"/>
          <w:szCs w:val="18"/>
        </w:rPr>
        <w:t>and the method of the treatment</w:t>
      </w:r>
      <w:r w:rsidR="003B0E4C" w:rsidRPr="005D35E7">
        <w:rPr>
          <w:rFonts w:ascii="Times New Roman" w:hAnsi="Times New Roman"/>
          <w:sz w:val="18"/>
          <w:szCs w:val="18"/>
        </w:rPr>
        <w:t xml:space="preserve"> </w:t>
      </w:r>
      <w:r w:rsidRPr="005D35E7">
        <w:rPr>
          <w:rFonts w:ascii="Times New Roman" w:hAnsi="Times New Roman"/>
          <w:sz w:val="18"/>
          <w:szCs w:val="18"/>
        </w:rPr>
        <w:t xml:space="preserve">(“HT” for heat treatment or “MB” for methyl </w:t>
      </w:r>
      <w:proofErr w:type="spellStart"/>
      <w:r w:rsidRPr="005D35E7">
        <w:rPr>
          <w:rFonts w:ascii="Times New Roman" w:hAnsi="Times New Roman"/>
          <w:sz w:val="18"/>
          <w:szCs w:val="18"/>
        </w:rPr>
        <w:t>bror</w:t>
      </w:r>
      <w:proofErr w:type="spellEnd"/>
      <w:r w:rsidRPr="005D35E7">
        <w:rPr>
          <w:rFonts w:ascii="Times New Roman" w:hAnsi="Times New Roman"/>
          <w:sz w:val="18"/>
          <w:szCs w:val="18"/>
        </w:rPr>
        <w:t>), etc. with fadeless paint on each package.</w:t>
      </w:r>
    </w:p>
    <w:p w14:paraId="5B4E65B4"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如果有木制包装，卖方应在每个包装上用不褪色的油漆颜料标注相关信息，包括</w:t>
      </w:r>
      <w:r w:rsidRPr="005D35E7">
        <w:rPr>
          <w:rFonts w:ascii="Times New Roman" w:hAnsi="Times New Roman"/>
          <w:sz w:val="18"/>
          <w:szCs w:val="18"/>
        </w:rPr>
        <w:t xml:space="preserve">IPPC </w:t>
      </w:r>
      <w:r w:rsidRPr="005D35E7">
        <w:rPr>
          <w:rFonts w:ascii="Times New Roman" w:hAnsi="Times New Roman"/>
          <w:sz w:val="18"/>
          <w:szCs w:val="18"/>
        </w:rPr>
        <w:t>标志，国家代码，</w:t>
      </w:r>
      <w:r w:rsidRPr="005D35E7">
        <w:rPr>
          <w:rFonts w:ascii="Times New Roman" w:hAnsi="Times New Roman"/>
          <w:sz w:val="18"/>
          <w:szCs w:val="18"/>
        </w:rPr>
        <w:t xml:space="preserve">NPPO </w:t>
      </w:r>
      <w:r w:rsidRPr="005D35E7">
        <w:rPr>
          <w:rFonts w:ascii="Times New Roman" w:hAnsi="Times New Roman"/>
          <w:sz w:val="18"/>
          <w:szCs w:val="18"/>
        </w:rPr>
        <w:t>签发给生产者或</w:t>
      </w:r>
      <w:r w:rsidRPr="005D35E7">
        <w:rPr>
          <w:rFonts w:ascii="Times New Roman" w:hAnsi="Times New Roman"/>
          <w:sz w:val="18"/>
          <w:szCs w:val="18"/>
        </w:rPr>
        <w:t>WPM</w:t>
      </w:r>
      <w:r w:rsidRPr="005D35E7">
        <w:rPr>
          <w:rFonts w:ascii="Times New Roman" w:hAnsi="Times New Roman"/>
          <w:sz w:val="18"/>
          <w:szCs w:val="18"/>
        </w:rPr>
        <w:t>的编码，处理方式（热处理</w:t>
      </w:r>
      <w:proofErr w:type="gramStart"/>
      <w:r w:rsidRPr="005D35E7">
        <w:rPr>
          <w:rFonts w:ascii="Times New Roman" w:hAnsi="Times New Roman"/>
          <w:sz w:val="18"/>
          <w:szCs w:val="18"/>
        </w:rPr>
        <w:t>”</w:t>
      </w:r>
      <w:proofErr w:type="gramEnd"/>
      <w:r w:rsidRPr="005D35E7">
        <w:rPr>
          <w:rFonts w:ascii="Times New Roman" w:hAnsi="Times New Roman"/>
          <w:sz w:val="18"/>
          <w:szCs w:val="18"/>
        </w:rPr>
        <w:t>HT</w:t>
      </w:r>
      <w:proofErr w:type="gramStart"/>
      <w:r w:rsidRPr="005D35E7">
        <w:rPr>
          <w:rFonts w:ascii="Times New Roman" w:hAnsi="Times New Roman"/>
          <w:sz w:val="18"/>
          <w:szCs w:val="18"/>
        </w:rPr>
        <w:t>”</w:t>
      </w:r>
      <w:proofErr w:type="gramEnd"/>
      <w:r w:rsidRPr="005D35E7">
        <w:rPr>
          <w:rFonts w:ascii="Times New Roman" w:hAnsi="Times New Roman"/>
          <w:sz w:val="18"/>
          <w:szCs w:val="18"/>
        </w:rPr>
        <w:t>或甲醛处理</w:t>
      </w:r>
      <w:proofErr w:type="gramStart"/>
      <w:r w:rsidRPr="005D35E7">
        <w:rPr>
          <w:rFonts w:ascii="Times New Roman" w:hAnsi="Times New Roman"/>
          <w:sz w:val="18"/>
          <w:szCs w:val="18"/>
        </w:rPr>
        <w:t>”</w:t>
      </w:r>
      <w:proofErr w:type="gramEnd"/>
      <w:r w:rsidRPr="005D35E7">
        <w:rPr>
          <w:rFonts w:ascii="Times New Roman" w:hAnsi="Times New Roman"/>
          <w:sz w:val="18"/>
          <w:szCs w:val="18"/>
        </w:rPr>
        <w:t>MB</w:t>
      </w:r>
      <w:proofErr w:type="gramStart"/>
      <w:r w:rsidRPr="005D35E7">
        <w:rPr>
          <w:rFonts w:ascii="Times New Roman" w:hAnsi="Times New Roman"/>
          <w:sz w:val="18"/>
          <w:szCs w:val="18"/>
        </w:rPr>
        <w:t>”</w:t>
      </w:r>
      <w:proofErr w:type="gramEnd"/>
      <w:r w:rsidRPr="005D35E7">
        <w:rPr>
          <w:rFonts w:ascii="Times New Roman" w:hAnsi="Times New Roman"/>
          <w:sz w:val="18"/>
          <w:szCs w:val="18"/>
        </w:rPr>
        <w:t>）等。</w:t>
      </w:r>
    </w:p>
    <w:p w14:paraId="69A09862" w14:textId="77777777"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It is forbidden to use any packaging material that may pollute the environment.</w:t>
      </w:r>
    </w:p>
    <w:p w14:paraId="5102DA51"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禁止使用任何对环境可能有污染的包装材料。</w:t>
      </w:r>
    </w:p>
    <w:p w14:paraId="757E32C9" w14:textId="58F195BE"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mark the following on the four (4) adjacent sides of each package with fadeless paint in conspicuous English and the words such as Contract No., name of CONTRACT GOODS, item No. of CONTRACT GOODS, destination, package/bale No., gross &amp; net weight </w:t>
      </w:r>
      <w:r w:rsidRPr="005D35E7">
        <w:rPr>
          <w:rFonts w:ascii="Times New Roman" w:hAnsi="Times New Roman"/>
          <w:sz w:val="18"/>
          <w:szCs w:val="18"/>
        </w:rPr>
        <w:t>（</w:t>
      </w:r>
      <w:r w:rsidRPr="005D35E7">
        <w:rPr>
          <w:rFonts w:ascii="Times New Roman" w:hAnsi="Times New Roman"/>
          <w:sz w:val="18"/>
          <w:szCs w:val="18"/>
        </w:rPr>
        <w:t>Kg</w:t>
      </w:r>
      <w:r w:rsidRPr="005D35E7">
        <w:rPr>
          <w:rFonts w:ascii="Times New Roman" w:hAnsi="Times New Roman"/>
          <w:sz w:val="18"/>
          <w:szCs w:val="18"/>
        </w:rPr>
        <w:t>）</w:t>
      </w:r>
      <w:r w:rsidRPr="005D35E7">
        <w:rPr>
          <w:rFonts w:ascii="Times New Roman" w:hAnsi="Times New Roman"/>
          <w:sz w:val="18"/>
          <w:szCs w:val="18"/>
        </w:rPr>
        <w:t>, measures (length X width X height, cm, and the words “THIS SIDE UP”, “HANDLE WITH CARE”, “KEEP DRY”, etc..),</w:t>
      </w:r>
      <w:r w:rsidR="00E5316A" w:rsidRPr="005D35E7">
        <w:rPr>
          <w:rFonts w:ascii="Times New Roman" w:hAnsi="Times New Roman"/>
          <w:sz w:val="18"/>
          <w:szCs w:val="18"/>
        </w:rPr>
        <w:t xml:space="preserve"> </w:t>
      </w:r>
      <w:r w:rsidRPr="005D35E7">
        <w:rPr>
          <w:rFonts w:ascii="Times New Roman" w:hAnsi="Times New Roman"/>
          <w:sz w:val="18"/>
          <w:szCs w:val="18"/>
        </w:rPr>
        <w:t>shipping mark ,and the Consignee.</w:t>
      </w:r>
    </w:p>
    <w:p w14:paraId="056F2F4D"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卖方应用不褪色漆或颜料在每一个货物包装箱的四个相邻面用醒目的英文标明合同号、货物名称、货物序号、目的地、箱包号、毛</w:t>
      </w:r>
      <w:r w:rsidRPr="005D35E7">
        <w:rPr>
          <w:rFonts w:ascii="Times New Roman" w:hAnsi="Times New Roman"/>
          <w:sz w:val="18"/>
          <w:szCs w:val="18"/>
        </w:rPr>
        <w:t>/</w:t>
      </w:r>
      <w:r w:rsidRPr="005D35E7">
        <w:rPr>
          <w:rFonts w:ascii="Times New Roman" w:hAnsi="Times New Roman"/>
          <w:sz w:val="18"/>
          <w:szCs w:val="18"/>
        </w:rPr>
        <w:t>净重（千克）、尺寸（长</w:t>
      </w:r>
      <w:r w:rsidRPr="005D35E7">
        <w:rPr>
          <w:rFonts w:ascii="Times New Roman" w:hAnsi="Times New Roman"/>
          <w:sz w:val="18"/>
          <w:szCs w:val="18"/>
        </w:rPr>
        <w:t>X</w:t>
      </w:r>
      <w:r w:rsidRPr="005D35E7">
        <w:rPr>
          <w:rFonts w:ascii="Times New Roman" w:hAnsi="Times New Roman"/>
          <w:sz w:val="18"/>
          <w:szCs w:val="18"/>
        </w:rPr>
        <w:t>宽</w:t>
      </w:r>
      <w:r w:rsidRPr="005D35E7">
        <w:rPr>
          <w:rFonts w:ascii="Times New Roman" w:hAnsi="Times New Roman"/>
          <w:sz w:val="18"/>
          <w:szCs w:val="18"/>
        </w:rPr>
        <w:t>X</w:t>
      </w:r>
      <w:r w:rsidRPr="005D35E7">
        <w:rPr>
          <w:rFonts w:ascii="Times New Roman" w:hAnsi="Times New Roman"/>
          <w:sz w:val="18"/>
          <w:szCs w:val="18"/>
        </w:rPr>
        <w:t>高，单位：厘米）以及</w:t>
      </w:r>
      <w:r w:rsidRPr="005D35E7">
        <w:rPr>
          <w:rFonts w:ascii="Times New Roman" w:hAnsi="Times New Roman"/>
          <w:sz w:val="18"/>
          <w:szCs w:val="18"/>
        </w:rPr>
        <w:t xml:space="preserve"> “</w:t>
      </w:r>
      <w:r w:rsidRPr="005D35E7">
        <w:rPr>
          <w:rFonts w:ascii="Times New Roman" w:hAnsi="Times New Roman"/>
          <w:sz w:val="18"/>
          <w:szCs w:val="18"/>
        </w:rPr>
        <w:t>此面向上</w:t>
      </w:r>
      <w:r w:rsidRPr="005D35E7">
        <w:rPr>
          <w:rFonts w:ascii="Times New Roman" w:hAnsi="Times New Roman"/>
          <w:sz w:val="18"/>
          <w:szCs w:val="18"/>
        </w:rPr>
        <w:t>”</w:t>
      </w:r>
      <w:r w:rsidRPr="005D35E7">
        <w:rPr>
          <w:rFonts w:ascii="Times New Roman" w:hAnsi="Times New Roman"/>
          <w:sz w:val="18"/>
          <w:szCs w:val="18"/>
        </w:rPr>
        <w:t>、</w:t>
      </w:r>
      <w:r w:rsidRPr="005D35E7">
        <w:rPr>
          <w:rFonts w:ascii="Times New Roman" w:hAnsi="Times New Roman"/>
          <w:sz w:val="18"/>
          <w:szCs w:val="18"/>
        </w:rPr>
        <w:t>“</w:t>
      </w:r>
      <w:r w:rsidRPr="005D35E7">
        <w:rPr>
          <w:rFonts w:ascii="Times New Roman" w:hAnsi="Times New Roman"/>
          <w:sz w:val="18"/>
          <w:szCs w:val="18"/>
        </w:rPr>
        <w:t>小心轻放</w:t>
      </w:r>
      <w:r w:rsidRPr="005D35E7">
        <w:rPr>
          <w:rFonts w:ascii="Times New Roman" w:hAnsi="Times New Roman"/>
          <w:sz w:val="18"/>
          <w:szCs w:val="18"/>
        </w:rPr>
        <w:t>”</w:t>
      </w:r>
      <w:r w:rsidRPr="005D35E7">
        <w:rPr>
          <w:rFonts w:ascii="Times New Roman" w:hAnsi="Times New Roman"/>
          <w:sz w:val="18"/>
          <w:szCs w:val="18"/>
        </w:rPr>
        <w:t>、</w:t>
      </w:r>
      <w:proofErr w:type="gramStart"/>
      <w:r w:rsidRPr="005D35E7">
        <w:rPr>
          <w:rFonts w:ascii="Times New Roman" w:hAnsi="Times New Roman"/>
          <w:sz w:val="18"/>
          <w:szCs w:val="18"/>
        </w:rPr>
        <w:t>“</w:t>
      </w:r>
      <w:r w:rsidRPr="005D35E7">
        <w:rPr>
          <w:rFonts w:ascii="Times New Roman" w:hAnsi="Times New Roman"/>
          <w:sz w:val="18"/>
          <w:szCs w:val="18"/>
        </w:rPr>
        <w:t>保持干燥</w:t>
      </w:r>
      <w:r w:rsidRPr="005D35E7">
        <w:rPr>
          <w:rFonts w:ascii="Times New Roman" w:hAnsi="Times New Roman"/>
          <w:sz w:val="18"/>
          <w:szCs w:val="18"/>
        </w:rPr>
        <w:t>”</w:t>
      </w:r>
      <w:r w:rsidRPr="005D35E7">
        <w:rPr>
          <w:rFonts w:ascii="Times New Roman" w:hAnsi="Times New Roman"/>
          <w:sz w:val="18"/>
          <w:szCs w:val="18"/>
        </w:rPr>
        <w:t>等示语</w:t>
      </w:r>
      <w:proofErr w:type="gramEnd"/>
      <w:r w:rsidRPr="005D35E7">
        <w:rPr>
          <w:rFonts w:ascii="Times New Roman" w:hAnsi="Times New Roman"/>
          <w:sz w:val="18"/>
          <w:szCs w:val="18"/>
        </w:rPr>
        <w:t>，还有运输标志和收货人的名称。</w:t>
      </w:r>
    </w:p>
    <w:p w14:paraId="59363A23" w14:textId="77777777"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Should any package weigh two (2) or more than two (2) metric tons, the hoisting position shall be marked so as to facilitate loading, unloading and handling.</w:t>
      </w:r>
    </w:p>
    <w:p w14:paraId="10612D68"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如果任何包装重量为</w:t>
      </w:r>
      <w:r w:rsidRPr="005D35E7">
        <w:rPr>
          <w:rFonts w:ascii="Times New Roman" w:hAnsi="Times New Roman"/>
          <w:sz w:val="18"/>
          <w:szCs w:val="18"/>
        </w:rPr>
        <w:t>2</w:t>
      </w:r>
      <w:r w:rsidRPr="005D35E7">
        <w:rPr>
          <w:rFonts w:ascii="Times New Roman" w:hAnsi="Times New Roman"/>
          <w:sz w:val="18"/>
          <w:szCs w:val="18"/>
        </w:rPr>
        <w:t>公吨或大于</w:t>
      </w:r>
      <w:r w:rsidRPr="005D35E7">
        <w:rPr>
          <w:rFonts w:ascii="Times New Roman" w:hAnsi="Times New Roman"/>
          <w:sz w:val="18"/>
          <w:szCs w:val="18"/>
        </w:rPr>
        <w:t>2</w:t>
      </w:r>
      <w:r w:rsidRPr="005D35E7">
        <w:rPr>
          <w:rFonts w:ascii="Times New Roman" w:hAnsi="Times New Roman"/>
          <w:sz w:val="18"/>
          <w:szCs w:val="18"/>
        </w:rPr>
        <w:t>公吨，要标明提升</w:t>
      </w:r>
      <w:r w:rsidRPr="005D35E7">
        <w:rPr>
          <w:rFonts w:ascii="Times New Roman" w:hAnsi="Times New Roman"/>
          <w:sz w:val="18"/>
          <w:szCs w:val="18"/>
        </w:rPr>
        <w:t>/</w:t>
      </w:r>
      <w:r w:rsidRPr="005D35E7">
        <w:rPr>
          <w:rFonts w:ascii="Times New Roman" w:hAnsi="Times New Roman"/>
          <w:sz w:val="18"/>
          <w:szCs w:val="18"/>
        </w:rPr>
        <w:t>起吊位置以助于装卸和搬运。</w:t>
      </w:r>
    </w:p>
    <w:p w14:paraId="7B179657" w14:textId="77777777"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Each package of CONTRACT GOODS shall be attached with detailed packing list in two (2) copies and each kind of goods, especially spare parts, accessories and special tools shall be attached with an individual label indicating description and identification number.</w:t>
      </w:r>
    </w:p>
    <w:p w14:paraId="52EF8436"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合同货物的每份包装应附上两份详细的装箱单复印件，备品备件、附件和专用工具应单独附上与货物描述和标识号一致的标签。</w:t>
      </w:r>
    </w:p>
    <w:p w14:paraId="49AFE827" w14:textId="77777777" w:rsidR="00D93172" w:rsidRPr="005D35E7" w:rsidRDefault="007A5A16" w:rsidP="00F812C1">
      <w:pPr>
        <w:pStyle w:val="BodyTextIndent21"/>
        <w:numPr>
          <w:ilvl w:val="1"/>
          <w:numId w:val="25"/>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The loose accessories in packages or bundles shall be labeled by SELLER, indicating Contract No., name of equipment attached, name of accessories, their position No. and accessory No. in assembly drawings. Spare parts and tools shall be marked with the words “Spare Parts” or “Tools” beside the above particulars and will be shipped along with the main equipment.</w:t>
      </w:r>
    </w:p>
    <w:p w14:paraId="311205F8" w14:textId="1D739B1D" w:rsidR="002F282D" w:rsidRPr="005D35E7" w:rsidRDefault="007A5A16" w:rsidP="00F812C1">
      <w:pPr>
        <w:pStyle w:val="BodyTextIndent21"/>
        <w:snapToGrid w:val="0"/>
        <w:spacing w:beforeLines="50" w:before="120"/>
        <w:ind w:left="0" w:firstLine="0"/>
        <w:contextualSpacing/>
        <w:rPr>
          <w:rFonts w:ascii="Times New Roman" w:hAnsi="Times New Roman"/>
          <w:b/>
          <w:sz w:val="18"/>
          <w:szCs w:val="18"/>
        </w:rPr>
      </w:pPr>
      <w:r w:rsidRPr="005D35E7">
        <w:rPr>
          <w:rFonts w:ascii="Times New Roman" w:hAnsi="Times New Roman"/>
          <w:sz w:val="18"/>
          <w:szCs w:val="18"/>
        </w:rPr>
        <w:t>卖方应对成包或成捆的零散附件贴上标签，注明合同号、随附的设备名称、附件名称、位号、在安装图上的附件号。零部件和工具除上述说明外，还应注明</w:t>
      </w:r>
      <w:r w:rsidRPr="005D35E7">
        <w:rPr>
          <w:rFonts w:ascii="Times New Roman" w:hAnsi="Times New Roman"/>
          <w:sz w:val="18"/>
          <w:szCs w:val="18"/>
        </w:rPr>
        <w:t>“</w:t>
      </w:r>
      <w:r w:rsidRPr="005D35E7">
        <w:rPr>
          <w:rFonts w:ascii="Times New Roman" w:hAnsi="Times New Roman"/>
          <w:sz w:val="18"/>
          <w:szCs w:val="18"/>
        </w:rPr>
        <w:t>零部件</w:t>
      </w:r>
      <w:r w:rsidRPr="005D35E7">
        <w:rPr>
          <w:rFonts w:ascii="Times New Roman" w:hAnsi="Times New Roman"/>
          <w:sz w:val="18"/>
          <w:szCs w:val="18"/>
        </w:rPr>
        <w:t>”</w:t>
      </w:r>
      <w:r w:rsidRPr="005D35E7">
        <w:rPr>
          <w:rFonts w:ascii="Times New Roman" w:hAnsi="Times New Roman"/>
          <w:sz w:val="18"/>
          <w:szCs w:val="18"/>
        </w:rPr>
        <w:t>或</w:t>
      </w:r>
      <w:r w:rsidRPr="005D35E7">
        <w:rPr>
          <w:rFonts w:ascii="Times New Roman" w:hAnsi="Times New Roman"/>
          <w:sz w:val="18"/>
          <w:szCs w:val="18"/>
        </w:rPr>
        <w:t>“</w:t>
      </w:r>
      <w:r w:rsidRPr="005D35E7">
        <w:rPr>
          <w:rFonts w:ascii="Times New Roman" w:hAnsi="Times New Roman"/>
          <w:sz w:val="18"/>
          <w:szCs w:val="18"/>
        </w:rPr>
        <w:t>工具</w:t>
      </w:r>
      <w:r w:rsidRPr="005D35E7">
        <w:rPr>
          <w:rFonts w:ascii="Times New Roman" w:hAnsi="Times New Roman"/>
          <w:sz w:val="18"/>
          <w:szCs w:val="18"/>
        </w:rPr>
        <w:t>”</w:t>
      </w:r>
      <w:r w:rsidRPr="005D35E7">
        <w:rPr>
          <w:rFonts w:ascii="Times New Roman" w:hAnsi="Times New Roman"/>
          <w:sz w:val="18"/>
          <w:szCs w:val="18"/>
        </w:rPr>
        <w:t>字样，并且和主要设备一起运输。</w:t>
      </w:r>
    </w:p>
    <w:p w14:paraId="04D29EA4" w14:textId="033F5E51" w:rsidR="00D93172" w:rsidRPr="005D35E7" w:rsidRDefault="00B12EE4"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SHIPPING ADVICE</w:t>
      </w:r>
      <w:r w:rsidR="007A5A16" w:rsidRPr="005D35E7">
        <w:rPr>
          <w:rFonts w:cs="Times New Roman"/>
          <w:sz w:val="18"/>
          <w:szCs w:val="18"/>
        </w:rPr>
        <w:t>发运通知</w:t>
      </w:r>
      <w:bookmarkStart w:id="29" w:name="OLE_LINK38"/>
      <w:bookmarkStart w:id="30" w:name="OLE_LINK39"/>
    </w:p>
    <w:p w14:paraId="1F1CB320" w14:textId="490E3D76" w:rsidR="00D93172" w:rsidRPr="005D35E7" w:rsidRDefault="00721D04" w:rsidP="00F812C1">
      <w:pPr>
        <w:pStyle w:val="BodyTextIndent21"/>
        <w:numPr>
          <w:ilvl w:val="1"/>
          <w:numId w:val="2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For GOODS delivery to SITE </w:t>
      </w:r>
      <w:r w:rsidR="004A7F03" w:rsidRPr="005D35E7">
        <w:rPr>
          <w:rFonts w:ascii="Times New Roman" w:hAnsi="Times New Roman"/>
          <w:sz w:val="18"/>
          <w:szCs w:val="18"/>
        </w:rPr>
        <w:t>that</w:t>
      </w:r>
      <w:r w:rsidRPr="005D35E7">
        <w:rPr>
          <w:rFonts w:ascii="Times New Roman" w:hAnsi="Times New Roman"/>
          <w:sz w:val="18"/>
          <w:szCs w:val="18"/>
        </w:rPr>
        <w:t xml:space="preserve"> is under BUYER’s responsibility, </w:t>
      </w:r>
      <w:r w:rsidR="007A5A16" w:rsidRPr="005D35E7">
        <w:rPr>
          <w:rFonts w:ascii="Times New Roman" w:hAnsi="Times New Roman"/>
          <w:sz w:val="18"/>
          <w:szCs w:val="18"/>
        </w:rPr>
        <w:t xml:space="preserve">SELLER shall advise BUYER </w:t>
      </w:r>
      <w:r w:rsidR="00CF6E4F" w:rsidRPr="005D35E7">
        <w:rPr>
          <w:rFonts w:ascii="Times New Roman" w:hAnsi="Times New Roman"/>
          <w:sz w:val="18"/>
          <w:szCs w:val="18"/>
        </w:rPr>
        <w:t xml:space="preserve">by </w:t>
      </w:r>
      <w:r w:rsidR="007A5A16" w:rsidRPr="005D35E7">
        <w:rPr>
          <w:rFonts w:ascii="Times New Roman" w:hAnsi="Times New Roman"/>
          <w:sz w:val="18"/>
          <w:szCs w:val="18"/>
        </w:rPr>
        <w:t xml:space="preserve">email of the </w:t>
      </w:r>
      <w:r w:rsidR="00CF6E4F" w:rsidRPr="005D35E7">
        <w:rPr>
          <w:rFonts w:ascii="Times New Roman" w:hAnsi="Times New Roman"/>
          <w:sz w:val="18"/>
          <w:szCs w:val="18"/>
        </w:rPr>
        <w:t>shipment providing shipping advise that includes CONTRACT No.</w:t>
      </w:r>
      <w:r w:rsidR="007A5A16" w:rsidRPr="005D35E7">
        <w:rPr>
          <w:rFonts w:ascii="Times New Roman" w:hAnsi="Times New Roman"/>
          <w:sz w:val="18"/>
          <w:szCs w:val="18"/>
        </w:rPr>
        <w:t xml:space="preserve">, name of </w:t>
      </w:r>
      <w:r w:rsidR="00CF6E4F" w:rsidRPr="005D35E7">
        <w:rPr>
          <w:rFonts w:ascii="Times New Roman" w:hAnsi="Times New Roman"/>
          <w:sz w:val="18"/>
          <w:szCs w:val="18"/>
        </w:rPr>
        <w:t>GOODS</w:t>
      </w:r>
      <w:r w:rsidR="00995AA7" w:rsidRPr="005D35E7">
        <w:rPr>
          <w:rFonts w:ascii="Times New Roman" w:hAnsi="Times New Roman"/>
          <w:sz w:val="18"/>
          <w:szCs w:val="18"/>
        </w:rPr>
        <w:t xml:space="preserve"> (strictly follow the CONTRACT)</w:t>
      </w:r>
      <w:r w:rsidR="007A5A16" w:rsidRPr="005D35E7">
        <w:rPr>
          <w:rFonts w:ascii="Times New Roman" w:hAnsi="Times New Roman"/>
          <w:sz w:val="18"/>
          <w:szCs w:val="18"/>
        </w:rPr>
        <w:t>, quantity, value, number of packages, estimated gross weight, measurement (length, height, width)</w:t>
      </w:r>
      <w:r w:rsidR="00995AA7" w:rsidRPr="005D35E7">
        <w:rPr>
          <w:rFonts w:ascii="Times New Roman" w:hAnsi="Times New Roman"/>
          <w:sz w:val="18"/>
          <w:szCs w:val="18"/>
        </w:rPr>
        <w:t xml:space="preserve">, at least sixty (60) days before the date of delivery of any GOODS stipulated in the CONTRACT. The </w:t>
      </w:r>
      <w:r w:rsidR="007A5A16" w:rsidRPr="005D35E7">
        <w:rPr>
          <w:rFonts w:ascii="Times New Roman" w:hAnsi="Times New Roman"/>
          <w:sz w:val="18"/>
          <w:szCs w:val="18"/>
        </w:rPr>
        <w:t xml:space="preserve">date of readiness at the port of shipment shall be confirmed by the SELLER not later than 20 days prior to </w:t>
      </w:r>
      <w:r w:rsidR="00995AA7" w:rsidRPr="005D35E7">
        <w:rPr>
          <w:rFonts w:ascii="Times New Roman" w:hAnsi="Times New Roman"/>
          <w:sz w:val="18"/>
          <w:szCs w:val="18"/>
        </w:rPr>
        <w:t>the dispatch of GOODS</w:t>
      </w:r>
      <w:r w:rsidR="007A5A16" w:rsidRPr="005D35E7">
        <w:rPr>
          <w:rFonts w:ascii="Times New Roman" w:hAnsi="Times New Roman"/>
          <w:sz w:val="18"/>
          <w:szCs w:val="18"/>
        </w:rPr>
        <w:t>.</w:t>
      </w:r>
    </w:p>
    <w:p w14:paraId="2B109949" w14:textId="173FBC94" w:rsidR="00D93172" w:rsidRPr="005D35E7" w:rsidRDefault="00AF2D32"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对于由买方负责向</w:t>
      </w:r>
      <w:r w:rsidR="00E801C5" w:rsidRPr="005D35E7">
        <w:rPr>
          <w:rFonts w:ascii="Times New Roman" w:hAnsi="Times New Roman"/>
          <w:sz w:val="18"/>
          <w:szCs w:val="18"/>
        </w:rPr>
        <w:t>现场</w:t>
      </w:r>
      <w:r w:rsidRPr="005D35E7">
        <w:rPr>
          <w:rFonts w:ascii="Times New Roman" w:hAnsi="Times New Roman"/>
          <w:sz w:val="18"/>
          <w:szCs w:val="18"/>
        </w:rPr>
        <w:t>交付的货物，卖方应</w:t>
      </w:r>
      <w:r w:rsidR="007A5A16" w:rsidRPr="005D35E7">
        <w:rPr>
          <w:rFonts w:ascii="Times New Roman" w:hAnsi="Times New Roman"/>
          <w:sz w:val="18"/>
          <w:szCs w:val="18"/>
        </w:rPr>
        <w:t>在合同规定的</w:t>
      </w:r>
      <w:r w:rsidRPr="005D35E7">
        <w:rPr>
          <w:rFonts w:ascii="Times New Roman" w:hAnsi="Times New Roman"/>
          <w:sz w:val="18"/>
          <w:szCs w:val="18"/>
        </w:rPr>
        <w:t>任何货物</w:t>
      </w:r>
      <w:r w:rsidR="007A5A16" w:rsidRPr="005D35E7">
        <w:rPr>
          <w:rFonts w:ascii="Times New Roman" w:hAnsi="Times New Roman"/>
          <w:sz w:val="18"/>
          <w:szCs w:val="18"/>
        </w:rPr>
        <w:t>交货日前</w:t>
      </w:r>
      <w:r w:rsidR="007A5A16" w:rsidRPr="005D35E7">
        <w:rPr>
          <w:rFonts w:ascii="Times New Roman" w:hAnsi="Times New Roman"/>
          <w:sz w:val="18"/>
          <w:szCs w:val="18"/>
        </w:rPr>
        <w:t>60</w:t>
      </w:r>
      <w:r w:rsidR="007A5A16" w:rsidRPr="005D35E7">
        <w:rPr>
          <w:rFonts w:ascii="Times New Roman" w:hAnsi="Times New Roman"/>
          <w:sz w:val="18"/>
          <w:szCs w:val="18"/>
        </w:rPr>
        <w:t>天，通过电子邮件</w:t>
      </w:r>
      <w:r w:rsidRPr="005D35E7">
        <w:rPr>
          <w:rFonts w:ascii="Times New Roman" w:hAnsi="Times New Roman"/>
          <w:sz w:val="18"/>
          <w:szCs w:val="18"/>
        </w:rPr>
        <w:t>向</w:t>
      </w:r>
      <w:r w:rsidR="007A5A16" w:rsidRPr="005D35E7">
        <w:rPr>
          <w:rFonts w:ascii="Times New Roman" w:hAnsi="Times New Roman"/>
          <w:sz w:val="18"/>
          <w:szCs w:val="18"/>
        </w:rPr>
        <w:t>买方</w:t>
      </w:r>
      <w:r w:rsidRPr="005D35E7">
        <w:rPr>
          <w:rFonts w:ascii="Times New Roman" w:hAnsi="Times New Roman"/>
          <w:sz w:val="18"/>
          <w:szCs w:val="18"/>
        </w:rPr>
        <w:t>发出装运通知</w:t>
      </w:r>
      <w:r w:rsidR="001451C1" w:rsidRPr="005D35E7">
        <w:rPr>
          <w:rFonts w:ascii="Times New Roman" w:hAnsi="Times New Roman"/>
          <w:sz w:val="18"/>
          <w:szCs w:val="18"/>
        </w:rPr>
        <w:t>，包括</w:t>
      </w:r>
      <w:r w:rsidR="007A5A16" w:rsidRPr="005D35E7">
        <w:rPr>
          <w:rFonts w:ascii="Times New Roman" w:hAnsi="Times New Roman"/>
          <w:sz w:val="18"/>
          <w:szCs w:val="18"/>
        </w:rPr>
        <w:t>合同号、货物名称</w:t>
      </w:r>
      <w:r w:rsidR="001451C1" w:rsidRPr="005D35E7">
        <w:rPr>
          <w:rFonts w:ascii="Times New Roman" w:hAnsi="Times New Roman"/>
          <w:sz w:val="18"/>
          <w:szCs w:val="18"/>
        </w:rPr>
        <w:t>（严格按照合同）</w:t>
      </w:r>
      <w:r w:rsidR="007A5A16" w:rsidRPr="005D35E7">
        <w:rPr>
          <w:rFonts w:ascii="Times New Roman" w:hAnsi="Times New Roman"/>
          <w:sz w:val="18"/>
          <w:szCs w:val="18"/>
        </w:rPr>
        <w:t>、数量、价值、箱数、估计的毛重和尺寸（长、宽、高）</w:t>
      </w:r>
      <w:r w:rsidRPr="005D35E7">
        <w:rPr>
          <w:rFonts w:ascii="Times New Roman" w:hAnsi="Times New Roman"/>
          <w:sz w:val="18"/>
          <w:szCs w:val="18"/>
        </w:rPr>
        <w:t>。</w:t>
      </w:r>
      <w:r w:rsidR="007A5A16" w:rsidRPr="005D35E7">
        <w:rPr>
          <w:rFonts w:ascii="Times New Roman" w:hAnsi="Times New Roman"/>
          <w:sz w:val="18"/>
          <w:szCs w:val="18"/>
        </w:rPr>
        <w:t>卖方应至少在发货前</w:t>
      </w:r>
      <w:r w:rsidR="007A5A16" w:rsidRPr="005D35E7">
        <w:rPr>
          <w:rFonts w:ascii="Times New Roman" w:hAnsi="Times New Roman"/>
          <w:sz w:val="18"/>
          <w:szCs w:val="18"/>
        </w:rPr>
        <w:t>20</w:t>
      </w:r>
      <w:r w:rsidR="007A5A16" w:rsidRPr="005D35E7">
        <w:rPr>
          <w:rFonts w:ascii="Times New Roman" w:hAnsi="Times New Roman"/>
          <w:sz w:val="18"/>
          <w:szCs w:val="18"/>
        </w:rPr>
        <w:t>天确认货物在港口备妥的日期。</w:t>
      </w:r>
      <w:bookmarkEnd w:id="29"/>
      <w:bookmarkEnd w:id="30"/>
    </w:p>
    <w:p w14:paraId="36D54403" w14:textId="7EDCD639" w:rsidR="00D93172" w:rsidRPr="005D35E7" w:rsidRDefault="004A7F03" w:rsidP="00F812C1">
      <w:pPr>
        <w:pStyle w:val="BodyTextIndent21"/>
        <w:numPr>
          <w:ilvl w:val="1"/>
          <w:numId w:val="2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For GOODS delivery to SITE that is under SELLER’s responsibility, </w:t>
      </w:r>
      <w:r w:rsidR="007A5A16" w:rsidRPr="005D35E7">
        <w:rPr>
          <w:rFonts w:ascii="Times New Roman" w:hAnsi="Times New Roman"/>
          <w:sz w:val="18"/>
          <w:szCs w:val="18"/>
        </w:rPr>
        <w:t>SELLER shall, within forty-eight (48) hours after the completion of the loading of the CONTRACT</w:t>
      </w:r>
      <w:r w:rsidR="00B12EE4" w:rsidRPr="005D35E7">
        <w:rPr>
          <w:rFonts w:ascii="Times New Roman" w:hAnsi="Times New Roman"/>
          <w:sz w:val="18"/>
          <w:szCs w:val="18"/>
        </w:rPr>
        <w:t xml:space="preserve"> </w:t>
      </w:r>
      <w:r w:rsidR="007A5A16" w:rsidRPr="005D35E7">
        <w:rPr>
          <w:rFonts w:ascii="Times New Roman" w:hAnsi="Times New Roman"/>
          <w:sz w:val="18"/>
          <w:szCs w:val="18"/>
        </w:rPr>
        <w:t xml:space="preserve">GOODS, advise the BUYER and BUYER’s shipping agent at the port of destination or email of the </w:t>
      </w:r>
      <w:r w:rsidR="00995AA7" w:rsidRPr="005D35E7">
        <w:rPr>
          <w:rFonts w:ascii="Times New Roman" w:hAnsi="Times New Roman"/>
          <w:sz w:val="18"/>
          <w:szCs w:val="18"/>
        </w:rPr>
        <w:t>CONTRACT No.</w:t>
      </w:r>
      <w:r w:rsidR="007A5A16" w:rsidRPr="005D35E7">
        <w:rPr>
          <w:rFonts w:ascii="Times New Roman" w:hAnsi="Times New Roman"/>
          <w:sz w:val="18"/>
          <w:szCs w:val="18"/>
        </w:rPr>
        <w:t xml:space="preserve">, </w:t>
      </w:r>
      <w:r w:rsidR="00995AA7" w:rsidRPr="005D35E7">
        <w:rPr>
          <w:rFonts w:ascii="Times New Roman" w:hAnsi="Times New Roman"/>
          <w:sz w:val="18"/>
          <w:szCs w:val="18"/>
        </w:rPr>
        <w:t>name of GOODS (strictly follow the CONTRACT)</w:t>
      </w:r>
      <w:r w:rsidR="007A5A16" w:rsidRPr="005D35E7">
        <w:rPr>
          <w:rFonts w:ascii="Times New Roman" w:hAnsi="Times New Roman"/>
          <w:sz w:val="18"/>
          <w:szCs w:val="18"/>
        </w:rPr>
        <w:t xml:space="preserve">, quantity, total volume, gross weight, net weight, invoice number and value, date and number of Bill of </w:t>
      </w:r>
      <w:r w:rsidR="00995AA7" w:rsidRPr="005D35E7">
        <w:rPr>
          <w:rFonts w:ascii="Times New Roman" w:hAnsi="Times New Roman"/>
          <w:sz w:val="18"/>
          <w:szCs w:val="18"/>
        </w:rPr>
        <w:t>l</w:t>
      </w:r>
      <w:r w:rsidR="007A5A16" w:rsidRPr="005D35E7">
        <w:rPr>
          <w:rFonts w:ascii="Times New Roman" w:hAnsi="Times New Roman"/>
          <w:sz w:val="18"/>
          <w:szCs w:val="18"/>
        </w:rPr>
        <w:t>ading, name of the vessel and estimated date of arrival. In case the BUYER fails to arrange insurance in time due to the SELLER</w:t>
      </w:r>
      <w:r w:rsidR="00995AA7" w:rsidRPr="005D35E7">
        <w:rPr>
          <w:rFonts w:ascii="Times New Roman" w:hAnsi="Times New Roman"/>
          <w:sz w:val="18"/>
          <w:szCs w:val="18"/>
        </w:rPr>
        <w:t xml:space="preserve"> not providing the necessary and correct information</w:t>
      </w:r>
      <w:r w:rsidR="007A5A16" w:rsidRPr="005D35E7">
        <w:rPr>
          <w:rFonts w:ascii="Times New Roman" w:hAnsi="Times New Roman"/>
          <w:sz w:val="18"/>
          <w:szCs w:val="18"/>
        </w:rPr>
        <w:t xml:space="preserve"> in time, all the </w:t>
      </w:r>
      <w:r w:rsidR="00995AA7" w:rsidRPr="005D35E7">
        <w:rPr>
          <w:rFonts w:ascii="Times New Roman" w:hAnsi="Times New Roman"/>
          <w:sz w:val="18"/>
          <w:szCs w:val="18"/>
        </w:rPr>
        <w:t xml:space="preserve">losses, including the </w:t>
      </w:r>
      <w:r w:rsidR="007A5A16" w:rsidRPr="005D35E7">
        <w:rPr>
          <w:rFonts w:ascii="Times New Roman" w:hAnsi="Times New Roman"/>
          <w:sz w:val="18"/>
          <w:szCs w:val="18"/>
        </w:rPr>
        <w:t xml:space="preserve">costs and expenses related </w:t>
      </w:r>
      <w:r w:rsidR="007A5A16" w:rsidRPr="005D35E7">
        <w:rPr>
          <w:rFonts w:ascii="Times New Roman" w:hAnsi="Times New Roman"/>
          <w:sz w:val="18"/>
          <w:szCs w:val="18"/>
        </w:rPr>
        <w:lastRenderedPageBreak/>
        <w:t xml:space="preserve">thereto (including the value of the </w:t>
      </w:r>
      <w:r w:rsidR="00995AA7" w:rsidRPr="005D35E7">
        <w:rPr>
          <w:rFonts w:ascii="Times New Roman" w:hAnsi="Times New Roman"/>
          <w:sz w:val="18"/>
          <w:szCs w:val="18"/>
        </w:rPr>
        <w:t>GOODS</w:t>
      </w:r>
      <w:r w:rsidR="007A5A16" w:rsidRPr="005D35E7">
        <w:rPr>
          <w:rFonts w:ascii="Times New Roman" w:hAnsi="Times New Roman"/>
          <w:sz w:val="18"/>
          <w:szCs w:val="18"/>
        </w:rPr>
        <w:t>) shall be borne by the SELLER.</w:t>
      </w:r>
    </w:p>
    <w:p w14:paraId="2E9EED4D" w14:textId="2871D054" w:rsidR="00D93172" w:rsidRPr="005D35E7" w:rsidRDefault="001911F1"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对于由卖方负责向</w:t>
      </w:r>
      <w:r w:rsidR="00E801C5" w:rsidRPr="005D35E7">
        <w:rPr>
          <w:rFonts w:ascii="Times New Roman" w:hAnsi="Times New Roman"/>
          <w:sz w:val="18"/>
          <w:szCs w:val="18"/>
        </w:rPr>
        <w:t>现场</w:t>
      </w:r>
      <w:r w:rsidRPr="005D35E7">
        <w:rPr>
          <w:rFonts w:ascii="Times New Roman" w:hAnsi="Times New Roman"/>
          <w:sz w:val="18"/>
          <w:szCs w:val="18"/>
        </w:rPr>
        <w:t>交付的货物，</w:t>
      </w:r>
      <w:r w:rsidR="007A5A16" w:rsidRPr="005D35E7">
        <w:rPr>
          <w:rFonts w:ascii="Times New Roman" w:hAnsi="Times New Roman"/>
          <w:sz w:val="18"/>
          <w:szCs w:val="18"/>
        </w:rPr>
        <w:t>卖方应在</w:t>
      </w:r>
      <w:r w:rsidRPr="005D35E7">
        <w:rPr>
          <w:rFonts w:ascii="Times New Roman" w:hAnsi="Times New Roman"/>
          <w:sz w:val="18"/>
          <w:szCs w:val="18"/>
        </w:rPr>
        <w:t>合同货物</w:t>
      </w:r>
      <w:r w:rsidR="007A5A16" w:rsidRPr="005D35E7">
        <w:rPr>
          <w:rFonts w:ascii="Times New Roman" w:hAnsi="Times New Roman"/>
          <w:sz w:val="18"/>
          <w:szCs w:val="18"/>
        </w:rPr>
        <w:t>完成装货后</w:t>
      </w:r>
      <w:r w:rsidR="007A5A16" w:rsidRPr="005D35E7">
        <w:rPr>
          <w:rFonts w:ascii="Times New Roman" w:hAnsi="Times New Roman"/>
          <w:sz w:val="18"/>
          <w:szCs w:val="18"/>
        </w:rPr>
        <w:t>48</w:t>
      </w:r>
      <w:r w:rsidR="007A5A16" w:rsidRPr="005D35E7">
        <w:rPr>
          <w:rFonts w:ascii="Times New Roman" w:hAnsi="Times New Roman"/>
          <w:sz w:val="18"/>
          <w:szCs w:val="18"/>
        </w:rPr>
        <w:t>小时内，以</w:t>
      </w:r>
      <w:r w:rsidRPr="005D35E7">
        <w:rPr>
          <w:rFonts w:ascii="Times New Roman" w:hAnsi="Times New Roman"/>
          <w:sz w:val="18"/>
          <w:szCs w:val="18"/>
        </w:rPr>
        <w:t>邮件</w:t>
      </w:r>
      <w:r w:rsidR="007A5A16" w:rsidRPr="005D35E7">
        <w:rPr>
          <w:rFonts w:ascii="Times New Roman" w:hAnsi="Times New Roman"/>
          <w:sz w:val="18"/>
          <w:szCs w:val="18"/>
        </w:rPr>
        <w:t>方式通知买方及买方</w:t>
      </w:r>
      <w:r w:rsidRPr="005D35E7">
        <w:rPr>
          <w:rFonts w:ascii="Times New Roman" w:hAnsi="Times New Roman"/>
          <w:sz w:val="18"/>
          <w:szCs w:val="18"/>
        </w:rPr>
        <w:t>的</w:t>
      </w:r>
      <w:r w:rsidR="007A5A16" w:rsidRPr="005D35E7">
        <w:rPr>
          <w:rFonts w:ascii="Times New Roman" w:hAnsi="Times New Roman"/>
          <w:sz w:val="18"/>
          <w:szCs w:val="18"/>
        </w:rPr>
        <w:t>货港货代，包括合同号、货物品名</w:t>
      </w:r>
      <w:r w:rsidR="000460A8" w:rsidRPr="005D35E7">
        <w:rPr>
          <w:rFonts w:ascii="Times New Roman" w:hAnsi="Times New Roman"/>
          <w:sz w:val="18"/>
          <w:szCs w:val="18"/>
        </w:rPr>
        <w:t>（严格按照合同）</w:t>
      </w:r>
      <w:r w:rsidR="007A5A16" w:rsidRPr="005D35E7">
        <w:rPr>
          <w:rFonts w:ascii="Times New Roman" w:hAnsi="Times New Roman"/>
          <w:sz w:val="18"/>
          <w:szCs w:val="18"/>
        </w:rPr>
        <w:t>、数量、总值、毛重、净重、发票号及金额、提单日期及号码、船名及预计到港时间等信息。如因卖方未及时通知</w:t>
      </w:r>
      <w:r w:rsidR="000460A8" w:rsidRPr="005D35E7">
        <w:rPr>
          <w:rFonts w:ascii="Times New Roman" w:hAnsi="Times New Roman"/>
          <w:sz w:val="18"/>
          <w:szCs w:val="18"/>
        </w:rPr>
        <w:t>必要和正确的信息而导致</w:t>
      </w:r>
      <w:r w:rsidR="007A5A16" w:rsidRPr="005D35E7">
        <w:rPr>
          <w:rFonts w:ascii="Times New Roman" w:hAnsi="Times New Roman"/>
          <w:sz w:val="18"/>
          <w:szCs w:val="18"/>
        </w:rPr>
        <w:t>买方未能及时投保，卖方应承担因此所产生的一切损失</w:t>
      </w:r>
      <w:r w:rsidR="00993669" w:rsidRPr="005D35E7">
        <w:rPr>
          <w:rFonts w:ascii="Times New Roman" w:hAnsi="Times New Roman"/>
          <w:sz w:val="18"/>
          <w:szCs w:val="18"/>
        </w:rPr>
        <w:t>，包括相关成本和</w:t>
      </w:r>
      <w:r w:rsidR="007A5A16" w:rsidRPr="005D35E7">
        <w:rPr>
          <w:rFonts w:ascii="Times New Roman" w:hAnsi="Times New Roman"/>
          <w:sz w:val="18"/>
          <w:szCs w:val="18"/>
        </w:rPr>
        <w:t>费用（包括货物价值）。</w:t>
      </w:r>
    </w:p>
    <w:p w14:paraId="22025E05" w14:textId="3E574DD3" w:rsidR="00D93172" w:rsidRPr="005D35E7" w:rsidRDefault="00995AA7" w:rsidP="00F812C1">
      <w:pPr>
        <w:pStyle w:val="BodyTextIndent21"/>
        <w:numPr>
          <w:ilvl w:val="1"/>
          <w:numId w:val="2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For all oversized cargos, </w:t>
      </w:r>
      <w:r w:rsidR="00596F66" w:rsidRPr="005D35E7">
        <w:rPr>
          <w:rFonts w:ascii="Times New Roman" w:hAnsi="Times New Roman"/>
          <w:sz w:val="18"/>
          <w:szCs w:val="18"/>
        </w:rPr>
        <w:t>i</w:t>
      </w:r>
      <w:r w:rsidR="007A5A16" w:rsidRPr="005D35E7">
        <w:rPr>
          <w:rFonts w:ascii="Times New Roman" w:hAnsi="Times New Roman"/>
          <w:sz w:val="18"/>
          <w:szCs w:val="18"/>
        </w:rPr>
        <w:t xml:space="preserve">f any piece of </w:t>
      </w:r>
      <w:r w:rsidR="00596F66" w:rsidRPr="005D35E7">
        <w:rPr>
          <w:rFonts w:ascii="Times New Roman" w:hAnsi="Times New Roman"/>
          <w:sz w:val="18"/>
          <w:szCs w:val="18"/>
        </w:rPr>
        <w:t xml:space="preserve">GOODS </w:t>
      </w:r>
      <w:r w:rsidR="007A5A16" w:rsidRPr="005D35E7">
        <w:rPr>
          <w:rFonts w:ascii="Times New Roman" w:hAnsi="Times New Roman"/>
          <w:sz w:val="18"/>
          <w:szCs w:val="18"/>
        </w:rPr>
        <w:t xml:space="preserve">exceeds ten (10) metric tons in weight, nine (9) meters in length, two point four (2.4) meters in height and/or two point four (2.4) meters in width (or: If any piece of CONTRACT GOODS exceeds the maximum weight and/or volume as specified in </w:t>
      </w:r>
      <w:r w:rsidR="003A5885" w:rsidRPr="005D35E7">
        <w:rPr>
          <w:rFonts w:ascii="Times New Roman" w:hAnsi="Times New Roman"/>
          <w:sz w:val="18"/>
          <w:szCs w:val="18"/>
        </w:rPr>
        <w:t>TECHNICAL AGREEMENT</w:t>
      </w:r>
      <w:r w:rsidR="007A5A16" w:rsidRPr="005D35E7">
        <w:rPr>
          <w:rFonts w:ascii="Times New Roman" w:hAnsi="Times New Roman"/>
          <w:sz w:val="18"/>
          <w:szCs w:val="18"/>
        </w:rPr>
        <w:t>)</w:t>
      </w:r>
      <w:r w:rsidRPr="005D35E7">
        <w:rPr>
          <w:rFonts w:ascii="Times New Roman" w:hAnsi="Times New Roman"/>
          <w:sz w:val="18"/>
          <w:szCs w:val="18"/>
        </w:rPr>
        <w:t>,</w:t>
      </w:r>
      <w:r w:rsidR="007A5A16" w:rsidRPr="005D35E7">
        <w:rPr>
          <w:rFonts w:ascii="Times New Roman" w:hAnsi="Times New Roman"/>
          <w:sz w:val="18"/>
          <w:szCs w:val="18"/>
        </w:rPr>
        <w:t xml:space="preserve"> SELLER shall </w:t>
      </w:r>
      <w:r w:rsidR="00596F66" w:rsidRPr="005D35E7">
        <w:rPr>
          <w:rFonts w:ascii="Times New Roman" w:hAnsi="Times New Roman"/>
          <w:sz w:val="18"/>
          <w:szCs w:val="18"/>
        </w:rPr>
        <w:t xml:space="preserve">submit the transport drawing and lifting procedure </w:t>
      </w:r>
      <w:r w:rsidR="007A5A16" w:rsidRPr="005D35E7">
        <w:rPr>
          <w:rFonts w:ascii="Times New Roman" w:hAnsi="Times New Roman"/>
          <w:sz w:val="18"/>
          <w:szCs w:val="18"/>
        </w:rPr>
        <w:t xml:space="preserve">of the said item within three (3) months after </w:t>
      </w:r>
      <w:r w:rsidRPr="005D35E7">
        <w:rPr>
          <w:rFonts w:ascii="Times New Roman" w:hAnsi="Times New Roman"/>
          <w:sz w:val="18"/>
          <w:szCs w:val="18"/>
        </w:rPr>
        <w:t>signing of the CONTRACT</w:t>
      </w:r>
      <w:r w:rsidR="00596F66" w:rsidRPr="005D35E7">
        <w:rPr>
          <w:rFonts w:ascii="Times New Roman" w:hAnsi="Times New Roman"/>
          <w:sz w:val="18"/>
          <w:szCs w:val="18"/>
        </w:rPr>
        <w:t>, or in accordance with the timeframe given in the TECHNICAL AGREEMENT</w:t>
      </w:r>
      <w:r w:rsidR="007A5A16" w:rsidRPr="005D35E7">
        <w:rPr>
          <w:rFonts w:ascii="Times New Roman" w:hAnsi="Times New Roman"/>
          <w:sz w:val="18"/>
          <w:szCs w:val="18"/>
        </w:rPr>
        <w:t>. This information shall be the basis for SELLER to deliver the item after confirmation by BUYER.</w:t>
      </w:r>
    </w:p>
    <w:p w14:paraId="4FDD9E63" w14:textId="2AA357D7" w:rsidR="00D93172" w:rsidRPr="005D35E7" w:rsidRDefault="00B142B7"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对于所有超大货物，</w:t>
      </w:r>
      <w:r w:rsidR="007A5A16" w:rsidRPr="005D35E7">
        <w:rPr>
          <w:rFonts w:ascii="Times New Roman" w:hAnsi="Times New Roman"/>
          <w:sz w:val="18"/>
          <w:szCs w:val="18"/>
        </w:rPr>
        <w:t>如果</w:t>
      </w:r>
      <w:r w:rsidRPr="005D35E7">
        <w:rPr>
          <w:rFonts w:ascii="Times New Roman" w:hAnsi="Times New Roman"/>
          <w:sz w:val="18"/>
          <w:szCs w:val="18"/>
        </w:rPr>
        <w:t>任一件</w:t>
      </w:r>
      <w:r w:rsidR="00B262F2" w:rsidRPr="005D35E7">
        <w:rPr>
          <w:rFonts w:ascii="Times New Roman" w:hAnsi="Times New Roman"/>
          <w:sz w:val="18"/>
          <w:szCs w:val="18"/>
        </w:rPr>
        <w:t>货物</w:t>
      </w:r>
      <w:r w:rsidR="007A5A16" w:rsidRPr="005D35E7">
        <w:rPr>
          <w:rFonts w:ascii="Times New Roman" w:hAnsi="Times New Roman"/>
          <w:sz w:val="18"/>
          <w:szCs w:val="18"/>
        </w:rPr>
        <w:t>重量超过</w:t>
      </w:r>
      <w:r w:rsidR="007A5A16" w:rsidRPr="005D35E7">
        <w:rPr>
          <w:rFonts w:ascii="Times New Roman" w:hAnsi="Times New Roman"/>
          <w:sz w:val="18"/>
          <w:szCs w:val="18"/>
        </w:rPr>
        <w:t>10</w:t>
      </w:r>
      <w:r w:rsidR="007A5A16" w:rsidRPr="005D35E7">
        <w:rPr>
          <w:rFonts w:ascii="Times New Roman" w:hAnsi="Times New Roman"/>
          <w:sz w:val="18"/>
          <w:szCs w:val="18"/>
        </w:rPr>
        <w:t>公吨，长超过</w:t>
      </w:r>
      <w:r w:rsidR="007A5A16" w:rsidRPr="005D35E7">
        <w:rPr>
          <w:rFonts w:ascii="Times New Roman" w:hAnsi="Times New Roman"/>
          <w:sz w:val="18"/>
          <w:szCs w:val="18"/>
        </w:rPr>
        <w:t>9</w:t>
      </w:r>
      <w:r w:rsidR="007A5A16" w:rsidRPr="005D35E7">
        <w:rPr>
          <w:rFonts w:ascii="Times New Roman" w:hAnsi="Times New Roman"/>
          <w:sz w:val="18"/>
          <w:szCs w:val="18"/>
        </w:rPr>
        <w:t>米，高超过</w:t>
      </w:r>
      <w:r w:rsidR="007A5A16" w:rsidRPr="005D35E7">
        <w:rPr>
          <w:rFonts w:ascii="Times New Roman" w:hAnsi="Times New Roman"/>
          <w:sz w:val="18"/>
          <w:szCs w:val="18"/>
        </w:rPr>
        <w:t>2.4</w:t>
      </w:r>
      <w:r w:rsidR="007A5A16" w:rsidRPr="005D35E7">
        <w:rPr>
          <w:rFonts w:ascii="Times New Roman" w:hAnsi="Times New Roman"/>
          <w:sz w:val="18"/>
          <w:szCs w:val="18"/>
        </w:rPr>
        <w:t>米和</w:t>
      </w:r>
      <w:r w:rsidR="007A5A16" w:rsidRPr="005D35E7">
        <w:rPr>
          <w:rFonts w:ascii="Times New Roman" w:hAnsi="Times New Roman"/>
          <w:sz w:val="18"/>
          <w:szCs w:val="18"/>
        </w:rPr>
        <w:t>/</w:t>
      </w:r>
      <w:r w:rsidR="007A5A16" w:rsidRPr="005D35E7">
        <w:rPr>
          <w:rFonts w:ascii="Times New Roman" w:hAnsi="Times New Roman"/>
          <w:sz w:val="18"/>
          <w:szCs w:val="18"/>
        </w:rPr>
        <w:t>或宽超过</w:t>
      </w:r>
      <w:r w:rsidR="007A5A16" w:rsidRPr="005D35E7">
        <w:rPr>
          <w:rFonts w:ascii="Times New Roman" w:hAnsi="Times New Roman"/>
          <w:sz w:val="18"/>
          <w:szCs w:val="18"/>
        </w:rPr>
        <w:t>2.4</w:t>
      </w:r>
      <w:r w:rsidR="007A5A16" w:rsidRPr="005D35E7">
        <w:rPr>
          <w:rFonts w:ascii="Times New Roman" w:hAnsi="Times New Roman"/>
          <w:sz w:val="18"/>
          <w:szCs w:val="18"/>
        </w:rPr>
        <w:t>米（或者是任一件货物的最大重量或体积超过技术</w:t>
      </w:r>
      <w:r w:rsidR="00B262F2" w:rsidRPr="005D35E7">
        <w:rPr>
          <w:rFonts w:ascii="Times New Roman" w:hAnsi="Times New Roman"/>
          <w:sz w:val="18"/>
          <w:szCs w:val="18"/>
        </w:rPr>
        <w:t>协议</w:t>
      </w:r>
      <w:r w:rsidR="007A5A16" w:rsidRPr="005D35E7">
        <w:rPr>
          <w:rFonts w:ascii="Times New Roman" w:hAnsi="Times New Roman"/>
          <w:sz w:val="18"/>
          <w:szCs w:val="18"/>
        </w:rPr>
        <w:t>规定的数值），卖方在合同生效</w:t>
      </w:r>
      <w:r w:rsidR="007A5A16" w:rsidRPr="005D35E7">
        <w:rPr>
          <w:rFonts w:ascii="Times New Roman" w:hAnsi="Times New Roman"/>
          <w:sz w:val="18"/>
          <w:szCs w:val="18"/>
        </w:rPr>
        <w:t>3</w:t>
      </w:r>
      <w:r w:rsidR="007A5A16" w:rsidRPr="005D35E7">
        <w:rPr>
          <w:rFonts w:ascii="Times New Roman" w:hAnsi="Times New Roman"/>
          <w:sz w:val="18"/>
          <w:szCs w:val="18"/>
        </w:rPr>
        <w:t>个月内，</w:t>
      </w:r>
      <w:r w:rsidR="00B262F2" w:rsidRPr="005D35E7">
        <w:rPr>
          <w:rFonts w:ascii="Times New Roman" w:hAnsi="Times New Roman"/>
          <w:sz w:val="18"/>
          <w:szCs w:val="18"/>
        </w:rPr>
        <w:t>或按照技术协议规定的时限，</w:t>
      </w:r>
      <w:r w:rsidR="007A5A16" w:rsidRPr="005D35E7">
        <w:rPr>
          <w:rFonts w:ascii="Times New Roman" w:hAnsi="Times New Roman"/>
          <w:sz w:val="18"/>
          <w:szCs w:val="18"/>
        </w:rPr>
        <w:t>提供上述超限货物的</w:t>
      </w:r>
      <w:r w:rsidR="00B262F2" w:rsidRPr="005D35E7">
        <w:rPr>
          <w:rFonts w:ascii="Times New Roman" w:hAnsi="Times New Roman"/>
          <w:sz w:val="18"/>
          <w:szCs w:val="18"/>
        </w:rPr>
        <w:t>运输图纸和吊装文件</w:t>
      </w:r>
      <w:r w:rsidR="007A5A16" w:rsidRPr="005D35E7">
        <w:rPr>
          <w:rFonts w:ascii="Times New Roman" w:hAnsi="Times New Roman"/>
          <w:sz w:val="18"/>
          <w:szCs w:val="18"/>
        </w:rPr>
        <w:t>，在买方确认后，</w:t>
      </w:r>
      <w:r w:rsidRPr="005D35E7">
        <w:rPr>
          <w:rFonts w:ascii="Times New Roman" w:hAnsi="Times New Roman"/>
          <w:sz w:val="18"/>
          <w:szCs w:val="18"/>
        </w:rPr>
        <w:t>这些信息应作为交付货物的依据</w:t>
      </w:r>
      <w:r w:rsidR="007A5A16" w:rsidRPr="005D35E7">
        <w:rPr>
          <w:rFonts w:ascii="Times New Roman" w:hAnsi="Times New Roman"/>
          <w:sz w:val="18"/>
          <w:szCs w:val="18"/>
        </w:rPr>
        <w:t>。</w:t>
      </w:r>
    </w:p>
    <w:p w14:paraId="04121B21" w14:textId="576DA2D4"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bookmarkStart w:id="31" w:name="OLE_LINK44"/>
      <w:bookmarkStart w:id="32" w:name="OLE_LINK45"/>
      <w:bookmarkStart w:id="33" w:name="OLE_LINK71"/>
      <w:bookmarkStart w:id="34" w:name="OLE_LINK70"/>
      <w:r w:rsidRPr="005D35E7">
        <w:rPr>
          <w:rFonts w:ascii="Times New Roman" w:hAnsi="Times New Roman"/>
          <w:sz w:val="18"/>
          <w:szCs w:val="18"/>
        </w:rPr>
        <w:t xml:space="preserve">Meanwhile, SELLER shall, ninety (90) days before the date of delivery stipulated in the Contract, </w:t>
      </w:r>
      <w:r w:rsidR="00457CE3" w:rsidRPr="005D35E7">
        <w:rPr>
          <w:rFonts w:ascii="Times New Roman" w:hAnsi="Times New Roman"/>
          <w:sz w:val="18"/>
          <w:szCs w:val="18"/>
        </w:rPr>
        <w:t>advice</w:t>
      </w:r>
      <w:r w:rsidRPr="005D35E7">
        <w:rPr>
          <w:rFonts w:ascii="Times New Roman" w:hAnsi="Times New Roman"/>
          <w:sz w:val="18"/>
          <w:szCs w:val="18"/>
        </w:rPr>
        <w:t xml:space="preserve"> BUYER </w:t>
      </w:r>
      <w:r w:rsidR="00596F66" w:rsidRPr="005D35E7">
        <w:rPr>
          <w:rFonts w:ascii="Times New Roman" w:hAnsi="Times New Roman"/>
          <w:sz w:val="18"/>
          <w:szCs w:val="18"/>
        </w:rPr>
        <w:t xml:space="preserve">by </w:t>
      </w:r>
      <w:r w:rsidRPr="005D35E7">
        <w:rPr>
          <w:rFonts w:ascii="Times New Roman" w:hAnsi="Times New Roman"/>
          <w:sz w:val="18"/>
          <w:szCs w:val="18"/>
        </w:rPr>
        <w:t>email of the Contract No., name of Goods, quantity, value, number of packages, estimated gross weight, measurement (length, height, width).</w:t>
      </w:r>
    </w:p>
    <w:p w14:paraId="45A76853" w14:textId="240C8E8C"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同时在合同规定的交货日前</w:t>
      </w:r>
      <w:r w:rsidRPr="005D35E7">
        <w:rPr>
          <w:rFonts w:ascii="Times New Roman" w:hAnsi="Times New Roman"/>
          <w:sz w:val="18"/>
          <w:szCs w:val="18"/>
        </w:rPr>
        <w:t>90</w:t>
      </w:r>
      <w:r w:rsidRPr="005D35E7">
        <w:rPr>
          <w:rFonts w:ascii="Times New Roman" w:hAnsi="Times New Roman"/>
          <w:sz w:val="18"/>
          <w:szCs w:val="18"/>
        </w:rPr>
        <w:t>天，卖方应通过电子邮件通知买方合同号、货物名称、数量、价值、箱数、估计的毛重和尺寸（长、宽、高）</w:t>
      </w:r>
      <w:bookmarkEnd w:id="31"/>
      <w:bookmarkEnd w:id="32"/>
      <w:r w:rsidRPr="005D35E7">
        <w:rPr>
          <w:rFonts w:ascii="Times New Roman" w:hAnsi="Times New Roman"/>
          <w:sz w:val="18"/>
          <w:szCs w:val="18"/>
        </w:rPr>
        <w:t>。</w:t>
      </w:r>
      <w:bookmarkEnd w:id="33"/>
      <w:bookmarkEnd w:id="34"/>
    </w:p>
    <w:p w14:paraId="425A1FDA" w14:textId="688C509B" w:rsidR="00D93172" w:rsidRPr="005D35E7" w:rsidRDefault="007A5A16" w:rsidP="00F812C1">
      <w:pPr>
        <w:pStyle w:val="BodyTextIndent21"/>
        <w:numPr>
          <w:ilvl w:val="1"/>
          <w:numId w:val="26"/>
        </w:numPr>
        <w:snapToGrid w:val="0"/>
        <w:spacing w:beforeLines="50" w:before="120"/>
        <w:ind w:left="0" w:firstLine="0"/>
        <w:contextualSpacing/>
        <w:rPr>
          <w:rFonts w:ascii="Times New Roman" w:hAnsi="Times New Roman"/>
          <w:sz w:val="18"/>
          <w:szCs w:val="18"/>
        </w:rPr>
      </w:pPr>
      <w:bookmarkStart w:id="35" w:name="OLE_LINK72"/>
      <w:bookmarkStart w:id="36" w:name="OLE_LINK73"/>
      <w:bookmarkStart w:id="37" w:name="OLE_LINK36"/>
      <w:bookmarkStart w:id="38" w:name="OLE_LINK46"/>
      <w:bookmarkStart w:id="39" w:name="OLE_LINK37"/>
      <w:r w:rsidRPr="005D35E7">
        <w:rPr>
          <w:rFonts w:ascii="Times New Roman" w:hAnsi="Times New Roman"/>
          <w:sz w:val="18"/>
          <w:szCs w:val="18"/>
        </w:rPr>
        <w:t>For shipment of hazardous goods if any, SELLER shall, thirty (30) days before the date of delivery stipulated in the Contract, provide the BUYER with full information including all appropriate shipping certification as required for ocean, land and air transportation and port operation upon arrival at the destination and instructions to the BUYER and the other party for safety handling, transit and storage, exposure and disposal in a form sufficiently to identify all actions, such as:</w:t>
      </w:r>
    </w:p>
    <w:p w14:paraId="35B9A08F" w14:textId="66B45D9F" w:rsidR="002F282D" w:rsidRPr="005D35E7" w:rsidRDefault="002F282D" w:rsidP="00F812C1">
      <w:pPr>
        <w:pStyle w:val="BodyTextIndent21"/>
        <w:snapToGrid w:val="0"/>
        <w:spacing w:beforeLines="50" w:before="120"/>
        <w:ind w:left="0" w:hanging="1"/>
        <w:contextualSpacing/>
        <w:rPr>
          <w:rFonts w:ascii="Times New Roman" w:hAnsi="Times New Roman"/>
          <w:sz w:val="18"/>
          <w:szCs w:val="18"/>
        </w:rPr>
      </w:pPr>
      <w:r w:rsidRPr="005D35E7">
        <w:rPr>
          <w:rFonts w:ascii="Times New Roman" w:hAnsi="Times New Roman"/>
          <w:sz w:val="18"/>
          <w:szCs w:val="18"/>
        </w:rPr>
        <w:t>对于危险品（如有）的装运，卖方应在合同约定的交货期前</w:t>
      </w:r>
      <w:r w:rsidRPr="005D35E7">
        <w:rPr>
          <w:rFonts w:ascii="Times New Roman" w:hAnsi="Times New Roman"/>
          <w:sz w:val="18"/>
          <w:szCs w:val="18"/>
        </w:rPr>
        <w:t>30</w:t>
      </w:r>
      <w:r w:rsidRPr="005D35E7">
        <w:rPr>
          <w:rFonts w:ascii="Times New Roman" w:hAnsi="Times New Roman"/>
          <w:sz w:val="18"/>
          <w:szCs w:val="18"/>
        </w:rPr>
        <w:t>天向买方提供包括海洋运输、内陆运输和空运以及目的港码头操作需要的运输证明以及给买方及其他第三方用于安全操作、转运、储存、展示以及处置用的操作说明，例如：</w:t>
      </w:r>
    </w:p>
    <w:p w14:paraId="1684D706" w14:textId="3482BF93" w:rsidR="00D93172" w:rsidRPr="005D35E7" w:rsidRDefault="007A5A16" w:rsidP="00F812C1">
      <w:pPr>
        <w:pStyle w:val="BodyTextIndent21"/>
        <w:snapToGrid w:val="0"/>
        <w:spacing w:beforeLines="50" w:before="120"/>
        <w:ind w:leftChars="172" w:left="419" w:hangingChars="32" w:hanging="58"/>
        <w:contextualSpacing/>
        <w:rPr>
          <w:rFonts w:ascii="Times New Roman" w:hAnsi="Times New Roman"/>
          <w:sz w:val="18"/>
          <w:szCs w:val="18"/>
        </w:rPr>
      </w:pPr>
      <w:r w:rsidRPr="005D35E7">
        <w:rPr>
          <w:rFonts w:ascii="Times New Roman" w:hAnsi="Times New Roman"/>
          <w:sz w:val="18"/>
          <w:szCs w:val="18"/>
        </w:rPr>
        <w:t>Materials Safety Data Sheet (MSDS), and</w:t>
      </w:r>
      <w:r w:rsidR="002F282D" w:rsidRPr="005D35E7">
        <w:rPr>
          <w:rFonts w:ascii="Times New Roman" w:hAnsi="Times New Roman"/>
          <w:sz w:val="18"/>
          <w:szCs w:val="18"/>
        </w:rPr>
        <w:t xml:space="preserve"> </w:t>
      </w:r>
      <w:r w:rsidR="002F282D" w:rsidRPr="005D35E7">
        <w:rPr>
          <w:rFonts w:ascii="Times New Roman" w:hAnsi="Times New Roman"/>
          <w:sz w:val="18"/>
          <w:szCs w:val="18"/>
        </w:rPr>
        <w:t>材料安全数据表（</w:t>
      </w:r>
      <w:r w:rsidR="002F282D" w:rsidRPr="005D35E7">
        <w:rPr>
          <w:rFonts w:ascii="Times New Roman" w:hAnsi="Times New Roman"/>
          <w:sz w:val="18"/>
          <w:szCs w:val="18"/>
        </w:rPr>
        <w:t>MSDS</w:t>
      </w:r>
      <w:r w:rsidR="002F282D" w:rsidRPr="005D35E7">
        <w:rPr>
          <w:rFonts w:ascii="Times New Roman" w:hAnsi="Times New Roman"/>
          <w:sz w:val="18"/>
          <w:szCs w:val="18"/>
        </w:rPr>
        <w:t>）及</w:t>
      </w:r>
    </w:p>
    <w:p w14:paraId="52BB2DD3" w14:textId="16FC4A77" w:rsidR="002F282D" w:rsidRPr="005D35E7" w:rsidRDefault="007A5A16" w:rsidP="00F812C1">
      <w:pPr>
        <w:pStyle w:val="BodyTextIndent21"/>
        <w:snapToGrid w:val="0"/>
        <w:spacing w:beforeLines="50" w:before="120"/>
        <w:ind w:leftChars="175" w:left="368" w:firstLine="0"/>
        <w:contextualSpacing/>
        <w:rPr>
          <w:rFonts w:ascii="Times New Roman" w:hAnsi="Times New Roman"/>
          <w:sz w:val="18"/>
          <w:szCs w:val="18"/>
        </w:rPr>
      </w:pPr>
      <w:r w:rsidRPr="005D35E7">
        <w:rPr>
          <w:rFonts w:ascii="Times New Roman" w:hAnsi="Times New Roman"/>
          <w:sz w:val="18"/>
          <w:szCs w:val="18"/>
        </w:rPr>
        <w:t>Dangerous goods label as required by shipment and storage, and so on.</w:t>
      </w:r>
      <w:r w:rsidR="002F282D" w:rsidRPr="005D35E7">
        <w:rPr>
          <w:rFonts w:ascii="Times New Roman" w:hAnsi="Times New Roman"/>
          <w:sz w:val="18"/>
          <w:szCs w:val="18"/>
        </w:rPr>
        <w:t>运输和储存用的危险货物标签等。</w:t>
      </w:r>
    </w:p>
    <w:bookmarkEnd w:id="35"/>
    <w:bookmarkEnd w:id="36"/>
    <w:p w14:paraId="09EB42D0" w14:textId="007C9F54" w:rsidR="00D93172" w:rsidRPr="005D35E7" w:rsidRDefault="007A5A16" w:rsidP="00F812C1">
      <w:pPr>
        <w:pStyle w:val="BodyTextIndent21"/>
        <w:numPr>
          <w:ilvl w:val="1"/>
          <w:numId w:val="2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SELLER shall be liable for any extra cost for the BUYER arranging shipment if the shipping </w:t>
      </w:r>
      <w:r w:rsidR="00457CE3" w:rsidRPr="005D35E7">
        <w:rPr>
          <w:rFonts w:ascii="Times New Roman" w:hAnsi="Times New Roman"/>
          <w:sz w:val="18"/>
          <w:szCs w:val="18"/>
        </w:rPr>
        <w:t>advice or</w:t>
      </w:r>
      <w:r w:rsidRPr="005D35E7">
        <w:rPr>
          <w:rFonts w:ascii="Times New Roman" w:hAnsi="Times New Roman"/>
          <w:sz w:val="18"/>
          <w:szCs w:val="18"/>
        </w:rPr>
        <w:t xml:space="preserve"> correct shipping information or packing information are not provided to the BUYER according to the contract.</w:t>
      </w:r>
    </w:p>
    <w:p w14:paraId="0E9A0B5B" w14:textId="0FFBB852" w:rsidR="00B12EE4"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如因卖方未按照规定及时提供发运通知或未提供正确的发运、包装信息导致买方为安排运输而产生额外费用应由卖方承担。</w:t>
      </w:r>
      <w:bookmarkEnd w:id="37"/>
      <w:bookmarkEnd w:id="38"/>
      <w:bookmarkEnd w:id="39"/>
    </w:p>
    <w:p w14:paraId="4CDEB9CB" w14:textId="752E33CC" w:rsidR="00E96510" w:rsidRPr="005D35E7" w:rsidRDefault="00E96510" w:rsidP="00F812C1">
      <w:pPr>
        <w:pStyle w:val="BodyTextIndent21"/>
        <w:numPr>
          <w:ilvl w:val="1"/>
          <w:numId w:val="2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In case the CONTRACT GOODS are to be dispatched by air freight/parcel post, the SELLER shall, 30 days before the time of shipment as stipulated in the </w:t>
      </w:r>
      <w:r w:rsidR="003B3528" w:rsidRPr="005D35E7">
        <w:rPr>
          <w:rFonts w:ascii="Times New Roman" w:hAnsi="Times New Roman"/>
          <w:sz w:val="18"/>
          <w:szCs w:val="18"/>
        </w:rPr>
        <w:t>CONTRACT</w:t>
      </w:r>
      <w:r w:rsidRPr="005D35E7">
        <w:rPr>
          <w:rFonts w:ascii="Times New Roman" w:hAnsi="Times New Roman"/>
          <w:sz w:val="18"/>
          <w:szCs w:val="18"/>
        </w:rPr>
        <w:t xml:space="preserve">, inform the BUYER or E-mail. The SELLER shall also, immediately after dispatch of the CONTRACT GOODS, advice the BUYER according to the stipulations of </w:t>
      </w:r>
      <w:r w:rsidR="0032016E" w:rsidRPr="005D35E7">
        <w:rPr>
          <w:rFonts w:ascii="Times New Roman" w:hAnsi="Times New Roman"/>
          <w:sz w:val="18"/>
          <w:szCs w:val="18"/>
        </w:rPr>
        <w:t>Article</w:t>
      </w:r>
      <w:r w:rsidRPr="005D35E7">
        <w:rPr>
          <w:rFonts w:ascii="Times New Roman" w:hAnsi="Times New Roman"/>
          <w:sz w:val="18"/>
          <w:szCs w:val="18"/>
        </w:rPr>
        <w:t xml:space="preserve"> "Shipping Advice" for the BUYER to arrange insurance and Customs clearance in time.</w:t>
      </w:r>
    </w:p>
    <w:p w14:paraId="178A78A4" w14:textId="088619B1" w:rsidR="00E96510" w:rsidRPr="005D35E7" w:rsidRDefault="00E96510"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如果货物通过空运或者邮件寄送，卖方应在合同规定的发货日期前</w:t>
      </w:r>
      <w:r w:rsidRPr="005D35E7">
        <w:rPr>
          <w:rFonts w:ascii="Times New Roman" w:hAnsi="Times New Roman"/>
          <w:sz w:val="18"/>
          <w:szCs w:val="18"/>
        </w:rPr>
        <w:t>30</w:t>
      </w:r>
      <w:r w:rsidRPr="005D35E7">
        <w:rPr>
          <w:rFonts w:ascii="Times New Roman" w:hAnsi="Times New Roman"/>
          <w:sz w:val="18"/>
          <w:szCs w:val="18"/>
        </w:rPr>
        <w:t>天以邮件方式通知买方，并在发货后立即根据合同发货通知规定通知买方以便买方及时安排保险及清关。</w:t>
      </w:r>
    </w:p>
    <w:p w14:paraId="3642E187" w14:textId="0C8428DE" w:rsidR="00E96510" w:rsidRPr="005D35E7" w:rsidRDefault="00E96510" w:rsidP="00F812C1">
      <w:pPr>
        <w:pStyle w:val="BodyTextIndent21"/>
        <w:numPr>
          <w:ilvl w:val="1"/>
          <w:numId w:val="2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obtain and maintain any licenses, permits and approvals </w:t>
      </w:r>
      <w:r w:rsidR="00596F66" w:rsidRPr="005D35E7">
        <w:rPr>
          <w:rFonts w:ascii="Times New Roman" w:hAnsi="Times New Roman"/>
          <w:sz w:val="18"/>
          <w:szCs w:val="18"/>
        </w:rPr>
        <w:t>for the performance of the</w:t>
      </w:r>
      <w:r w:rsidRPr="005D35E7">
        <w:rPr>
          <w:rFonts w:ascii="Times New Roman" w:hAnsi="Times New Roman"/>
          <w:sz w:val="18"/>
          <w:szCs w:val="18"/>
        </w:rPr>
        <w:t xml:space="preserve"> </w:t>
      </w:r>
      <w:r w:rsidR="00651A04" w:rsidRPr="005D35E7">
        <w:rPr>
          <w:rFonts w:ascii="Times New Roman" w:hAnsi="Times New Roman"/>
          <w:sz w:val="18"/>
          <w:szCs w:val="18"/>
        </w:rPr>
        <w:t>SUPPLY</w:t>
      </w:r>
      <w:r w:rsidR="00596F66" w:rsidRPr="005D35E7">
        <w:rPr>
          <w:rFonts w:ascii="Times New Roman" w:hAnsi="Times New Roman"/>
          <w:sz w:val="18"/>
          <w:szCs w:val="18"/>
        </w:rPr>
        <w:t xml:space="preserve"> </w:t>
      </w:r>
      <w:r w:rsidRPr="005D35E7">
        <w:rPr>
          <w:rFonts w:ascii="Times New Roman" w:hAnsi="Times New Roman"/>
          <w:sz w:val="18"/>
          <w:szCs w:val="18"/>
        </w:rPr>
        <w:t xml:space="preserve">in accordance with </w:t>
      </w:r>
      <w:r w:rsidR="00596F66" w:rsidRPr="005D35E7">
        <w:rPr>
          <w:rFonts w:ascii="Times New Roman" w:hAnsi="Times New Roman"/>
          <w:sz w:val="18"/>
          <w:szCs w:val="18"/>
        </w:rPr>
        <w:t>APPLICABLE LAW</w:t>
      </w:r>
      <w:r w:rsidRPr="005D35E7">
        <w:rPr>
          <w:rFonts w:ascii="Times New Roman" w:hAnsi="Times New Roman"/>
          <w:sz w:val="18"/>
          <w:szCs w:val="18"/>
        </w:rPr>
        <w:t xml:space="preserve">. Where the SELLER is responsible for the renting, hiring, purchasing, importing, exporting, delivering or otherwise using the SELLER Items in connection with the CONTRACT (including obtaining any necessary customs clearance or other authorization required from any authority for moving such items into and out of any jurisdiction), the SELLER shall </w:t>
      </w:r>
      <w:r w:rsidR="00596F66" w:rsidRPr="005D35E7">
        <w:rPr>
          <w:rFonts w:ascii="Times New Roman" w:hAnsi="Times New Roman"/>
          <w:sz w:val="18"/>
          <w:szCs w:val="18"/>
        </w:rPr>
        <w:t xml:space="preserve">comply with all APPLICABLE LAW </w:t>
      </w:r>
      <w:r w:rsidRPr="005D35E7">
        <w:rPr>
          <w:rFonts w:ascii="Times New Roman" w:hAnsi="Times New Roman"/>
          <w:sz w:val="18"/>
          <w:szCs w:val="18"/>
        </w:rPr>
        <w:t>(including in respect of security).</w:t>
      </w:r>
    </w:p>
    <w:p w14:paraId="3ED2C97E" w14:textId="1B944317" w:rsidR="00E96510" w:rsidRPr="005D35E7" w:rsidRDefault="00E96510"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卖方应根据适用法律获得并维护执行</w:t>
      </w:r>
      <w:r w:rsidR="00821333" w:rsidRPr="005D35E7">
        <w:rPr>
          <w:rFonts w:ascii="Times New Roman" w:hAnsi="Times New Roman"/>
          <w:sz w:val="18"/>
          <w:szCs w:val="18"/>
        </w:rPr>
        <w:t>供货</w:t>
      </w:r>
      <w:r w:rsidRPr="005D35E7">
        <w:rPr>
          <w:rFonts w:ascii="Times New Roman" w:hAnsi="Times New Roman"/>
          <w:sz w:val="18"/>
          <w:szCs w:val="18"/>
        </w:rPr>
        <w:t>的任何许可、许可和批准。如果卖方负责租赁、雇佣、购买、进口、出口、交付或以其他方式使用与合同相关的卖方物品（包括从任何当局获得任何必要的清关或其他授权，以将此类物品移入或移出任何管辖区），卖方应遵守所有适用法律（包括有关安全的法律）。</w:t>
      </w:r>
    </w:p>
    <w:p w14:paraId="216EEE52" w14:textId="4826409B" w:rsidR="00D93172" w:rsidRPr="005D35E7" w:rsidRDefault="00D93172" w:rsidP="00F812C1">
      <w:pPr>
        <w:pStyle w:val="BodyTextIndent21"/>
        <w:snapToGrid w:val="0"/>
        <w:spacing w:beforeLines="50" w:before="120"/>
        <w:ind w:left="0" w:firstLine="0"/>
        <w:contextualSpacing/>
        <w:rPr>
          <w:rFonts w:ascii="Times New Roman" w:hAnsi="Times New Roman"/>
          <w:sz w:val="18"/>
          <w:szCs w:val="18"/>
        </w:rPr>
      </w:pPr>
    </w:p>
    <w:p w14:paraId="3F60FED3" w14:textId="202DF097" w:rsidR="00964C9F" w:rsidRPr="005D35E7" w:rsidRDefault="007A5A16" w:rsidP="001012D7">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LATE DELIVERY AND LIQUIDATED DAMAGES</w:t>
      </w:r>
      <w:r w:rsidRPr="005D35E7">
        <w:rPr>
          <w:rFonts w:cs="Times New Roman"/>
          <w:sz w:val="18"/>
          <w:szCs w:val="18"/>
        </w:rPr>
        <w:t>延迟交付及赔偿</w:t>
      </w:r>
    </w:p>
    <w:p w14:paraId="189C74B2" w14:textId="2A77729A" w:rsidR="00D93172" w:rsidRPr="005D35E7" w:rsidRDefault="00843F98" w:rsidP="00F812C1">
      <w:pPr>
        <w:pStyle w:val="BodyTextIndent21"/>
        <w:numPr>
          <w:ilvl w:val="1"/>
          <w:numId w:val="28"/>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 </w:t>
      </w:r>
      <w:r w:rsidR="007A5A16" w:rsidRPr="005D35E7">
        <w:rPr>
          <w:rFonts w:ascii="Times New Roman" w:hAnsi="Times New Roman"/>
          <w:sz w:val="18"/>
          <w:szCs w:val="18"/>
        </w:rPr>
        <w:t>Late delivery of CONTRACT GOODS</w:t>
      </w:r>
      <w:r w:rsidR="00C1755F" w:rsidRPr="005D35E7">
        <w:rPr>
          <w:rFonts w:ascii="Times New Roman" w:hAnsi="Times New Roman"/>
          <w:sz w:val="18"/>
          <w:szCs w:val="18"/>
        </w:rPr>
        <w:t xml:space="preserve"> </w:t>
      </w:r>
      <w:r w:rsidR="007A5A16" w:rsidRPr="005D35E7">
        <w:rPr>
          <w:rFonts w:ascii="Times New Roman" w:hAnsi="Times New Roman"/>
          <w:sz w:val="18"/>
          <w:szCs w:val="18"/>
        </w:rPr>
        <w:t>合同货物迟交</w:t>
      </w:r>
    </w:p>
    <w:p w14:paraId="4535863D" w14:textId="54A3169E" w:rsidR="00D93172" w:rsidRPr="005D35E7" w:rsidRDefault="007A5A16" w:rsidP="00F812C1">
      <w:pPr>
        <w:pStyle w:val="BodyTextIndent21"/>
        <w:snapToGrid w:val="0"/>
        <w:spacing w:beforeLines="50" w:before="120"/>
        <w:ind w:left="0" w:firstLine="0"/>
        <w:contextualSpacing/>
        <w:rPr>
          <w:rFonts w:ascii="Times New Roman" w:hAnsi="Times New Roman"/>
          <w:strike/>
          <w:sz w:val="18"/>
          <w:szCs w:val="18"/>
        </w:rPr>
      </w:pPr>
      <w:r w:rsidRPr="005D35E7">
        <w:rPr>
          <w:rFonts w:ascii="Times New Roman" w:hAnsi="Times New Roman"/>
          <w:sz w:val="18"/>
          <w:szCs w:val="18"/>
        </w:rPr>
        <w:t xml:space="preserve">SELLER shall promptly notify BUYER of any actual or anticipated delay in delivery by </w:t>
      </w:r>
      <w:r w:rsidR="00596F66" w:rsidRPr="005D35E7">
        <w:rPr>
          <w:rFonts w:ascii="Times New Roman" w:hAnsi="Times New Roman"/>
          <w:sz w:val="18"/>
          <w:szCs w:val="18"/>
        </w:rPr>
        <w:t>e</w:t>
      </w:r>
      <w:r w:rsidRPr="005D35E7">
        <w:rPr>
          <w:rFonts w:ascii="Times New Roman" w:hAnsi="Times New Roman"/>
          <w:sz w:val="18"/>
          <w:szCs w:val="18"/>
        </w:rPr>
        <w:t xml:space="preserve">mail </w:t>
      </w:r>
      <w:r w:rsidR="00596F66" w:rsidRPr="005D35E7">
        <w:rPr>
          <w:rFonts w:ascii="Times New Roman" w:hAnsi="Times New Roman"/>
          <w:sz w:val="18"/>
          <w:szCs w:val="18"/>
        </w:rPr>
        <w:t xml:space="preserve">or in the monthly progress report </w:t>
      </w:r>
      <w:r w:rsidRPr="005D35E7">
        <w:rPr>
          <w:rFonts w:ascii="Times New Roman" w:hAnsi="Times New Roman"/>
          <w:sz w:val="18"/>
          <w:szCs w:val="18"/>
        </w:rPr>
        <w:t xml:space="preserve">and take all reasonable steps to avoid or </w:t>
      </w:r>
      <w:r w:rsidR="00596F66" w:rsidRPr="005D35E7">
        <w:rPr>
          <w:rFonts w:ascii="Times New Roman" w:hAnsi="Times New Roman"/>
          <w:sz w:val="18"/>
          <w:szCs w:val="18"/>
        </w:rPr>
        <w:t xml:space="preserve">mitigate such </w:t>
      </w:r>
      <w:r w:rsidRPr="005D35E7">
        <w:rPr>
          <w:rFonts w:ascii="Times New Roman" w:hAnsi="Times New Roman"/>
          <w:sz w:val="18"/>
          <w:szCs w:val="18"/>
        </w:rPr>
        <w:t>delay</w:t>
      </w:r>
      <w:r w:rsidR="00596F66" w:rsidRPr="005D35E7">
        <w:rPr>
          <w:rFonts w:ascii="Times New Roman" w:hAnsi="Times New Roman"/>
          <w:sz w:val="18"/>
          <w:szCs w:val="18"/>
        </w:rPr>
        <w:t xml:space="preserve"> </w:t>
      </w:r>
      <w:r w:rsidRPr="005D35E7">
        <w:rPr>
          <w:rFonts w:ascii="Times New Roman" w:hAnsi="Times New Roman"/>
          <w:sz w:val="18"/>
          <w:szCs w:val="18"/>
        </w:rPr>
        <w:t>without additional cost to BUYER.</w:t>
      </w:r>
    </w:p>
    <w:p w14:paraId="316BA721" w14:textId="27CC310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卖方必须将任何实际发生或预期发生的迟延及时以邮件形式</w:t>
      </w:r>
      <w:r w:rsidR="00B262F2" w:rsidRPr="005D35E7">
        <w:rPr>
          <w:rFonts w:ascii="Times New Roman" w:hAnsi="Times New Roman"/>
          <w:sz w:val="18"/>
          <w:szCs w:val="18"/>
        </w:rPr>
        <w:t>或在月度进度报告中</w:t>
      </w:r>
      <w:r w:rsidRPr="005D35E7">
        <w:rPr>
          <w:rFonts w:ascii="Times New Roman" w:hAnsi="Times New Roman"/>
          <w:sz w:val="18"/>
          <w:szCs w:val="18"/>
        </w:rPr>
        <w:t>通知买方，并且应采取合理的措施来避免或</w:t>
      </w:r>
      <w:r w:rsidR="00B262F2" w:rsidRPr="005D35E7">
        <w:rPr>
          <w:rFonts w:ascii="Times New Roman" w:hAnsi="Times New Roman"/>
          <w:sz w:val="18"/>
          <w:szCs w:val="18"/>
        </w:rPr>
        <w:t>减轻该</w:t>
      </w:r>
      <w:r w:rsidRPr="005D35E7">
        <w:rPr>
          <w:rFonts w:ascii="Times New Roman" w:hAnsi="Times New Roman"/>
          <w:sz w:val="18"/>
          <w:szCs w:val="18"/>
        </w:rPr>
        <w:t>迟延，且不能要求买方支付任何额外的费用。</w:t>
      </w:r>
    </w:p>
    <w:p w14:paraId="09F77615" w14:textId="6D892FFC"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In the event SELLER </w:t>
      </w:r>
      <w:bookmarkStart w:id="40" w:name="_Hlk118376421"/>
      <w:r w:rsidRPr="005D35E7">
        <w:rPr>
          <w:rFonts w:ascii="Times New Roman" w:hAnsi="Times New Roman"/>
          <w:sz w:val="18"/>
          <w:szCs w:val="18"/>
        </w:rPr>
        <w:t>for any reason other than Force Majeure or BUYER’s default</w:t>
      </w:r>
      <w:r w:rsidR="00596F66" w:rsidRPr="005D35E7">
        <w:rPr>
          <w:rFonts w:ascii="Times New Roman" w:hAnsi="Times New Roman"/>
          <w:sz w:val="18"/>
          <w:szCs w:val="18"/>
        </w:rPr>
        <w:t>,</w:t>
      </w:r>
      <w:r w:rsidRPr="005D35E7">
        <w:rPr>
          <w:rFonts w:ascii="Times New Roman" w:hAnsi="Times New Roman"/>
          <w:sz w:val="18"/>
          <w:szCs w:val="18"/>
        </w:rPr>
        <w:t xml:space="preserve"> </w:t>
      </w:r>
      <w:bookmarkEnd w:id="40"/>
      <w:r w:rsidRPr="005D35E7">
        <w:rPr>
          <w:rFonts w:ascii="Times New Roman" w:hAnsi="Times New Roman"/>
          <w:sz w:val="18"/>
          <w:szCs w:val="18"/>
        </w:rPr>
        <w:t xml:space="preserve">fails to make delivery of all or any part of the CONTRACT GOODS on time as stipulated in this </w:t>
      </w:r>
      <w:r w:rsidR="00596F66" w:rsidRPr="005D35E7">
        <w:rPr>
          <w:rFonts w:ascii="Times New Roman" w:hAnsi="Times New Roman"/>
          <w:sz w:val="18"/>
          <w:szCs w:val="18"/>
        </w:rPr>
        <w:t>CONTRACT</w:t>
      </w:r>
      <w:r w:rsidRPr="005D35E7">
        <w:rPr>
          <w:rFonts w:ascii="Times New Roman" w:hAnsi="Times New Roman"/>
          <w:sz w:val="18"/>
          <w:szCs w:val="18"/>
        </w:rPr>
        <w:t xml:space="preserve">, SELLER shall pay the liquidated damages to BUYER. </w:t>
      </w:r>
      <w:r w:rsidRPr="005D35E7">
        <w:rPr>
          <w:rFonts w:ascii="Times New Roman" w:hAnsi="Times New Roman"/>
          <w:sz w:val="18"/>
          <w:szCs w:val="18"/>
          <w:highlight w:val="yellow"/>
        </w:rPr>
        <w:t xml:space="preserve">The liquidated damages shall be charged at the rate of </w:t>
      </w:r>
      <w:r w:rsidR="0061542C" w:rsidRPr="005D35E7">
        <w:rPr>
          <w:rFonts w:ascii="Times New Roman" w:hAnsi="Times New Roman"/>
          <w:sz w:val="18"/>
          <w:szCs w:val="18"/>
          <w:highlight w:val="yellow"/>
        </w:rPr>
        <w:t xml:space="preserve">0.5% </w:t>
      </w:r>
      <w:r w:rsidR="00601F1B" w:rsidRPr="005D35E7">
        <w:rPr>
          <w:rFonts w:ascii="Times New Roman" w:hAnsi="Times New Roman"/>
          <w:sz w:val="18"/>
          <w:szCs w:val="18"/>
          <w:highlight w:val="yellow"/>
        </w:rPr>
        <w:t>of</w:t>
      </w:r>
      <w:r w:rsidRPr="005D35E7">
        <w:rPr>
          <w:rFonts w:ascii="Times New Roman" w:hAnsi="Times New Roman"/>
          <w:sz w:val="18"/>
          <w:szCs w:val="18"/>
          <w:highlight w:val="yellow"/>
        </w:rPr>
        <w:t xml:space="preserve"> the value of the delayed CONTRACT GOODS for every seven (7) days during the first four (4) weeks of such delay, and thereafter at a rate </w:t>
      </w:r>
      <w:r w:rsidR="0061542C" w:rsidRPr="005D35E7">
        <w:rPr>
          <w:rFonts w:ascii="Times New Roman" w:hAnsi="Times New Roman"/>
          <w:sz w:val="18"/>
          <w:szCs w:val="18"/>
          <w:highlight w:val="yellow"/>
        </w:rPr>
        <w:t>1.5%</w:t>
      </w:r>
      <w:r w:rsidRPr="005D35E7">
        <w:rPr>
          <w:rFonts w:ascii="Times New Roman" w:hAnsi="Times New Roman"/>
          <w:sz w:val="18"/>
          <w:szCs w:val="18"/>
          <w:highlight w:val="yellow"/>
        </w:rPr>
        <w:t xml:space="preserve"> for every seven (7) days of </w:t>
      </w:r>
      <w:r w:rsidR="00CB6B6D" w:rsidRPr="005D35E7">
        <w:rPr>
          <w:rFonts w:ascii="Times New Roman" w:hAnsi="Times New Roman"/>
          <w:sz w:val="18"/>
          <w:szCs w:val="18"/>
          <w:highlight w:val="yellow"/>
        </w:rPr>
        <w:t>such delay</w:t>
      </w:r>
      <w:r w:rsidRPr="005D35E7">
        <w:rPr>
          <w:rFonts w:ascii="Times New Roman" w:hAnsi="Times New Roman"/>
          <w:sz w:val="18"/>
          <w:szCs w:val="18"/>
          <w:highlight w:val="yellow"/>
        </w:rPr>
        <w:t xml:space="preserve">.  However, </w:t>
      </w:r>
      <w:r w:rsidR="0061542C" w:rsidRPr="005D35E7">
        <w:rPr>
          <w:rFonts w:ascii="Times New Roman" w:hAnsi="Times New Roman"/>
          <w:sz w:val="18"/>
          <w:szCs w:val="18"/>
          <w:highlight w:val="yellow"/>
        </w:rPr>
        <w:t>such</w:t>
      </w:r>
      <w:r w:rsidRPr="005D35E7">
        <w:rPr>
          <w:rFonts w:ascii="Times New Roman" w:hAnsi="Times New Roman"/>
          <w:sz w:val="18"/>
          <w:szCs w:val="18"/>
          <w:highlight w:val="yellow"/>
        </w:rPr>
        <w:t xml:space="preserve"> liquidated damages</w:t>
      </w:r>
      <w:r w:rsidR="00B85241" w:rsidRPr="005D35E7">
        <w:rPr>
          <w:rFonts w:ascii="Times New Roman" w:hAnsi="Times New Roman"/>
          <w:sz w:val="18"/>
          <w:szCs w:val="18"/>
          <w:highlight w:val="yellow"/>
        </w:rPr>
        <w:t xml:space="preserve"> for late delivery of the CONTRACT GOODS</w:t>
      </w:r>
      <w:r w:rsidRPr="005D35E7">
        <w:rPr>
          <w:rFonts w:ascii="Times New Roman" w:hAnsi="Times New Roman"/>
          <w:sz w:val="18"/>
          <w:szCs w:val="18"/>
          <w:highlight w:val="yellow"/>
        </w:rPr>
        <w:t xml:space="preserve"> shall not exceed fifteen percent (15%) of the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w:t>
      </w:r>
      <w:r w:rsidRPr="005D35E7">
        <w:rPr>
          <w:rFonts w:ascii="Times New Roman" w:hAnsi="Times New Roman"/>
          <w:sz w:val="18"/>
          <w:szCs w:val="18"/>
        </w:rPr>
        <w:t xml:space="preserve"> </w:t>
      </w:r>
      <w:bookmarkStart w:id="41" w:name="_Hlk112168033"/>
      <w:r w:rsidRPr="005D35E7">
        <w:rPr>
          <w:rFonts w:ascii="Times New Roman" w:hAnsi="Times New Roman"/>
          <w:sz w:val="18"/>
          <w:szCs w:val="18"/>
        </w:rPr>
        <w:t>Any fractional days less than seven (7) days shall be deemed to be seven (7) days for the calculation of liquidated damages</w:t>
      </w:r>
      <w:bookmarkEnd w:id="41"/>
      <w:r w:rsidRPr="005D35E7">
        <w:rPr>
          <w:rFonts w:ascii="Times New Roman" w:hAnsi="Times New Roman"/>
          <w:sz w:val="18"/>
          <w:szCs w:val="18"/>
        </w:rPr>
        <w:t xml:space="preserve">. In case the SELLER fails to make delivery </w:t>
      </w:r>
      <w:r w:rsidRPr="005D35E7">
        <w:rPr>
          <w:rFonts w:ascii="Times New Roman" w:hAnsi="Times New Roman"/>
          <w:sz w:val="18"/>
          <w:szCs w:val="18"/>
          <w:highlight w:val="yellow"/>
        </w:rPr>
        <w:t>ten</w:t>
      </w:r>
      <w:r w:rsidRPr="005D35E7">
        <w:rPr>
          <w:rFonts w:ascii="Times New Roman" w:hAnsi="Times New Roman"/>
          <w:sz w:val="18"/>
          <w:szCs w:val="18"/>
        </w:rPr>
        <w:t xml:space="preserve"> weeks later than the time of shipment stipulated in the </w:t>
      </w:r>
      <w:r w:rsidR="0061542C" w:rsidRPr="005D35E7">
        <w:rPr>
          <w:rFonts w:ascii="Times New Roman" w:hAnsi="Times New Roman"/>
          <w:sz w:val="18"/>
          <w:szCs w:val="18"/>
        </w:rPr>
        <w:t>CONTRACT</w:t>
      </w:r>
      <w:r w:rsidRPr="005D35E7">
        <w:rPr>
          <w:rFonts w:ascii="Times New Roman" w:hAnsi="Times New Roman"/>
          <w:sz w:val="18"/>
          <w:szCs w:val="18"/>
        </w:rPr>
        <w:t xml:space="preserve">, the BUYER shall have the right to cancel the </w:t>
      </w:r>
      <w:r w:rsidR="0061542C" w:rsidRPr="005D35E7">
        <w:rPr>
          <w:rFonts w:ascii="Times New Roman" w:hAnsi="Times New Roman"/>
          <w:sz w:val="18"/>
          <w:szCs w:val="18"/>
        </w:rPr>
        <w:t xml:space="preserve">CONTRACT </w:t>
      </w:r>
      <w:r w:rsidRPr="005D35E7">
        <w:rPr>
          <w:rFonts w:ascii="Times New Roman" w:hAnsi="Times New Roman"/>
          <w:sz w:val="18"/>
          <w:szCs w:val="18"/>
        </w:rPr>
        <w:t xml:space="preserve">and the SELLER, in addition to any other remedies available to BUYER and regardless of such cancellation, shall </w:t>
      </w:r>
      <w:r w:rsidR="0061542C" w:rsidRPr="005D35E7">
        <w:rPr>
          <w:rFonts w:ascii="Times New Roman" w:hAnsi="Times New Roman"/>
          <w:sz w:val="18"/>
          <w:szCs w:val="18"/>
        </w:rPr>
        <w:t>immediately</w:t>
      </w:r>
      <w:r w:rsidRPr="005D35E7">
        <w:rPr>
          <w:rFonts w:ascii="Times New Roman" w:hAnsi="Times New Roman"/>
          <w:sz w:val="18"/>
          <w:szCs w:val="18"/>
        </w:rPr>
        <w:t xml:space="preserve"> pay the aforesaid damages to the BUYER</w:t>
      </w:r>
      <w:r w:rsidR="0061542C" w:rsidRPr="005D35E7">
        <w:rPr>
          <w:rFonts w:ascii="Times New Roman" w:hAnsi="Times New Roman"/>
          <w:sz w:val="18"/>
          <w:szCs w:val="18"/>
        </w:rPr>
        <w:t xml:space="preserve"> along with the amount already paid by BUYER to the SELLER, if any,</w:t>
      </w:r>
      <w:r w:rsidRPr="005D35E7">
        <w:rPr>
          <w:rFonts w:ascii="Times New Roman" w:hAnsi="Times New Roman"/>
          <w:sz w:val="18"/>
          <w:szCs w:val="18"/>
        </w:rPr>
        <w:t xml:space="preserve"> without delay.</w:t>
      </w:r>
    </w:p>
    <w:p w14:paraId="7579B5FA" w14:textId="1519C962"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如果由于不可抗力或买方违约以外的任何原因，卖方没有按照合同的规定按时交付全部或部分合同货物，卖方应向买方支付违约赔偿</w:t>
      </w:r>
      <w:r w:rsidRPr="005D35E7">
        <w:rPr>
          <w:rFonts w:ascii="Times New Roman" w:hAnsi="Times New Roman"/>
          <w:sz w:val="18"/>
          <w:szCs w:val="18"/>
          <w:highlight w:val="yellow"/>
        </w:rPr>
        <w:t>。在此类延误的前四（</w:t>
      </w:r>
      <w:r w:rsidRPr="005D35E7">
        <w:rPr>
          <w:rFonts w:ascii="Times New Roman" w:hAnsi="Times New Roman"/>
          <w:sz w:val="18"/>
          <w:szCs w:val="18"/>
          <w:highlight w:val="yellow"/>
        </w:rPr>
        <w:t>4</w:t>
      </w:r>
      <w:r w:rsidRPr="005D35E7">
        <w:rPr>
          <w:rFonts w:ascii="Times New Roman" w:hAnsi="Times New Roman"/>
          <w:sz w:val="18"/>
          <w:szCs w:val="18"/>
          <w:highlight w:val="yellow"/>
        </w:rPr>
        <w:t>）周内，每七（</w:t>
      </w:r>
      <w:r w:rsidRPr="005D35E7">
        <w:rPr>
          <w:rFonts w:ascii="Times New Roman" w:hAnsi="Times New Roman"/>
          <w:sz w:val="18"/>
          <w:szCs w:val="18"/>
          <w:highlight w:val="yellow"/>
        </w:rPr>
        <w:t>7</w:t>
      </w:r>
      <w:r w:rsidRPr="005D35E7">
        <w:rPr>
          <w:rFonts w:ascii="Times New Roman" w:hAnsi="Times New Roman"/>
          <w:sz w:val="18"/>
          <w:szCs w:val="18"/>
          <w:highlight w:val="yellow"/>
        </w:rPr>
        <w:t>）天应按延误合同货物价值的百分之零点五（</w:t>
      </w:r>
      <w:r w:rsidRPr="005D35E7">
        <w:rPr>
          <w:rFonts w:ascii="Times New Roman" w:hAnsi="Times New Roman"/>
          <w:sz w:val="18"/>
          <w:szCs w:val="18"/>
          <w:highlight w:val="yellow"/>
        </w:rPr>
        <w:t>0.5%</w:t>
      </w:r>
      <w:r w:rsidRPr="005D35E7">
        <w:rPr>
          <w:rFonts w:ascii="Times New Roman" w:hAnsi="Times New Roman"/>
          <w:sz w:val="18"/>
          <w:szCs w:val="18"/>
          <w:highlight w:val="yellow"/>
        </w:rPr>
        <w:t>）收取违约赔偿金，此后每七（</w:t>
      </w:r>
      <w:r w:rsidRPr="005D35E7">
        <w:rPr>
          <w:rFonts w:ascii="Times New Roman" w:hAnsi="Times New Roman"/>
          <w:sz w:val="18"/>
          <w:szCs w:val="18"/>
          <w:highlight w:val="yellow"/>
        </w:rPr>
        <w:t>7</w:t>
      </w:r>
      <w:r w:rsidRPr="005D35E7">
        <w:rPr>
          <w:rFonts w:ascii="Times New Roman" w:hAnsi="Times New Roman"/>
          <w:sz w:val="18"/>
          <w:szCs w:val="18"/>
          <w:highlight w:val="yellow"/>
        </w:rPr>
        <w:t>）</w:t>
      </w:r>
      <w:proofErr w:type="gramStart"/>
      <w:r w:rsidRPr="005D35E7">
        <w:rPr>
          <w:rFonts w:ascii="Times New Roman" w:hAnsi="Times New Roman"/>
          <w:sz w:val="18"/>
          <w:szCs w:val="18"/>
          <w:highlight w:val="yellow"/>
        </w:rPr>
        <w:t>天按百分之一点五</w:t>
      </w:r>
      <w:proofErr w:type="gramEnd"/>
      <w:r w:rsidRPr="005D35E7">
        <w:rPr>
          <w:rFonts w:ascii="Times New Roman" w:hAnsi="Times New Roman"/>
          <w:sz w:val="18"/>
          <w:szCs w:val="18"/>
          <w:highlight w:val="yellow"/>
        </w:rPr>
        <w:t>（</w:t>
      </w:r>
      <w:r w:rsidRPr="005D35E7">
        <w:rPr>
          <w:rFonts w:ascii="Times New Roman" w:hAnsi="Times New Roman"/>
          <w:sz w:val="18"/>
          <w:szCs w:val="18"/>
          <w:highlight w:val="yellow"/>
        </w:rPr>
        <w:t>1.5%</w:t>
      </w:r>
      <w:r w:rsidRPr="005D35E7">
        <w:rPr>
          <w:rFonts w:ascii="Times New Roman" w:hAnsi="Times New Roman"/>
          <w:sz w:val="18"/>
          <w:szCs w:val="18"/>
          <w:highlight w:val="yellow"/>
        </w:rPr>
        <w:t>）收取违约金。但是，</w:t>
      </w:r>
      <w:r w:rsidR="00751FCC" w:rsidRPr="005D35E7">
        <w:rPr>
          <w:rFonts w:ascii="Times New Roman" w:hAnsi="Times New Roman"/>
          <w:sz w:val="18"/>
          <w:szCs w:val="18"/>
          <w:highlight w:val="yellow"/>
        </w:rPr>
        <w:t>延迟交付合同货物的</w:t>
      </w:r>
      <w:r w:rsidRPr="005D35E7">
        <w:rPr>
          <w:rFonts w:ascii="Times New Roman" w:hAnsi="Times New Roman"/>
          <w:sz w:val="18"/>
          <w:szCs w:val="18"/>
          <w:highlight w:val="yellow"/>
        </w:rPr>
        <w:t>违约赔偿金不得超过</w:t>
      </w:r>
      <w:r w:rsidR="00751FCC" w:rsidRPr="005D35E7">
        <w:rPr>
          <w:rFonts w:ascii="Times New Roman" w:hAnsi="Times New Roman"/>
          <w:sz w:val="18"/>
          <w:szCs w:val="18"/>
          <w:highlight w:val="yellow"/>
        </w:rPr>
        <w:t>合同</w:t>
      </w:r>
      <w:r w:rsidRPr="005D35E7">
        <w:rPr>
          <w:rFonts w:ascii="Times New Roman" w:hAnsi="Times New Roman"/>
          <w:sz w:val="18"/>
          <w:szCs w:val="18"/>
          <w:highlight w:val="yellow"/>
        </w:rPr>
        <w:t>总价的百分之十五（</w:t>
      </w:r>
      <w:r w:rsidRPr="005D35E7">
        <w:rPr>
          <w:rFonts w:ascii="Times New Roman" w:hAnsi="Times New Roman"/>
          <w:sz w:val="18"/>
          <w:szCs w:val="18"/>
          <w:highlight w:val="yellow"/>
        </w:rPr>
        <w:t>15%</w:t>
      </w:r>
      <w:r w:rsidRPr="005D35E7">
        <w:rPr>
          <w:rFonts w:ascii="Times New Roman" w:hAnsi="Times New Roman"/>
          <w:sz w:val="18"/>
          <w:szCs w:val="18"/>
          <w:highlight w:val="yellow"/>
        </w:rPr>
        <w:t>）</w:t>
      </w:r>
      <w:r w:rsidRPr="005D35E7">
        <w:rPr>
          <w:rFonts w:ascii="Times New Roman" w:hAnsi="Times New Roman"/>
          <w:sz w:val="18"/>
          <w:szCs w:val="18"/>
        </w:rPr>
        <w:t>。</w:t>
      </w:r>
      <w:r w:rsidR="002956F3" w:rsidRPr="005D35E7">
        <w:rPr>
          <w:rFonts w:ascii="Times New Roman" w:hAnsi="Times New Roman"/>
          <w:sz w:val="18"/>
          <w:szCs w:val="18"/>
        </w:rPr>
        <w:t>在计算违约赔偿金时，</w:t>
      </w:r>
      <w:r w:rsidRPr="005D35E7">
        <w:rPr>
          <w:rFonts w:ascii="Times New Roman" w:hAnsi="Times New Roman"/>
          <w:sz w:val="18"/>
          <w:szCs w:val="18"/>
        </w:rPr>
        <w:t>任何不足七（</w:t>
      </w:r>
      <w:r w:rsidRPr="005D35E7">
        <w:rPr>
          <w:rFonts w:ascii="Times New Roman" w:hAnsi="Times New Roman"/>
          <w:sz w:val="18"/>
          <w:szCs w:val="18"/>
        </w:rPr>
        <w:t>7</w:t>
      </w:r>
      <w:r w:rsidRPr="005D35E7">
        <w:rPr>
          <w:rFonts w:ascii="Times New Roman" w:hAnsi="Times New Roman"/>
          <w:sz w:val="18"/>
          <w:szCs w:val="18"/>
        </w:rPr>
        <w:t>）天的天数应视为七（</w:t>
      </w:r>
      <w:r w:rsidRPr="005D35E7">
        <w:rPr>
          <w:rFonts w:ascii="Times New Roman" w:hAnsi="Times New Roman"/>
          <w:sz w:val="18"/>
          <w:szCs w:val="18"/>
        </w:rPr>
        <w:t>7</w:t>
      </w:r>
      <w:r w:rsidRPr="005D35E7">
        <w:rPr>
          <w:rFonts w:ascii="Times New Roman" w:hAnsi="Times New Roman"/>
          <w:sz w:val="18"/>
          <w:szCs w:val="18"/>
        </w:rPr>
        <w:t>）天。如果卖方未能在合同规定的装运时间后十周交货，买方有权取消合同；</w:t>
      </w:r>
      <w:r w:rsidR="002956F3" w:rsidRPr="005D35E7">
        <w:rPr>
          <w:rFonts w:ascii="Times New Roman" w:hAnsi="Times New Roman"/>
          <w:sz w:val="18"/>
          <w:szCs w:val="18"/>
        </w:rPr>
        <w:t>而卖方，除买方可利用的其他补救措施外，无论是否取消合同，均应立即向买方支付上述违约金以及买方已向卖方支付的金额（如有），不可延误。</w:t>
      </w:r>
    </w:p>
    <w:p w14:paraId="1C990BCA" w14:textId="6D1B8D6A" w:rsidR="00D93172" w:rsidRPr="005D35E7" w:rsidRDefault="00843F98" w:rsidP="00F812C1">
      <w:pPr>
        <w:pStyle w:val="BodyTextIndent21"/>
        <w:numPr>
          <w:ilvl w:val="1"/>
          <w:numId w:val="28"/>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 </w:t>
      </w:r>
      <w:r w:rsidR="007A5A16" w:rsidRPr="005D35E7">
        <w:rPr>
          <w:rFonts w:ascii="Times New Roman" w:hAnsi="Times New Roman"/>
          <w:sz w:val="18"/>
          <w:szCs w:val="18"/>
        </w:rPr>
        <w:t xml:space="preserve">Late </w:t>
      </w:r>
      <w:r w:rsidR="004A7F03" w:rsidRPr="005D35E7">
        <w:rPr>
          <w:rFonts w:ascii="Times New Roman" w:hAnsi="Times New Roman"/>
          <w:sz w:val="18"/>
          <w:szCs w:val="18"/>
        </w:rPr>
        <w:t>delivery</w:t>
      </w:r>
      <w:r w:rsidR="00B85241" w:rsidRPr="005D35E7">
        <w:rPr>
          <w:rFonts w:ascii="Times New Roman" w:hAnsi="Times New Roman"/>
          <w:sz w:val="18"/>
          <w:szCs w:val="18"/>
        </w:rPr>
        <w:t xml:space="preserve"> </w:t>
      </w:r>
      <w:r w:rsidR="007A5A16" w:rsidRPr="005D35E7">
        <w:rPr>
          <w:rFonts w:ascii="Times New Roman" w:hAnsi="Times New Roman"/>
          <w:sz w:val="18"/>
          <w:szCs w:val="18"/>
        </w:rPr>
        <w:t xml:space="preserve">of </w:t>
      </w:r>
      <w:r w:rsidR="00B85241" w:rsidRPr="005D35E7">
        <w:rPr>
          <w:rFonts w:ascii="Times New Roman" w:hAnsi="Times New Roman"/>
          <w:sz w:val="18"/>
          <w:szCs w:val="18"/>
        </w:rPr>
        <w:t>TECHNICAL DOCUMENTATION</w:t>
      </w:r>
      <w:r w:rsidR="00C1755F" w:rsidRPr="005D35E7">
        <w:rPr>
          <w:rFonts w:ascii="Times New Roman" w:hAnsi="Times New Roman"/>
          <w:sz w:val="18"/>
          <w:szCs w:val="18"/>
        </w:rPr>
        <w:t xml:space="preserve"> </w:t>
      </w:r>
      <w:r w:rsidR="007A5A16" w:rsidRPr="005D35E7">
        <w:rPr>
          <w:rFonts w:ascii="Times New Roman" w:hAnsi="Times New Roman"/>
          <w:sz w:val="18"/>
          <w:szCs w:val="18"/>
        </w:rPr>
        <w:t>证书及技术文件迟交</w:t>
      </w:r>
    </w:p>
    <w:p w14:paraId="366613F5" w14:textId="536348FE"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lastRenderedPageBreak/>
        <w:t>If for any reason</w:t>
      </w:r>
      <w:r w:rsidR="0061542C" w:rsidRPr="005D35E7">
        <w:rPr>
          <w:rFonts w:ascii="Times New Roman" w:hAnsi="Times New Roman"/>
          <w:sz w:val="18"/>
          <w:szCs w:val="18"/>
        </w:rPr>
        <w:t>s</w:t>
      </w:r>
      <w:r w:rsidRPr="005D35E7">
        <w:rPr>
          <w:rFonts w:ascii="Times New Roman" w:hAnsi="Times New Roman"/>
          <w:sz w:val="18"/>
          <w:szCs w:val="18"/>
        </w:rPr>
        <w:t xml:space="preserve"> other than Force Majeure or BUYER’s default</w:t>
      </w:r>
      <w:r w:rsidR="0061542C" w:rsidRPr="005D35E7">
        <w:rPr>
          <w:rFonts w:ascii="Times New Roman" w:hAnsi="Times New Roman"/>
          <w:sz w:val="18"/>
          <w:szCs w:val="18"/>
        </w:rPr>
        <w:t>,</w:t>
      </w:r>
      <w:r w:rsidRPr="005D35E7">
        <w:rPr>
          <w:rFonts w:ascii="Times New Roman" w:hAnsi="Times New Roman"/>
          <w:sz w:val="18"/>
          <w:szCs w:val="18"/>
        </w:rPr>
        <w:t xml:space="preserve"> </w:t>
      </w:r>
      <w:r w:rsidR="0061542C" w:rsidRPr="005D35E7">
        <w:rPr>
          <w:rFonts w:ascii="Times New Roman" w:hAnsi="Times New Roman"/>
          <w:sz w:val="18"/>
          <w:szCs w:val="18"/>
        </w:rPr>
        <w:t>TECHNICAL DOCUMENTATION including certificates, have</w:t>
      </w:r>
      <w:r w:rsidRPr="005D35E7">
        <w:rPr>
          <w:rFonts w:ascii="Times New Roman" w:hAnsi="Times New Roman"/>
          <w:sz w:val="18"/>
          <w:szCs w:val="18"/>
        </w:rPr>
        <w:t xml:space="preserve"> not </w:t>
      </w:r>
      <w:r w:rsidR="0061542C" w:rsidRPr="005D35E7">
        <w:rPr>
          <w:rFonts w:ascii="Times New Roman" w:hAnsi="Times New Roman"/>
          <w:sz w:val="18"/>
          <w:szCs w:val="18"/>
        </w:rPr>
        <w:t xml:space="preserve">been </w:t>
      </w:r>
      <w:r w:rsidR="004A7F03" w:rsidRPr="005D35E7">
        <w:rPr>
          <w:rFonts w:ascii="Times New Roman" w:hAnsi="Times New Roman"/>
          <w:sz w:val="18"/>
          <w:szCs w:val="18"/>
        </w:rPr>
        <w:t>delivered</w:t>
      </w:r>
      <w:r w:rsidR="0061542C" w:rsidRPr="005D35E7">
        <w:rPr>
          <w:rFonts w:ascii="Times New Roman" w:hAnsi="Times New Roman"/>
          <w:sz w:val="18"/>
          <w:szCs w:val="18"/>
        </w:rPr>
        <w:t xml:space="preserve"> by SELLER to BUYER </w:t>
      </w:r>
      <w:r w:rsidRPr="005D35E7">
        <w:rPr>
          <w:rFonts w:ascii="Times New Roman" w:hAnsi="Times New Roman"/>
          <w:sz w:val="18"/>
          <w:szCs w:val="18"/>
        </w:rPr>
        <w:t xml:space="preserve">in accordance with </w:t>
      </w:r>
      <w:r w:rsidR="0061542C" w:rsidRPr="005D35E7">
        <w:rPr>
          <w:rFonts w:ascii="Times New Roman" w:hAnsi="Times New Roman"/>
          <w:sz w:val="18"/>
          <w:szCs w:val="18"/>
        </w:rPr>
        <w:t xml:space="preserve">document submission procedure and </w:t>
      </w:r>
      <w:r w:rsidRPr="005D35E7">
        <w:rPr>
          <w:rFonts w:ascii="Times New Roman" w:hAnsi="Times New Roman"/>
          <w:sz w:val="18"/>
          <w:szCs w:val="18"/>
        </w:rPr>
        <w:t xml:space="preserve">the schedule </w:t>
      </w:r>
      <w:r w:rsidR="0061542C" w:rsidRPr="005D35E7">
        <w:rPr>
          <w:rFonts w:ascii="Times New Roman" w:hAnsi="Times New Roman"/>
          <w:sz w:val="18"/>
          <w:szCs w:val="18"/>
        </w:rPr>
        <w:t xml:space="preserve">given </w:t>
      </w:r>
      <w:r w:rsidRPr="005D35E7">
        <w:rPr>
          <w:rFonts w:ascii="Times New Roman" w:hAnsi="Times New Roman"/>
          <w:sz w:val="18"/>
          <w:szCs w:val="18"/>
        </w:rPr>
        <w:t xml:space="preserve">in </w:t>
      </w:r>
      <w:r w:rsidR="003A5885" w:rsidRPr="005D35E7">
        <w:rPr>
          <w:rFonts w:ascii="Times New Roman" w:hAnsi="Times New Roman"/>
          <w:sz w:val="18"/>
          <w:szCs w:val="18"/>
        </w:rPr>
        <w:t>TECHNICAL AGREEMENT</w:t>
      </w:r>
      <w:r w:rsidR="0061542C" w:rsidRPr="005D35E7">
        <w:rPr>
          <w:rFonts w:ascii="Times New Roman" w:hAnsi="Times New Roman"/>
          <w:sz w:val="18"/>
          <w:szCs w:val="18"/>
        </w:rPr>
        <w:t xml:space="preserve"> of this CONTRACT</w:t>
      </w:r>
      <w:r w:rsidRPr="005D35E7">
        <w:rPr>
          <w:rFonts w:ascii="Times New Roman" w:hAnsi="Times New Roman"/>
          <w:sz w:val="18"/>
          <w:szCs w:val="18"/>
        </w:rPr>
        <w:t xml:space="preserve">, </w:t>
      </w:r>
      <w:r w:rsidRPr="005D35E7">
        <w:rPr>
          <w:rFonts w:ascii="Times New Roman" w:hAnsi="Times New Roman"/>
          <w:sz w:val="18"/>
          <w:szCs w:val="18"/>
          <w:highlight w:val="yellow"/>
        </w:rPr>
        <w:t xml:space="preserve">SELLER shall pay liquidated damages to the BUYER at the rate of 0.5% of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 xml:space="preserve"> for every seven (7) days  of such delay during the first four (4) weeks of such delay, and thereafter at a rate of 1.5%</w:t>
      </w:r>
      <w:r w:rsidR="0061542C" w:rsidRPr="005D35E7">
        <w:rPr>
          <w:rFonts w:ascii="Times New Roman" w:hAnsi="Times New Roman"/>
          <w:sz w:val="18"/>
          <w:szCs w:val="18"/>
          <w:highlight w:val="yellow"/>
        </w:rPr>
        <w:t xml:space="preserve"> </w:t>
      </w:r>
      <w:r w:rsidRPr="005D35E7">
        <w:rPr>
          <w:rFonts w:ascii="Times New Roman" w:hAnsi="Times New Roman"/>
          <w:sz w:val="18"/>
          <w:szCs w:val="18"/>
          <w:highlight w:val="yellow"/>
        </w:rPr>
        <w:t xml:space="preserve">of the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 xml:space="preserve"> for every seven (7) days of such delay. </w:t>
      </w:r>
      <w:r w:rsidR="00E81A57" w:rsidRPr="005D35E7">
        <w:rPr>
          <w:rFonts w:ascii="Times New Roman" w:hAnsi="Times New Roman"/>
          <w:sz w:val="18"/>
          <w:szCs w:val="18"/>
          <w:highlight w:val="yellow"/>
        </w:rPr>
        <w:t xml:space="preserve">The same liquidated damages shall be applied for the delivery of </w:t>
      </w:r>
      <w:r w:rsidR="006B1C01" w:rsidRPr="005D35E7">
        <w:rPr>
          <w:rFonts w:ascii="Times New Roman" w:hAnsi="Times New Roman"/>
          <w:sz w:val="18"/>
          <w:szCs w:val="18"/>
          <w:highlight w:val="yellow"/>
        </w:rPr>
        <w:t xml:space="preserve">final </w:t>
      </w:r>
      <w:r w:rsidR="00E81A57" w:rsidRPr="005D35E7">
        <w:rPr>
          <w:rFonts w:ascii="Times New Roman" w:hAnsi="Times New Roman"/>
          <w:sz w:val="18"/>
          <w:szCs w:val="18"/>
          <w:highlight w:val="yellow"/>
        </w:rPr>
        <w:t>TECHNICAL DOCUMENTATION</w:t>
      </w:r>
      <w:r w:rsidRPr="005D35E7">
        <w:rPr>
          <w:rFonts w:ascii="Times New Roman" w:hAnsi="Times New Roman"/>
          <w:sz w:val="18"/>
          <w:szCs w:val="18"/>
          <w:highlight w:val="yellow"/>
        </w:rPr>
        <w:t xml:space="preserve">. Any fractional days less than seven (7) days shall be deemed to be seven (7) days for the calculation of the liquidated damages. The liquidated damages </w:t>
      </w:r>
      <w:r w:rsidR="00B85241" w:rsidRPr="005D35E7">
        <w:rPr>
          <w:rFonts w:ascii="Times New Roman" w:hAnsi="Times New Roman"/>
          <w:sz w:val="18"/>
          <w:szCs w:val="18"/>
          <w:highlight w:val="yellow"/>
        </w:rPr>
        <w:t>for late submission of TECHNICAL DOCUMENTATION</w:t>
      </w:r>
      <w:r w:rsidRPr="005D35E7">
        <w:rPr>
          <w:rFonts w:ascii="Times New Roman" w:hAnsi="Times New Roman"/>
          <w:sz w:val="18"/>
          <w:szCs w:val="18"/>
          <w:highlight w:val="yellow"/>
        </w:rPr>
        <w:t xml:space="preserve"> shall not exceed 5 %</w:t>
      </w:r>
      <w:r w:rsidR="00E81A57" w:rsidRPr="005D35E7">
        <w:rPr>
          <w:rFonts w:ascii="Times New Roman" w:hAnsi="Times New Roman"/>
          <w:sz w:val="18"/>
          <w:szCs w:val="18"/>
          <w:highlight w:val="yellow"/>
        </w:rPr>
        <w:t xml:space="preserve"> </w:t>
      </w:r>
      <w:r w:rsidRPr="005D35E7">
        <w:rPr>
          <w:rFonts w:ascii="Times New Roman" w:hAnsi="Times New Roman"/>
          <w:sz w:val="18"/>
          <w:szCs w:val="18"/>
          <w:highlight w:val="yellow"/>
        </w:rPr>
        <w:t xml:space="preserve">of the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w:t>
      </w:r>
    </w:p>
    <w:p w14:paraId="0518741A" w14:textId="043B57D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如果由于不可抗力或买方违约以外的任何原因，</w:t>
      </w:r>
      <w:r w:rsidR="002956F3" w:rsidRPr="005D35E7">
        <w:rPr>
          <w:rFonts w:ascii="Times New Roman" w:hAnsi="Times New Roman"/>
          <w:sz w:val="18"/>
          <w:szCs w:val="18"/>
        </w:rPr>
        <w:t>卖方</w:t>
      </w:r>
      <w:r w:rsidRPr="005D35E7">
        <w:rPr>
          <w:rFonts w:ascii="Times New Roman" w:hAnsi="Times New Roman"/>
          <w:sz w:val="18"/>
          <w:szCs w:val="18"/>
        </w:rPr>
        <w:t>未按照</w:t>
      </w:r>
      <w:r w:rsidR="002956F3" w:rsidRPr="005D35E7">
        <w:rPr>
          <w:rFonts w:ascii="Times New Roman" w:hAnsi="Times New Roman"/>
          <w:sz w:val="18"/>
          <w:szCs w:val="18"/>
        </w:rPr>
        <w:t>文件提交程序和</w:t>
      </w:r>
      <w:r w:rsidRPr="005D35E7">
        <w:rPr>
          <w:rFonts w:ascii="Times New Roman" w:hAnsi="Times New Roman"/>
          <w:sz w:val="18"/>
          <w:szCs w:val="18"/>
        </w:rPr>
        <w:t>合同</w:t>
      </w:r>
      <w:r w:rsidR="002956F3" w:rsidRPr="005D35E7">
        <w:rPr>
          <w:rFonts w:ascii="Times New Roman" w:hAnsi="Times New Roman"/>
          <w:sz w:val="18"/>
          <w:szCs w:val="18"/>
        </w:rPr>
        <w:t>技术协议</w:t>
      </w:r>
      <w:r w:rsidRPr="005D35E7">
        <w:rPr>
          <w:rFonts w:ascii="Times New Roman" w:hAnsi="Times New Roman"/>
          <w:sz w:val="18"/>
          <w:szCs w:val="18"/>
        </w:rPr>
        <w:t>中</w:t>
      </w:r>
      <w:r w:rsidR="002956F3" w:rsidRPr="005D35E7">
        <w:rPr>
          <w:rFonts w:ascii="Times New Roman" w:hAnsi="Times New Roman"/>
          <w:sz w:val="18"/>
          <w:szCs w:val="18"/>
        </w:rPr>
        <w:t>规定</w:t>
      </w:r>
      <w:r w:rsidRPr="005D35E7">
        <w:rPr>
          <w:rFonts w:ascii="Times New Roman" w:hAnsi="Times New Roman"/>
          <w:sz w:val="18"/>
          <w:szCs w:val="18"/>
        </w:rPr>
        <w:t>的交付时间表交付</w:t>
      </w:r>
      <w:r w:rsidR="002956F3" w:rsidRPr="005D35E7">
        <w:rPr>
          <w:rFonts w:ascii="Times New Roman" w:hAnsi="Times New Roman"/>
          <w:sz w:val="18"/>
          <w:szCs w:val="18"/>
        </w:rPr>
        <w:t>技术文件和证书</w:t>
      </w:r>
      <w:r w:rsidRPr="005D35E7">
        <w:rPr>
          <w:rFonts w:ascii="Times New Roman" w:hAnsi="Times New Roman"/>
          <w:sz w:val="18"/>
          <w:szCs w:val="18"/>
        </w:rPr>
        <w:t>，</w:t>
      </w:r>
      <w:r w:rsidRPr="005D35E7">
        <w:rPr>
          <w:rFonts w:ascii="Times New Roman" w:hAnsi="Times New Roman"/>
          <w:sz w:val="18"/>
          <w:szCs w:val="18"/>
          <w:highlight w:val="yellow"/>
        </w:rPr>
        <w:t>卖方应在此类延误的前四（</w:t>
      </w:r>
      <w:r w:rsidRPr="005D35E7">
        <w:rPr>
          <w:rFonts w:ascii="Times New Roman" w:hAnsi="Times New Roman"/>
          <w:sz w:val="18"/>
          <w:szCs w:val="18"/>
          <w:highlight w:val="yellow"/>
        </w:rPr>
        <w:t>4</w:t>
      </w:r>
      <w:r w:rsidRPr="005D35E7">
        <w:rPr>
          <w:rFonts w:ascii="Times New Roman" w:hAnsi="Times New Roman"/>
          <w:sz w:val="18"/>
          <w:szCs w:val="18"/>
          <w:highlight w:val="yellow"/>
        </w:rPr>
        <w:t>）周内，每延误七（</w:t>
      </w:r>
      <w:r w:rsidRPr="005D35E7">
        <w:rPr>
          <w:rFonts w:ascii="Times New Roman" w:hAnsi="Times New Roman"/>
          <w:sz w:val="18"/>
          <w:szCs w:val="18"/>
          <w:highlight w:val="yellow"/>
        </w:rPr>
        <w:t>7</w:t>
      </w:r>
      <w:r w:rsidRPr="005D35E7">
        <w:rPr>
          <w:rFonts w:ascii="Times New Roman" w:hAnsi="Times New Roman"/>
          <w:sz w:val="18"/>
          <w:szCs w:val="18"/>
          <w:highlight w:val="yellow"/>
        </w:rPr>
        <w:t>）天，向买方支付总额的百分之零点五（</w:t>
      </w:r>
      <w:r w:rsidRPr="005D35E7">
        <w:rPr>
          <w:rFonts w:ascii="Times New Roman" w:hAnsi="Times New Roman"/>
          <w:sz w:val="18"/>
          <w:szCs w:val="18"/>
          <w:highlight w:val="yellow"/>
        </w:rPr>
        <w:t>0.5%</w:t>
      </w:r>
      <w:r w:rsidRPr="005D35E7">
        <w:rPr>
          <w:rFonts w:ascii="Times New Roman" w:hAnsi="Times New Roman"/>
          <w:sz w:val="18"/>
          <w:szCs w:val="18"/>
          <w:highlight w:val="yellow"/>
        </w:rPr>
        <w:t>）的违约赔偿金，此后每延误七天，应向买方支付总价的百分之一点五（</w:t>
      </w:r>
      <w:r w:rsidRPr="005D35E7">
        <w:rPr>
          <w:rFonts w:ascii="Times New Roman" w:hAnsi="Times New Roman"/>
          <w:sz w:val="18"/>
          <w:szCs w:val="18"/>
          <w:highlight w:val="yellow"/>
        </w:rPr>
        <w:t>1.5%</w:t>
      </w:r>
      <w:r w:rsidRPr="005D35E7">
        <w:rPr>
          <w:rFonts w:ascii="Times New Roman" w:hAnsi="Times New Roman"/>
          <w:sz w:val="18"/>
          <w:szCs w:val="18"/>
          <w:highlight w:val="yellow"/>
        </w:rPr>
        <w:t>）的违约金。</w:t>
      </w:r>
      <w:r w:rsidR="004A132E" w:rsidRPr="005D35E7">
        <w:rPr>
          <w:rFonts w:ascii="Times New Roman" w:hAnsi="Times New Roman"/>
          <w:sz w:val="18"/>
          <w:szCs w:val="18"/>
          <w:highlight w:val="yellow"/>
        </w:rPr>
        <w:t>同样的违约金应适用于</w:t>
      </w:r>
      <w:r w:rsidR="006B1C01" w:rsidRPr="005D35E7">
        <w:rPr>
          <w:rFonts w:ascii="Times New Roman" w:hAnsi="Times New Roman"/>
          <w:sz w:val="18"/>
          <w:szCs w:val="18"/>
          <w:highlight w:val="yellow"/>
        </w:rPr>
        <w:t>最终</w:t>
      </w:r>
      <w:r w:rsidR="004A132E" w:rsidRPr="005D35E7">
        <w:rPr>
          <w:rFonts w:ascii="Times New Roman" w:hAnsi="Times New Roman"/>
          <w:sz w:val="18"/>
          <w:szCs w:val="18"/>
          <w:highlight w:val="yellow"/>
        </w:rPr>
        <w:t>技术资料汇编的交付。在计算违约金时，</w:t>
      </w:r>
      <w:r w:rsidRPr="005D35E7">
        <w:rPr>
          <w:rFonts w:ascii="Times New Roman" w:hAnsi="Times New Roman"/>
          <w:sz w:val="18"/>
          <w:szCs w:val="18"/>
          <w:highlight w:val="yellow"/>
        </w:rPr>
        <w:t>任何不足七（</w:t>
      </w:r>
      <w:r w:rsidRPr="005D35E7">
        <w:rPr>
          <w:rFonts w:ascii="Times New Roman" w:hAnsi="Times New Roman"/>
          <w:sz w:val="18"/>
          <w:szCs w:val="18"/>
          <w:highlight w:val="yellow"/>
        </w:rPr>
        <w:t>7</w:t>
      </w:r>
      <w:r w:rsidRPr="005D35E7">
        <w:rPr>
          <w:rFonts w:ascii="Times New Roman" w:hAnsi="Times New Roman"/>
          <w:sz w:val="18"/>
          <w:szCs w:val="18"/>
          <w:highlight w:val="yellow"/>
        </w:rPr>
        <w:t>）天的天数应视为七（</w:t>
      </w:r>
      <w:r w:rsidRPr="005D35E7">
        <w:rPr>
          <w:rFonts w:ascii="Times New Roman" w:hAnsi="Times New Roman"/>
          <w:sz w:val="18"/>
          <w:szCs w:val="18"/>
          <w:highlight w:val="yellow"/>
        </w:rPr>
        <w:t>7</w:t>
      </w:r>
      <w:r w:rsidRPr="005D35E7">
        <w:rPr>
          <w:rFonts w:ascii="Times New Roman" w:hAnsi="Times New Roman"/>
          <w:sz w:val="18"/>
          <w:szCs w:val="18"/>
          <w:highlight w:val="yellow"/>
        </w:rPr>
        <w:t>）天。</w:t>
      </w:r>
      <w:r w:rsidR="004A132E" w:rsidRPr="005D35E7">
        <w:rPr>
          <w:rFonts w:ascii="Times New Roman" w:hAnsi="Times New Roman"/>
          <w:sz w:val="18"/>
          <w:szCs w:val="18"/>
          <w:highlight w:val="yellow"/>
        </w:rPr>
        <w:t>迟交技术资料</w:t>
      </w:r>
      <w:r w:rsidRPr="005D35E7">
        <w:rPr>
          <w:rFonts w:ascii="Times New Roman" w:hAnsi="Times New Roman"/>
          <w:sz w:val="18"/>
          <w:szCs w:val="18"/>
          <w:highlight w:val="yellow"/>
        </w:rPr>
        <w:t>的违约赔偿金不得超过总价的百分之五（</w:t>
      </w:r>
      <w:r w:rsidRPr="005D35E7">
        <w:rPr>
          <w:rFonts w:ascii="Times New Roman" w:hAnsi="Times New Roman"/>
          <w:sz w:val="18"/>
          <w:szCs w:val="18"/>
          <w:highlight w:val="yellow"/>
        </w:rPr>
        <w:t>5%</w:t>
      </w:r>
      <w:r w:rsidRPr="005D35E7">
        <w:rPr>
          <w:rFonts w:ascii="Times New Roman" w:hAnsi="Times New Roman"/>
          <w:sz w:val="18"/>
          <w:szCs w:val="18"/>
          <w:highlight w:val="yellow"/>
        </w:rPr>
        <w:t>）</w:t>
      </w:r>
      <w:r w:rsidRPr="005D35E7">
        <w:rPr>
          <w:rFonts w:ascii="Times New Roman" w:hAnsi="Times New Roman"/>
          <w:sz w:val="18"/>
          <w:szCs w:val="18"/>
        </w:rPr>
        <w:t>。</w:t>
      </w:r>
    </w:p>
    <w:p w14:paraId="7EEC6EEE" w14:textId="50686060" w:rsidR="00D93172" w:rsidRPr="005D35E7" w:rsidRDefault="00843F98" w:rsidP="00F812C1">
      <w:pPr>
        <w:pStyle w:val="BodyTextIndent21"/>
        <w:numPr>
          <w:ilvl w:val="1"/>
          <w:numId w:val="28"/>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 </w:t>
      </w:r>
      <w:r w:rsidR="007A5A16" w:rsidRPr="005D35E7">
        <w:rPr>
          <w:rFonts w:ascii="Times New Roman" w:hAnsi="Times New Roman"/>
          <w:sz w:val="18"/>
          <w:szCs w:val="18"/>
        </w:rPr>
        <w:t xml:space="preserve">Failure to provide </w:t>
      </w:r>
      <w:r w:rsidR="00E81A57" w:rsidRPr="005D35E7">
        <w:rPr>
          <w:rFonts w:ascii="Times New Roman" w:hAnsi="Times New Roman"/>
          <w:sz w:val="18"/>
          <w:szCs w:val="18"/>
        </w:rPr>
        <w:t>TECHNICAL SERVICE</w:t>
      </w:r>
      <w:r w:rsidR="007A5A16" w:rsidRPr="005D35E7">
        <w:rPr>
          <w:rFonts w:ascii="Times New Roman" w:hAnsi="Times New Roman"/>
          <w:sz w:val="18"/>
          <w:szCs w:val="18"/>
        </w:rPr>
        <w:t xml:space="preserve"> according to requirement</w:t>
      </w:r>
      <w:r w:rsidR="00C1755F" w:rsidRPr="005D35E7">
        <w:rPr>
          <w:rFonts w:ascii="Times New Roman" w:hAnsi="Times New Roman"/>
          <w:sz w:val="18"/>
          <w:szCs w:val="18"/>
        </w:rPr>
        <w:t xml:space="preserve"> </w:t>
      </w:r>
      <w:r w:rsidR="007A5A16" w:rsidRPr="005D35E7">
        <w:rPr>
          <w:rFonts w:ascii="Times New Roman" w:hAnsi="Times New Roman"/>
          <w:sz w:val="18"/>
          <w:szCs w:val="18"/>
        </w:rPr>
        <w:t>未按要求提供技术服务</w:t>
      </w:r>
    </w:p>
    <w:p w14:paraId="4F68A8AE" w14:textId="19552E92"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If, for any reason other than Force Majeure or BUYER’s default, SELLER fails to carry out </w:t>
      </w:r>
      <w:r w:rsidR="00B85241" w:rsidRPr="005D35E7">
        <w:rPr>
          <w:rFonts w:ascii="Times New Roman" w:hAnsi="Times New Roman"/>
          <w:sz w:val="18"/>
          <w:szCs w:val="18"/>
        </w:rPr>
        <w:t>TECHNICAL SERVICE</w:t>
      </w:r>
      <w:r w:rsidRPr="005D35E7">
        <w:rPr>
          <w:rFonts w:ascii="Times New Roman" w:hAnsi="Times New Roman"/>
          <w:sz w:val="18"/>
          <w:szCs w:val="18"/>
        </w:rPr>
        <w:t xml:space="preserve"> according to the timeline and requirements specified in </w:t>
      </w:r>
      <w:r w:rsidR="003A5885" w:rsidRPr="005D35E7">
        <w:rPr>
          <w:rFonts w:ascii="Times New Roman" w:hAnsi="Times New Roman"/>
          <w:sz w:val="18"/>
          <w:szCs w:val="18"/>
        </w:rPr>
        <w:t>TECHNICAL AGREEMENT</w:t>
      </w:r>
      <w:r w:rsidRPr="005D35E7">
        <w:rPr>
          <w:rFonts w:ascii="Times New Roman" w:hAnsi="Times New Roman"/>
          <w:sz w:val="18"/>
          <w:szCs w:val="18"/>
        </w:rPr>
        <w:t xml:space="preserve">, </w:t>
      </w:r>
      <w:r w:rsidRPr="005D35E7">
        <w:rPr>
          <w:rFonts w:ascii="Times New Roman" w:hAnsi="Times New Roman"/>
          <w:sz w:val="18"/>
          <w:szCs w:val="18"/>
          <w:highlight w:val="yellow"/>
        </w:rPr>
        <w:t>SELLER shall pay BUYER liquidated damages at the rate of</w:t>
      </w:r>
      <w:r w:rsidR="00B85241" w:rsidRPr="005D35E7">
        <w:rPr>
          <w:rFonts w:ascii="Times New Roman" w:hAnsi="Times New Roman"/>
          <w:sz w:val="18"/>
          <w:szCs w:val="18"/>
          <w:highlight w:val="yellow"/>
        </w:rPr>
        <w:t xml:space="preserve"> </w:t>
      </w:r>
      <w:r w:rsidRPr="005D35E7">
        <w:rPr>
          <w:rFonts w:ascii="Times New Roman" w:hAnsi="Times New Roman"/>
          <w:sz w:val="18"/>
          <w:szCs w:val="18"/>
          <w:highlight w:val="yellow"/>
        </w:rPr>
        <w:t xml:space="preserve">0.5% of the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 xml:space="preserve"> for every seven (7) days of delay or non-compliance for the first four (4) weeks of such delay or non-compliance, and thereafter at a rate of 1.5% of the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 xml:space="preserve"> for every seven (7) days of such delay or non-compliance.  </w:t>
      </w:r>
      <w:r w:rsidR="00F9004F" w:rsidRPr="005D35E7">
        <w:rPr>
          <w:rFonts w:ascii="Times New Roman" w:hAnsi="Times New Roman"/>
          <w:sz w:val="18"/>
          <w:szCs w:val="18"/>
          <w:highlight w:val="yellow"/>
        </w:rPr>
        <w:t>The</w:t>
      </w:r>
      <w:r w:rsidR="00B85241" w:rsidRPr="005D35E7">
        <w:rPr>
          <w:rFonts w:ascii="Times New Roman" w:hAnsi="Times New Roman"/>
          <w:sz w:val="18"/>
          <w:szCs w:val="18"/>
          <w:highlight w:val="yellow"/>
        </w:rPr>
        <w:t xml:space="preserve"> </w:t>
      </w:r>
      <w:r w:rsidRPr="005D35E7">
        <w:rPr>
          <w:rFonts w:ascii="Times New Roman" w:hAnsi="Times New Roman"/>
          <w:sz w:val="18"/>
          <w:szCs w:val="18"/>
          <w:highlight w:val="yellow"/>
        </w:rPr>
        <w:t xml:space="preserve">liquidated damages </w:t>
      </w:r>
      <w:r w:rsidR="00F9004F" w:rsidRPr="005D35E7">
        <w:rPr>
          <w:rFonts w:ascii="Times New Roman" w:hAnsi="Times New Roman"/>
          <w:sz w:val="18"/>
          <w:szCs w:val="18"/>
          <w:highlight w:val="yellow"/>
        </w:rPr>
        <w:t xml:space="preserve">for failure to provide TECHNICAL SERVICE </w:t>
      </w:r>
      <w:r w:rsidRPr="005D35E7">
        <w:rPr>
          <w:rFonts w:ascii="Times New Roman" w:hAnsi="Times New Roman"/>
          <w:sz w:val="18"/>
          <w:szCs w:val="18"/>
          <w:highlight w:val="yellow"/>
        </w:rPr>
        <w:t xml:space="preserve">shall not exceed 5% of the </w:t>
      </w:r>
      <w:r w:rsidR="004B09BF" w:rsidRPr="005D35E7">
        <w:rPr>
          <w:rFonts w:ascii="Times New Roman" w:hAnsi="Times New Roman"/>
          <w:sz w:val="18"/>
          <w:szCs w:val="18"/>
          <w:highlight w:val="yellow"/>
        </w:rPr>
        <w:t>TOTAL CONTRACT PRICE</w:t>
      </w:r>
      <w:r w:rsidRPr="005D35E7">
        <w:rPr>
          <w:rFonts w:ascii="Times New Roman" w:hAnsi="Times New Roman"/>
          <w:sz w:val="18"/>
          <w:szCs w:val="18"/>
          <w:highlight w:val="yellow"/>
        </w:rPr>
        <w:t>.</w:t>
      </w:r>
    </w:p>
    <w:p w14:paraId="7D1BFDBD" w14:textId="72D927E5"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如果由于不可抗力或买方违约以外的任何原因，卖方未能按照技术</w:t>
      </w:r>
      <w:r w:rsidR="00795713" w:rsidRPr="005D35E7">
        <w:rPr>
          <w:rFonts w:ascii="Times New Roman" w:hAnsi="Times New Roman"/>
          <w:sz w:val="18"/>
          <w:szCs w:val="18"/>
        </w:rPr>
        <w:t>协议</w:t>
      </w:r>
      <w:r w:rsidRPr="005D35E7">
        <w:rPr>
          <w:rFonts w:ascii="Times New Roman" w:hAnsi="Times New Roman"/>
          <w:sz w:val="18"/>
          <w:szCs w:val="18"/>
        </w:rPr>
        <w:t>中规定的时间和要求提供技术</w:t>
      </w:r>
      <w:r w:rsidR="00795713" w:rsidRPr="005D35E7">
        <w:rPr>
          <w:rFonts w:ascii="Times New Roman" w:hAnsi="Times New Roman"/>
          <w:sz w:val="18"/>
          <w:szCs w:val="18"/>
        </w:rPr>
        <w:t>服务</w:t>
      </w:r>
      <w:r w:rsidRPr="005D35E7">
        <w:rPr>
          <w:rFonts w:ascii="Times New Roman" w:hAnsi="Times New Roman"/>
          <w:sz w:val="18"/>
          <w:szCs w:val="18"/>
        </w:rPr>
        <w:t>，</w:t>
      </w:r>
      <w:r w:rsidRPr="005D35E7">
        <w:rPr>
          <w:rFonts w:ascii="Times New Roman" w:hAnsi="Times New Roman"/>
          <w:sz w:val="18"/>
          <w:szCs w:val="18"/>
          <w:highlight w:val="yellow"/>
        </w:rPr>
        <w:t>卖方应在此类延误或不合</w:t>
      </w:r>
      <w:proofErr w:type="gramStart"/>
      <w:r w:rsidRPr="005D35E7">
        <w:rPr>
          <w:rFonts w:ascii="Times New Roman" w:hAnsi="Times New Roman"/>
          <w:sz w:val="18"/>
          <w:szCs w:val="18"/>
          <w:highlight w:val="yellow"/>
        </w:rPr>
        <w:t>规</w:t>
      </w:r>
      <w:proofErr w:type="gramEnd"/>
      <w:r w:rsidRPr="005D35E7">
        <w:rPr>
          <w:rFonts w:ascii="Times New Roman" w:hAnsi="Times New Roman"/>
          <w:sz w:val="18"/>
          <w:szCs w:val="18"/>
          <w:highlight w:val="yellow"/>
        </w:rPr>
        <w:t>的前四（</w:t>
      </w:r>
      <w:r w:rsidRPr="005D35E7">
        <w:rPr>
          <w:rFonts w:ascii="Times New Roman" w:hAnsi="Times New Roman"/>
          <w:sz w:val="18"/>
          <w:szCs w:val="18"/>
          <w:highlight w:val="yellow"/>
        </w:rPr>
        <w:t>4</w:t>
      </w:r>
      <w:r w:rsidRPr="005D35E7">
        <w:rPr>
          <w:rFonts w:ascii="Times New Roman" w:hAnsi="Times New Roman"/>
          <w:sz w:val="18"/>
          <w:szCs w:val="18"/>
          <w:highlight w:val="yellow"/>
        </w:rPr>
        <w:t>）周内，每延误七（</w:t>
      </w:r>
      <w:r w:rsidRPr="005D35E7">
        <w:rPr>
          <w:rFonts w:ascii="Times New Roman" w:hAnsi="Times New Roman"/>
          <w:sz w:val="18"/>
          <w:szCs w:val="18"/>
          <w:highlight w:val="yellow"/>
        </w:rPr>
        <w:t>7</w:t>
      </w:r>
      <w:r w:rsidRPr="005D35E7">
        <w:rPr>
          <w:rFonts w:ascii="Times New Roman" w:hAnsi="Times New Roman"/>
          <w:sz w:val="18"/>
          <w:szCs w:val="18"/>
          <w:highlight w:val="yellow"/>
        </w:rPr>
        <w:t>）天或不合</w:t>
      </w:r>
      <w:proofErr w:type="gramStart"/>
      <w:r w:rsidRPr="005D35E7">
        <w:rPr>
          <w:rFonts w:ascii="Times New Roman" w:hAnsi="Times New Roman"/>
          <w:sz w:val="18"/>
          <w:szCs w:val="18"/>
          <w:highlight w:val="yellow"/>
        </w:rPr>
        <w:t>规</w:t>
      </w:r>
      <w:proofErr w:type="gramEnd"/>
      <w:r w:rsidRPr="005D35E7">
        <w:rPr>
          <w:rFonts w:ascii="Times New Roman" w:hAnsi="Times New Roman"/>
          <w:sz w:val="18"/>
          <w:szCs w:val="18"/>
          <w:highlight w:val="yellow"/>
        </w:rPr>
        <w:t>，向买方支付总价的百分之零点五（</w:t>
      </w:r>
      <w:r w:rsidRPr="005D35E7">
        <w:rPr>
          <w:rFonts w:ascii="Times New Roman" w:hAnsi="Times New Roman"/>
          <w:sz w:val="18"/>
          <w:szCs w:val="18"/>
          <w:highlight w:val="yellow"/>
        </w:rPr>
        <w:t>0.5%</w:t>
      </w:r>
      <w:r w:rsidRPr="005D35E7">
        <w:rPr>
          <w:rFonts w:ascii="Times New Roman" w:hAnsi="Times New Roman"/>
          <w:sz w:val="18"/>
          <w:szCs w:val="18"/>
          <w:highlight w:val="yellow"/>
        </w:rPr>
        <w:t>）的违约赔偿金，此后每延误七天或不合</w:t>
      </w:r>
      <w:proofErr w:type="gramStart"/>
      <w:r w:rsidRPr="005D35E7">
        <w:rPr>
          <w:rFonts w:ascii="Times New Roman" w:hAnsi="Times New Roman"/>
          <w:sz w:val="18"/>
          <w:szCs w:val="18"/>
          <w:highlight w:val="yellow"/>
        </w:rPr>
        <w:t>规</w:t>
      </w:r>
      <w:proofErr w:type="gramEnd"/>
      <w:r w:rsidRPr="005D35E7">
        <w:rPr>
          <w:rFonts w:ascii="Times New Roman" w:hAnsi="Times New Roman"/>
          <w:sz w:val="18"/>
          <w:szCs w:val="18"/>
          <w:highlight w:val="yellow"/>
        </w:rPr>
        <w:t>，应向买方支付总额的百分之一点五（</w:t>
      </w:r>
      <w:r w:rsidRPr="005D35E7">
        <w:rPr>
          <w:rFonts w:ascii="Times New Roman" w:hAnsi="Times New Roman"/>
          <w:sz w:val="18"/>
          <w:szCs w:val="18"/>
          <w:highlight w:val="yellow"/>
        </w:rPr>
        <w:t>1.5%</w:t>
      </w:r>
      <w:r w:rsidRPr="005D35E7">
        <w:rPr>
          <w:rFonts w:ascii="Times New Roman" w:hAnsi="Times New Roman"/>
          <w:sz w:val="18"/>
          <w:szCs w:val="18"/>
          <w:highlight w:val="yellow"/>
        </w:rPr>
        <w:t>）的违约金。</w:t>
      </w:r>
      <w:r w:rsidR="00C1755F" w:rsidRPr="005D35E7">
        <w:rPr>
          <w:rFonts w:ascii="Times New Roman" w:hAnsi="Times New Roman"/>
          <w:sz w:val="18"/>
          <w:szCs w:val="18"/>
          <w:highlight w:val="yellow"/>
        </w:rPr>
        <w:t>未按要求提供技术服务的</w:t>
      </w:r>
      <w:r w:rsidRPr="005D35E7">
        <w:rPr>
          <w:rFonts w:ascii="Times New Roman" w:hAnsi="Times New Roman"/>
          <w:sz w:val="18"/>
          <w:szCs w:val="18"/>
          <w:highlight w:val="yellow"/>
        </w:rPr>
        <w:t>违约赔偿金不得超过总价的百分之五（</w:t>
      </w:r>
      <w:r w:rsidRPr="005D35E7">
        <w:rPr>
          <w:rFonts w:ascii="Times New Roman" w:hAnsi="Times New Roman"/>
          <w:sz w:val="18"/>
          <w:szCs w:val="18"/>
          <w:highlight w:val="yellow"/>
        </w:rPr>
        <w:t>5%</w:t>
      </w:r>
      <w:r w:rsidRPr="005D35E7">
        <w:rPr>
          <w:rFonts w:ascii="Times New Roman" w:hAnsi="Times New Roman"/>
          <w:sz w:val="18"/>
          <w:szCs w:val="18"/>
          <w:highlight w:val="yellow"/>
        </w:rPr>
        <w:t>）。</w:t>
      </w:r>
    </w:p>
    <w:p w14:paraId="35E23665" w14:textId="303DBFD1" w:rsidR="00D93172" w:rsidRPr="005D35E7" w:rsidRDefault="007A5A16" w:rsidP="00F812C1">
      <w:pPr>
        <w:pStyle w:val="BodyTextIndent21"/>
        <w:numPr>
          <w:ilvl w:val="1"/>
          <w:numId w:val="28"/>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Once </w:t>
      </w:r>
      <w:r w:rsidR="00843F98" w:rsidRPr="005D35E7">
        <w:rPr>
          <w:rFonts w:ascii="Times New Roman" w:hAnsi="Times New Roman"/>
          <w:sz w:val="18"/>
          <w:szCs w:val="18"/>
        </w:rPr>
        <w:t xml:space="preserve">any of </w:t>
      </w:r>
      <w:r w:rsidRPr="005D35E7">
        <w:rPr>
          <w:rFonts w:ascii="Times New Roman" w:hAnsi="Times New Roman"/>
          <w:sz w:val="18"/>
          <w:szCs w:val="18"/>
        </w:rPr>
        <w:t xml:space="preserve">the maximum liquidated damages amount </w:t>
      </w:r>
      <w:r w:rsidR="00843F98" w:rsidRPr="005D35E7">
        <w:rPr>
          <w:rFonts w:ascii="Times New Roman" w:hAnsi="Times New Roman"/>
          <w:sz w:val="18"/>
          <w:szCs w:val="18"/>
        </w:rPr>
        <w:t xml:space="preserve">under Article 8.1 to 8.3 </w:t>
      </w:r>
      <w:r w:rsidRPr="005D35E7">
        <w:rPr>
          <w:rFonts w:ascii="Times New Roman" w:hAnsi="Times New Roman"/>
          <w:sz w:val="18"/>
          <w:szCs w:val="18"/>
        </w:rPr>
        <w:t>is reached, the BUYER shall have the right to cancel the CONTRACT without prejudice to its other rights and remedies including the right to recover any unpaid liquidated damages.</w:t>
      </w:r>
    </w:p>
    <w:p w14:paraId="28D2C648" w14:textId="54A27D1A" w:rsidR="00E67633"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w:t>
      </w:r>
      <w:r w:rsidR="00843F98" w:rsidRPr="005D35E7">
        <w:rPr>
          <w:rFonts w:ascii="Times New Roman" w:hAnsi="Times New Roman"/>
          <w:sz w:val="18"/>
          <w:szCs w:val="18"/>
        </w:rPr>
        <w:t>果</w:t>
      </w:r>
      <w:proofErr w:type="gramStart"/>
      <w:r w:rsidR="00843F98" w:rsidRPr="005D35E7">
        <w:rPr>
          <w:rFonts w:ascii="Times New Roman" w:hAnsi="Times New Roman"/>
          <w:sz w:val="18"/>
          <w:szCs w:val="18"/>
        </w:rPr>
        <w:t>上述第</w:t>
      </w:r>
      <w:r w:rsidR="00843F98" w:rsidRPr="005D35E7">
        <w:rPr>
          <w:rFonts w:ascii="Times New Roman" w:hAnsi="Times New Roman"/>
          <w:sz w:val="18"/>
          <w:szCs w:val="18"/>
        </w:rPr>
        <w:t>8</w:t>
      </w:r>
      <w:proofErr w:type="gramEnd"/>
      <w:r w:rsidR="00843F98" w:rsidRPr="005D35E7">
        <w:rPr>
          <w:rFonts w:ascii="Times New Roman" w:hAnsi="Times New Roman"/>
          <w:sz w:val="18"/>
          <w:szCs w:val="18"/>
        </w:rPr>
        <w:t>.1</w:t>
      </w:r>
      <w:r w:rsidR="00843F98" w:rsidRPr="005D35E7">
        <w:rPr>
          <w:rFonts w:ascii="Times New Roman" w:hAnsi="Times New Roman"/>
          <w:sz w:val="18"/>
          <w:szCs w:val="18"/>
        </w:rPr>
        <w:t>至</w:t>
      </w:r>
      <w:r w:rsidR="00843F98" w:rsidRPr="005D35E7">
        <w:rPr>
          <w:rFonts w:ascii="Times New Roman" w:hAnsi="Times New Roman"/>
          <w:sz w:val="18"/>
          <w:szCs w:val="18"/>
        </w:rPr>
        <w:t>8.3</w:t>
      </w:r>
      <w:r w:rsidR="00843F98" w:rsidRPr="005D35E7">
        <w:rPr>
          <w:rFonts w:ascii="Times New Roman" w:hAnsi="Times New Roman"/>
          <w:sz w:val="18"/>
          <w:szCs w:val="18"/>
        </w:rPr>
        <w:t>任何一项违约金金额达到上限</w:t>
      </w:r>
      <w:r w:rsidRPr="005D35E7">
        <w:rPr>
          <w:rFonts w:ascii="Times New Roman" w:hAnsi="Times New Roman"/>
          <w:sz w:val="18"/>
          <w:szCs w:val="18"/>
        </w:rPr>
        <w:t>，买方有权在不损害其其他权利和补救措施</w:t>
      </w:r>
      <w:r w:rsidR="00843F98" w:rsidRPr="005D35E7">
        <w:rPr>
          <w:rFonts w:ascii="Times New Roman" w:hAnsi="Times New Roman"/>
          <w:sz w:val="18"/>
          <w:szCs w:val="18"/>
        </w:rPr>
        <w:t>（包括追索任何卖方未支付的违约赔偿金的权利）</w:t>
      </w:r>
      <w:r w:rsidRPr="005D35E7">
        <w:rPr>
          <w:rFonts w:ascii="Times New Roman" w:hAnsi="Times New Roman"/>
          <w:sz w:val="18"/>
          <w:szCs w:val="18"/>
        </w:rPr>
        <w:t>的情况下取消合同。</w:t>
      </w:r>
    </w:p>
    <w:p w14:paraId="1912472C" w14:textId="390D79CB" w:rsidR="00D93172" w:rsidRPr="005D35E7" w:rsidRDefault="00843F98" w:rsidP="00F812C1">
      <w:pPr>
        <w:pStyle w:val="BodyTextIndent21"/>
        <w:numPr>
          <w:ilvl w:val="1"/>
          <w:numId w:val="28"/>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highlight w:val="yellow"/>
        </w:rPr>
        <w:t xml:space="preserve"> </w:t>
      </w:r>
      <w:bookmarkStart w:id="42" w:name="_Hlk114576199"/>
      <w:r w:rsidR="007A5A16" w:rsidRPr="005D35E7">
        <w:rPr>
          <w:rFonts w:ascii="Times New Roman" w:hAnsi="Times New Roman"/>
          <w:sz w:val="18"/>
          <w:szCs w:val="18"/>
          <w:highlight w:val="yellow"/>
        </w:rPr>
        <w:t>Liquidated damages for missed performance guarantees</w:t>
      </w:r>
      <w:r w:rsidR="003C2D10" w:rsidRPr="005D35E7">
        <w:rPr>
          <w:rFonts w:ascii="Times New Roman" w:hAnsi="Times New Roman"/>
          <w:sz w:val="18"/>
          <w:szCs w:val="18"/>
          <w:highlight w:val="yellow"/>
        </w:rPr>
        <w:t xml:space="preserve"> </w:t>
      </w:r>
      <w:r w:rsidR="00597FC9" w:rsidRPr="005D35E7">
        <w:rPr>
          <w:rFonts w:ascii="Times New Roman" w:hAnsi="Times New Roman"/>
          <w:sz w:val="18"/>
          <w:szCs w:val="18"/>
          <w:highlight w:val="yellow"/>
        </w:rPr>
        <w:t>性能保证</w:t>
      </w:r>
      <w:r w:rsidR="007A5A16" w:rsidRPr="005D35E7">
        <w:rPr>
          <w:rFonts w:ascii="Times New Roman" w:hAnsi="Times New Roman"/>
          <w:sz w:val="18"/>
          <w:szCs w:val="18"/>
          <w:highlight w:val="yellow"/>
        </w:rPr>
        <w:t>未能兑现的违约赔偿金</w:t>
      </w:r>
    </w:p>
    <w:p w14:paraId="6A4BB517"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highlight w:val="yellow"/>
        </w:rPr>
      </w:pPr>
      <w:r w:rsidRPr="005D35E7">
        <w:rPr>
          <w:rFonts w:ascii="Times New Roman" w:hAnsi="Times New Roman"/>
          <w:sz w:val="18"/>
          <w:szCs w:val="18"/>
          <w:highlight w:val="yellow"/>
        </w:rPr>
        <w:t>NOTE:  The structure and details of performance liquidated damages is still under review by BUYER.  BUYER intends to follow up shortly with Seller with a proposal for Seller’s consideration.</w:t>
      </w:r>
    </w:p>
    <w:p w14:paraId="756F246B" w14:textId="4E35507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highlight w:val="yellow"/>
        </w:rPr>
        <w:t>注：买方仍在</w:t>
      </w:r>
      <w:proofErr w:type="gramStart"/>
      <w:r w:rsidRPr="005D35E7">
        <w:rPr>
          <w:rFonts w:ascii="Times New Roman" w:hAnsi="Times New Roman"/>
          <w:sz w:val="18"/>
          <w:szCs w:val="18"/>
          <w:highlight w:val="yellow"/>
        </w:rPr>
        <w:t>审查此</w:t>
      </w:r>
      <w:proofErr w:type="gramEnd"/>
      <w:r w:rsidRPr="005D35E7">
        <w:rPr>
          <w:rFonts w:ascii="Times New Roman" w:hAnsi="Times New Roman"/>
          <w:sz w:val="18"/>
          <w:szCs w:val="18"/>
          <w:highlight w:val="yellow"/>
        </w:rPr>
        <w:t>章节</w:t>
      </w:r>
      <w:r w:rsidR="002A1608" w:rsidRPr="005D35E7">
        <w:rPr>
          <w:rFonts w:ascii="Times New Roman" w:hAnsi="Times New Roman"/>
          <w:sz w:val="18"/>
          <w:szCs w:val="18"/>
          <w:highlight w:val="yellow"/>
        </w:rPr>
        <w:t>性能保证</w:t>
      </w:r>
      <w:r w:rsidRPr="005D35E7">
        <w:rPr>
          <w:rFonts w:ascii="Times New Roman" w:hAnsi="Times New Roman"/>
          <w:sz w:val="18"/>
          <w:szCs w:val="18"/>
          <w:highlight w:val="yellow"/>
        </w:rPr>
        <w:t>违约金的结构和细节。买方打算在短期内与卖方跟进一份供卖方考虑的建</w:t>
      </w:r>
      <w:r w:rsidRPr="005D35E7">
        <w:rPr>
          <w:rFonts w:ascii="Times New Roman" w:hAnsi="Times New Roman"/>
          <w:sz w:val="18"/>
          <w:szCs w:val="18"/>
        </w:rPr>
        <w:t>议书。</w:t>
      </w:r>
    </w:p>
    <w:bookmarkEnd w:id="42"/>
    <w:p w14:paraId="4C940616" w14:textId="4B005B6D" w:rsidR="00883462" w:rsidRPr="005D35E7" w:rsidRDefault="00883462" w:rsidP="00F812C1">
      <w:pPr>
        <w:pStyle w:val="BodyTextIndent21"/>
        <w:numPr>
          <w:ilvl w:val="1"/>
          <w:numId w:val="28"/>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In case the SELLER is liable for paying to the BUYER any liquidated damages, the payment shall be made by T/T within ten (10) days after SELLER has received the claim from BUYER. Otherwise, BUYER will have the right to deduct the amount of liquidated damages from payment to be made to SELLER, or to recover such an amount as much as possible from the </w:t>
      </w:r>
      <w:r w:rsidR="00843F98" w:rsidRPr="005D35E7">
        <w:rPr>
          <w:rFonts w:ascii="Times New Roman" w:hAnsi="Times New Roman"/>
          <w:sz w:val="18"/>
          <w:szCs w:val="18"/>
        </w:rPr>
        <w:t xml:space="preserve">performance bond, </w:t>
      </w:r>
      <w:r w:rsidRPr="005D35E7">
        <w:rPr>
          <w:rFonts w:ascii="Times New Roman" w:hAnsi="Times New Roman"/>
          <w:sz w:val="18"/>
          <w:szCs w:val="18"/>
        </w:rPr>
        <w:t>warranty bond or retention fund, whichever is possible. If there is any unrecoverable amount from the above mentioned means, BUYER shall have the right to seek for such compensation from SELLER following the arbitration Article in this CONTRACT.</w:t>
      </w:r>
    </w:p>
    <w:p w14:paraId="43D520BF" w14:textId="1744234D" w:rsidR="00D93172" w:rsidRPr="005D35E7" w:rsidRDefault="00883462"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如果卖方有责任向买方支付任何违约赔偿金，则卖方应在收到买方的索赔通知后</w:t>
      </w:r>
      <w:r w:rsidRPr="005D35E7">
        <w:rPr>
          <w:rFonts w:ascii="Times New Roman" w:hAnsi="Times New Roman"/>
          <w:sz w:val="18"/>
          <w:szCs w:val="18"/>
        </w:rPr>
        <w:t>10</w:t>
      </w:r>
      <w:r w:rsidRPr="005D35E7">
        <w:rPr>
          <w:rFonts w:ascii="Times New Roman" w:hAnsi="Times New Roman"/>
          <w:sz w:val="18"/>
          <w:szCs w:val="18"/>
        </w:rPr>
        <w:t>天内通过电汇支付，否则买方有权从将支付给卖方的任何款项中扣除该金额，或尽可能从</w:t>
      </w:r>
      <w:r w:rsidR="00843F98" w:rsidRPr="005D35E7">
        <w:rPr>
          <w:rFonts w:ascii="Times New Roman" w:hAnsi="Times New Roman"/>
          <w:sz w:val="18"/>
          <w:szCs w:val="18"/>
        </w:rPr>
        <w:t>履约保函、</w:t>
      </w:r>
      <w:r w:rsidR="003C2D10" w:rsidRPr="005D35E7">
        <w:rPr>
          <w:rFonts w:ascii="Times New Roman" w:hAnsi="Times New Roman"/>
          <w:sz w:val="18"/>
          <w:szCs w:val="18"/>
        </w:rPr>
        <w:t>质保函或质保金中</w:t>
      </w:r>
      <w:r w:rsidRPr="005D35E7">
        <w:rPr>
          <w:rFonts w:ascii="Times New Roman" w:hAnsi="Times New Roman"/>
          <w:sz w:val="18"/>
          <w:szCs w:val="18"/>
        </w:rPr>
        <w:t>收回违约赔偿金。</w:t>
      </w:r>
      <w:r w:rsidR="00E46878" w:rsidRPr="005D35E7">
        <w:rPr>
          <w:rFonts w:ascii="Times New Roman" w:hAnsi="Times New Roman"/>
          <w:sz w:val="18"/>
          <w:szCs w:val="18"/>
        </w:rPr>
        <w:t>如果通过上述方式仍有任何无法收回的款项，买方有权按照本合同中的仲裁条款向卖方要求赔偿。</w:t>
      </w:r>
    </w:p>
    <w:p w14:paraId="2451FEE9" w14:textId="777BB6EC" w:rsidR="00D93172" w:rsidRPr="005D35E7" w:rsidRDefault="007A5A16"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GUARANTEE OF QUALITY</w:t>
      </w:r>
      <w:r w:rsidRPr="005D35E7">
        <w:rPr>
          <w:rFonts w:cs="Times New Roman"/>
          <w:sz w:val="18"/>
          <w:szCs w:val="18"/>
        </w:rPr>
        <w:t>质量保证</w:t>
      </w:r>
    </w:p>
    <w:p w14:paraId="78ACE94A"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lang w:eastAsia="zh-CN"/>
        </w:rPr>
      </w:pPr>
    </w:p>
    <w:p w14:paraId="5F8D6F41" w14:textId="68255B5B" w:rsidR="00E95D60" w:rsidRPr="005D35E7" w:rsidRDefault="007B5E8D" w:rsidP="00F812C1">
      <w:pPr>
        <w:pStyle w:val="BodyTextIndent21"/>
        <w:numPr>
          <w:ilvl w:val="1"/>
          <w:numId w:val="27"/>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Quality Requirements: Conform to the design documents (drawings, specifications or other technical information) confirmed by both parties and the signed </w:t>
      </w:r>
      <w:r w:rsidR="003D22E3" w:rsidRPr="005D35E7">
        <w:rPr>
          <w:rFonts w:ascii="Times New Roman" w:hAnsi="Times New Roman"/>
          <w:sz w:val="18"/>
          <w:szCs w:val="18"/>
        </w:rPr>
        <w:t xml:space="preserve">ATTACHMENT C: </w:t>
      </w:r>
      <w:r w:rsidRPr="005D35E7">
        <w:rPr>
          <w:rFonts w:ascii="Times New Roman" w:hAnsi="Times New Roman"/>
          <w:sz w:val="18"/>
          <w:szCs w:val="18"/>
        </w:rPr>
        <w:t>T</w:t>
      </w:r>
      <w:r w:rsidR="00E95D60" w:rsidRPr="005D35E7">
        <w:rPr>
          <w:rFonts w:ascii="Times New Roman" w:hAnsi="Times New Roman"/>
          <w:sz w:val="18"/>
          <w:szCs w:val="18"/>
        </w:rPr>
        <w:t>ECHNICAL AGREEMENT</w:t>
      </w:r>
      <w:r w:rsidRPr="005D35E7">
        <w:rPr>
          <w:rFonts w:ascii="Times New Roman" w:hAnsi="Times New Roman"/>
          <w:sz w:val="18"/>
          <w:szCs w:val="18"/>
        </w:rPr>
        <w:t>.</w:t>
      </w:r>
    </w:p>
    <w:p w14:paraId="4D02477F" w14:textId="3D5FE04F" w:rsidR="007B5E8D" w:rsidRPr="005D35E7" w:rsidRDefault="007B5E8D"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质量要求：符合双方确认的设计文件（图纸、规格书或其它技术资料）和</w:t>
      </w:r>
      <w:r w:rsidR="00E46878" w:rsidRPr="005D35E7">
        <w:rPr>
          <w:rFonts w:ascii="Times New Roman" w:hAnsi="Times New Roman"/>
          <w:sz w:val="18"/>
          <w:szCs w:val="18"/>
        </w:rPr>
        <w:t>已</w:t>
      </w:r>
      <w:r w:rsidRPr="005D35E7">
        <w:rPr>
          <w:rFonts w:ascii="Times New Roman" w:hAnsi="Times New Roman"/>
          <w:sz w:val="18"/>
          <w:szCs w:val="18"/>
        </w:rPr>
        <w:t>签署的</w:t>
      </w:r>
      <w:r w:rsidR="003D22E3" w:rsidRPr="005D35E7">
        <w:rPr>
          <w:rFonts w:ascii="Times New Roman" w:hAnsi="Times New Roman"/>
          <w:sz w:val="18"/>
          <w:szCs w:val="18"/>
        </w:rPr>
        <w:t>附件</w:t>
      </w:r>
      <w:r w:rsidR="003D22E3" w:rsidRPr="005D35E7">
        <w:rPr>
          <w:rFonts w:ascii="Times New Roman" w:hAnsi="Times New Roman"/>
          <w:sz w:val="18"/>
          <w:szCs w:val="18"/>
        </w:rPr>
        <w:t>C:</w:t>
      </w:r>
      <w:r w:rsidR="00E95D60" w:rsidRPr="005D35E7">
        <w:rPr>
          <w:rFonts w:ascii="Times New Roman" w:hAnsi="Times New Roman"/>
          <w:sz w:val="18"/>
          <w:szCs w:val="18"/>
        </w:rPr>
        <w:t>《技术协议》</w:t>
      </w:r>
      <w:r w:rsidR="00E46878" w:rsidRPr="005D35E7">
        <w:rPr>
          <w:rFonts w:ascii="Times New Roman" w:hAnsi="Times New Roman"/>
          <w:sz w:val="18"/>
          <w:szCs w:val="18"/>
        </w:rPr>
        <w:t>。</w:t>
      </w:r>
    </w:p>
    <w:p w14:paraId="1C7EA203" w14:textId="61315C45" w:rsidR="00D93172" w:rsidRPr="005D35E7" w:rsidRDefault="007A5A16" w:rsidP="00F812C1">
      <w:pPr>
        <w:pStyle w:val="BodyTextIndent21"/>
        <w:numPr>
          <w:ilvl w:val="1"/>
          <w:numId w:val="27"/>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warrants and guarantees that the CONTRACT GOODS are brand-new and unused, made out of the best materials with first class workmanship, and comply in all respects with the quality, specifications and performance requirements as stipulated in </w:t>
      </w:r>
      <w:bookmarkStart w:id="43" w:name="OLE_LINK47"/>
      <w:bookmarkStart w:id="44" w:name="OLE_LINK74"/>
      <w:bookmarkStart w:id="45" w:name="OLE_LINK48"/>
      <w:r w:rsidRPr="005D35E7">
        <w:rPr>
          <w:rFonts w:ascii="Times New Roman" w:hAnsi="Times New Roman"/>
          <w:sz w:val="18"/>
          <w:szCs w:val="18"/>
        </w:rPr>
        <w:t>any drawings, attachments and</w:t>
      </w:r>
      <w:bookmarkEnd w:id="43"/>
      <w:bookmarkEnd w:id="44"/>
      <w:bookmarkEnd w:id="45"/>
      <w:r w:rsidRPr="005D35E7">
        <w:rPr>
          <w:rFonts w:ascii="Times New Roman" w:hAnsi="Times New Roman"/>
          <w:sz w:val="18"/>
          <w:szCs w:val="18"/>
        </w:rPr>
        <w:t xml:space="preserve"> T</w:t>
      </w:r>
      <w:r w:rsidR="00027ED4" w:rsidRPr="005D35E7">
        <w:rPr>
          <w:rFonts w:ascii="Times New Roman" w:hAnsi="Times New Roman"/>
          <w:sz w:val="18"/>
          <w:szCs w:val="18"/>
        </w:rPr>
        <w:t>ECHNICAL AGREEMENT</w:t>
      </w:r>
      <w:r w:rsidRPr="005D35E7">
        <w:rPr>
          <w:rFonts w:ascii="Times New Roman" w:hAnsi="Times New Roman"/>
          <w:sz w:val="18"/>
          <w:szCs w:val="18"/>
        </w:rPr>
        <w:t xml:space="preserve"> to the CONTRACT. SELLER further warrants and guarantees that the CONTRACT GOODS, when installed in accordance with the T</w:t>
      </w:r>
      <w:r w:rsidR="00027ED4" w:rsidRPr="005D35E7">
        <w:rPr>
          <w:rFonts w:ascii="Times New Roman" w:hAnsi="Times New Roman"/>
          <w:sz w:val="18"/>
          <w:szCs w:val="18"/>
        </w:rPr>
        <w:t>CHENICAL AGREEEMENT</w:t>
      </w:r>
      <w:r w:rsidRPr="005D35E7">
        <w:rPr>
          <w:rFonts w:ascii="Times New Roman" w:hAnsi="Times New Roman"/>
          <w:sz w:val="18"/>
          <w:szCs w:val="18"/>
        </w:rPr>
        <w:t xml:space="preserve"> and the instruction of SELLER’s technical PERSONNEL and properly operated and maintained, shall be free from defect of any kind including in relation to design, material or manufacture and, fulfill satisfactorily its performance as specified in T</w:t>
      </w:r>
      <w:r w:rsidR="00B77072" w:rsidRPr="005D35E7">
        <w:rPr>
          <w:rFonts w:ascii="Times New Roman" w:hAnsi="Times New Roman"/>
          <w:sz w:val="18"/>
          <w:szCs w:val="18"/>
        </w:rPr>
        <w:t>ECHNICAL</w:t>
      </w:r>
      <w:r w:rsidRPr="005D35E7">
        <w:rPr>
          <w:rFonts w:ascii="Times New Roman" w:hAnsi="Times New Roman"/>
          <w:sz w:val="18"/>
          <w:szCs w:val="18"/>
        </w:rPr>
        <w:t xml:space="preserve"> </w:t>
      </w:r>
      <w:r w:rsidR="007B5E8D" w:rsidRPr="005D35E7">
        <w:rPr>
          <w:rFonts w:ascii="Times New Roman" w:hAnsi="Times New Roman"/>
          <w:sz w:val="18"/>
          <w:szCs w:val="18"/>
        </w:rPr>
        <w:t>AGREEMENT</w:t>
      </w:r>
      <w:r w:rsidRPr="005D35E7">
        <w:rPr>
          <w:rFonts w:ascii="Times New Roman" w:hAnsi="Times New Roman"/>
          <w:sz w:val="18"/>
          <w:szCs w:val="18"/>
        </w:rPr>
        <w:t>.</w:t>
      </w:r>
    </w:p>
    <w:p w14:paraId="411A16BF" w14:textId="6AB9F5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卖方保证合同货物为全新且未使用过，要使用最好的原材料和顶级工艺进行生产且完全符合</w:t>
      </w:r>
      <w:bookmarkStart w:id="46" w:name="OLE_LINK52"/>
      <w:bookmarkStart w:id="47" w:name="OLE_LINK75"/>
      <w:bookmarkStart w:id="48" w:name="OLE_LINK49"/>
      <w:r w:rsidRPr="005D35E7">
        <w:rPr>
          <w:rFonts w:ascii="Times New Roman" w:hAnsi="Times New Roman"/>
          <w:sz w:val="18"/>
          <w:szCs w:val="18"/>
        </w:rPr>
        <w:t>合同图纸、附件、</w:t>
      </w:r>
      <w:bookmarkEnd w:id="46"/>
      <w:bookmarkEnd w:id="47"/>
      <w:bookmarkEnd w:id="48"/>
      <w:r w:rsidRPr="005D35E7">
        <w:rPr>
          <w:rFonts w:ascii="Times New Roman" w:hAnsi="Times New Roman"/>
          <w:sz w:val="18"/>
          <w:szCs w:val="18"/>
        </w:rPr>
        <w:t>技术</w:t>
      </w:r>
      <w:r w:rsidR="007436B5" w:rsidRPr="005D35E7">
        <w:rPr>
          <w:rFonts w:ascii="Times New Roman" w:hAnsi="Times New Roman"/>
          <w:sz w:val="18"/>
          <w:szCs w:val="18"/>
        </w:rPr>
        <w:t>协议</w:t>
      </w:r>
      <w:r w:rsidRPr="005D35E7">
        <w:rPr>
          <w:rFonts w:ascii="Times New Roman" w:hAnsi="Times New Roman"/>
          <w:sz w:val="18"/>
          <w:szCs w:val="18"/>
        </w:rPr>
        <w:t>中对质量、规格和性能的要求。卖方应进一步保证当合同货物根据技术</w:t>
      </w:r>
      <w:r w:rsidR="007436B5" w:rsidRPr="005D35E7">
        <w:rPr>
          <w:rFonts w:ascii="Times New Roman" w:hAnsi="Times New Roman"/>
          <w:sz w:val="18"/>
          <w:szCs w:val="18"/>
        </w:rPr>
        <w:t>协议</w:t>
      </w:r>
      <w:r w:rsidRPr="005D35E7">
        <w:rPr>
          <w:rFonts w:ascii="Times New Roman" w:hAnsi="Times New Roman"/>
          <w:sz w:val="18"/>
          <w:szCs w:val="18"/>
        </w:rPr>
        <w:t>以及在卖方技术人员的指导下进行正确的安装、操作和保养时，货物应没有设计、原料或制造的缺陷，并且在合同质保期内满足技术</w:t>
      </w:r>
      <w:r w:rsidR="007436B5" w:rsidRPr="005D35E7">
        <w:rPr>
          <w:rFonts w:ascii="Times New Roman" w:hAnsi="Times New Roman"/>
          <w:sz w:val="18"/>
          <w:szCs w:val="18"/>
        </w:rPr>
        <w:t>协议</w:t>
      </w:r>
      <w:r w:rsidRPr="005D35E7">
        <w:rPr>
          <w:rFonts w:ascii="Times New Roman" w:hAnsi="Times New Roman"/>
          <w:sz w:val="18"/>
          <w:szCs w:val="18"/>
        </w:rPr>
        <w:t>中规定的性能要求。</w:t>
      </w:r>
    </w:p>
    <w:p w14:paraId="20E76612" w14:textId="0C184B1B" w:rsidR="00D93172" w:rsidRPr="005D35E7" w:rsidRDefault="007A5A16" w:rsidP="00F812C1">
      <w:pPr>
        <w:pStyle w:val="BodyTextIndent21"/>
        <w:numPr>
          <w:ilvl w:val="1"/>
          <w:numId w:val="27"/>
        </w:numPr>
        <w:snapToGrid w:val="0"/>
        <w:spacing w:beforeLines="50" w:before="120"/>
        <w:ind w:left="0" w:firstLine="0"/>
        <w:contextualSpacing/>
        <w:rPr>
          <w:rFonts w:ascii="Times New Roman" w:hAnsi="Times New Roman"/>
          <w:sz w:val="18"/>
          <w:szCs w:val="18"/>
        </w:rPr>
      </w:pPr>
      <w:bookmarkStart w:id="49" w:name="_Hlk118443454"/>
      <w:bookmarkStart w:id="50" w:name="OLE_LINK12"/>
      <w:bookmarkStart w:id="51" w:name="OLE_LINK11"/>
      <w:r w:rsidRPr="005D35E7">
        <w:rPr>
          <w:rFonts w:ascii="Times New Roman" w:hAnsi="Times New Roman"/>
          <w:sz w:val="18"/>
          <w:szCs w:val="18"/>
        </w:rPr>
        <w:t xml:space="preserve">The warranty period of the </w:t>
      </w:r>
      <w:r w:rsidR="00651A04" w:rsidRPr="005D35E7">
        <w:rPr>
          <w:rFonts w:ascii="Times New Roman" w:hAnsi="Times New Roman"/>
          <w:sz w:val="18"/>
          <w:szCs w:val="18"/>
        </w:rPr>
        <w:t>SUPPLY</w:t>
      </w:r>
      <w:r w:rsidRPr="005D35E7">
        <w:rPr>
          <w:rFonts w:ascii="Times New Roman" w:hAnsi="Times New Roman"/>
          <w:sz w:val="18"/>
          <w:szCs w:val="18"/>
        </w:rPr>
        <w:t>, CONTRACT GOODS for quality</w:t>
      </w:r>
      <w:bookmarkEnd w:id="49"/>
      <w:r w:rsidRPr="005D35E7">
        <w:rPr>
          <w:rFonts w:ascii="Times New Roman" w:hAnsi="Times New Roman"/>
          <w:sz w:val="18"/>
          <w:szCs w:val="18"/>
        </w:rPr>
        <w:t xml:space="preserve">, performance and compliance with the CONTRACT requirements in relation to the WORK shall be </w:t>
      </w:r>
      <w:ins w:id="52" w:author="冯蕴潇" w:date="2025-11-16T19:25:00Z">
        <w:r w:rsidR="0033657A">
          <w:rPr>
            <w:rFonts w:ascii="Times New Roman" w:hAnsi="Times New Roman"/>
            <w:sz w:val="18"/>
            <w:szCs w:val="18"/>
            <w:highlight w:val="yellow"/>
          </w:rPr>
          <w:t>eighteen</w:t>
        </w:r>
        <w:r w:rsidR="0033657A" w:rsidRPr="005D35E7">
          <w:rPr>
            <w:rFonts w:ascii="Times New Roman" w:hAnsi="Times New Roman"/>
            <w:sz w:val="18"/>
            <w:szCs w:val="18"/>
            <w:highlight w:val="yellow"/>
          </w:rPr>
          <w:t xml:space="preserve"> </w:t>
        </w:r>
      </w:ins>
      <w:r w:rsidRPr="005D35E7">
        <w:rPr>
          <w:rFonts w:ascii="Times New Roman" w:hAnsi="Times New Roman"/>
          <w:sz w:val="18"/>
          <w:szCs w:val="18"/>
          <w:highlight w:val="yellow"/>
        </w:rPr>
        <w:t>(</w:t>
      </w:r>
      <w:ins w:id="53" w:author="冯蕴潇" w:date="2025-11-16T19:25:00Z">
        <w:r w:rsidR="0033657A">
          <w:rPr>
            <w:rFonts w:ascii="Times New Roman" w:hAnsi="Times New Roman"/>
            <w:sz w:val="18"/>
            <w:szCs w:val="18"/>
            <w:highlight w:val="yellow"/>
          </w:rPr>
          <w:t>18</w:t>
        </w:r>
      </w:ins>
      <w:r w:rsidRPr="005D35E7">
        <w:rPr>
          <w:rFonts w:ascii="Times New Roman" w:hAnsi="Times New Roman"/>
          <w:sz w:val="18"/>
          <w:szCs w:val="18"/>
          <w:highlight w:val="yellow"/>
        </w:rPr>
        <w:t>)</w:t>
      </w:r>
      <w:r w:rsidRPr="005D35E7">
        <w:rPr>
          <w:rFonts w:ascii="Times New Roman" w:hAnsi="Times New Roman"/>
          <w:sz w:val="18"/>
          <w:szCs w:val="18"/>
        </w:rPr>
        <w:t xml:space="preserve"> months from </w:t>
      </w:r>
      <w:r w:rsidR="003B0E4C" w:rsidRPr="005D35E7">
        <w:rPr>
          <w:rFonts w:ascii="Times New Roman" w:hAnsi="Times New Roman"/>
          <w:sz w:val="18"/>
          <w:szCs w:val="18"/>
        </w:rPr>
        <w:t>offshore start-up (with date provided)</w:t>
      </w:r>
      <w:r w:rsidRPr="005D35E7">
        <w:rPr>
          <w:rFonts w:ascii="Times New Roman" w:hAnsi="Times New Roman"/>
          <w:sz w:val="18"/>
          <w:szCs w:val="18"/>
        </w:rPr>
        <w:t xml:space="preserve"> or </w:t>
      </w:r>
      <w:ins w:id="54" w:author="冯蕴潇" w:date="2025-11-16T19:26:00Z">
        <w:r w:rsidR="0033657A">
          <w:rPr>
            <w:rFonts w:ascii="Times New Roman" w:hAnsi="Times New Roman"/>
            <w:sz w:val="18"/>
            <w:szCs w:val="18"/>
            <w:highlight w:val="yellow"/>
          </w:rPr>
          <w:t>forty-eight</w:t>
        </w:r>
      </w:ins>
      <w:r w:rsidRPr="005D35E7">
        <w:rPr>
          <w:rFonts w:ascii="Times New Roman" w:hAnsi="Times New Roman"/>
          <w:sz w:val="18"/>
          <w:szCs w:val="18"/>
          <w:highlight w:val="yellow"/>
        </w:rPr>
        <w:t xml:space="preserve"> (</w:t>
      </w:r>
      <w:ins w:id="55" w:author="冯蕴潇" w:date="2025-11-16T19:26:00Z">
        <w:r w:rsidR="0033657A">
          <w:rPr>
            <w:rFonts w:ascii="Times New Roman" w:hAnsi="Times New Roman"/>
            <w:sz w:val="18"/>
            <w:szCs w:val="18"/>
            <w:highlight w:val="yellow"/>
          </w:rPr>
          <w:t>48</w:t>
        </w:r>
      </w:ins>
      <w:r w:rsidRPr="005D35E7">
        <w:rPr>
          <w:rFonts w:ascii="Times New Roman" w:hAnsi="Times New Roman"/>
          <w:sz w:val="18"/>
          <w:szCs w:val="18"/>
          <w:highlight w:val="yellow"/>
        </w:rPr>
        <w:t>)</w:t>
      </w:r>
      <w:r w:rsidRPr="005D35E7">
        <w:rPr>
          <w:rFonts w:ascii="Times New Roman" w:hAnsi="Times New Roman"/>
          <w:sz w:val="18"/>
          <w:szCs w:val="18"/>
        </w:rPr>
        <w:t xml:space="preserve"> months after SELLER delivered the CONTRACT GOODS to BUYER</w:t>
      </w:r>
      <w:r w:rsidR="003B0E4C" w:rsidRPr="005D35E7">
        <w:rPr>
          <w:rFonts w:ascii="Times New Roman" w:hAnsi="Times New Roman"/>
          <w:sz w:val="18"/>
          <w:szCs w:val="18"/>
        </w:rPr>
        <w:t xml:space="preserve">, whichever comes </w:t>
      </w:r>
      <w:r w:rsidR="002A0AA4" w:rsidRPr="005D35E7">
        <w:rPr>
          <w:rFonts w:ascii="Times New Roman" w:hAnsi="Times New Roman"/>
          <w:sz w:val="18"/>
          <w:szCs w:val="18"/>
        </w:rPr>
        <w:t>first.</w:t>
      </w:r>
      <w:bookmarkStart w:id="56" w:name="OLE_LINK15"/>
      <w:bookmarkStart w:id="57" w:name="_Hlk114576295"/>
      <w:bookmarkEnd w:id="50"/>
      <w:bookmarkEnd w:id="51"/>
    </w:p>
    <w:bookmarkEnd w:id="56"/>
    <w:bookmarkEnd w:id="57"/>
    <w:p w14:paraId="68437B5B" w14:textId="5DEB67C3" w:rsidR="00D93172" w:rsidRPr="005D35E7" w:rsidRDefault="00821333"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供货</w:t>
      </w:r>
      <w:r w:rsidR="007A5A16" w:rsidRPr="005D35E7">
        <w:rPr>
          <w:rFonts w:ascii="Times New Roman" w:hAnsi="Times New Roman"/>
          <w:sz w:val="18"/>
          <w:szCs w:val="18"/>
        </w:rPr>
        <w:t>、合同货物的质量、性能和符合与</w:t>
      </w:r>
      <w:r w:rsidRPr="005D35E7">
        <w:rPr>
          <w:rFonts w:ascii="Times New Roman" w:hAnsi="Times New Roman"/>
          <w:sz w:val="18"/>
          <w:szCs w:val="18"/>
        </w:rPr>
        <w:t>供货</w:t>
      </w:r>
      <w:r w:rsidR="007A5A16" w:rsidRPr="005D35E7">
        <w:rPr>
          <w:rFonts w:ascii="Times New Roman" w:hAnsi="Times New Roman"/>
          <w:sz w:val="18"/>
          <w:szCs w:val="18"/>
        </w:rPr>
        <w:t>相关的合同要求的质保期应为</w:t>
      </w:r>
      <w:r w:rsidR="007B5E8D" w:rsidRPr="005D35E7">
        <w:rPr>
          <w:rFonts w:ascii="Times New Roman" w:hAnsi="Times New Roman"/>
          <w:sz w:val="18"/>
          <w:szCs w:val="18"/>
        </w:rPr>
        <w:t>项目</w:t>
      </w:r>
      <w:r w:rsidR="007A5A16" w:rsidRPr="005D35E7">
        <w:rPr>
          <w:rFonts w:ascii="Times New Roman" w:hAnsi="Times New Roman"/>
          <w:sz w:val="18"/>
          <w:szCs w:val="18"/>
        </w:rPr>
        <w:t>运行开始后</w:t>
      </w:r>
      <w:r w:rsidR="007A5A16" w:rsidRPr="005D35E7">
        <w:rPr>
          <w:rFonts w:ascii="Times New Roman" w:hAnsi="Times New Roman"/>
          <w:sz w:val="18"/>
          <w:szCs w:val="18"/>
          <w:highlight w:val="yellow"/>
        </w:rPr>
        <w:t>十</w:t>
      </w:r>
      <w:ins w:id="58" w:author="冯蕴潇" w:date="2025-11-16T19:24:00Z">
        <w:r w:rsidR="00F06ADF">
          <w:rPr>
            <w:rFonts w:ascii="Times New Roman" w:hAnsi="Times New Roman"/>
            <w:sz w:val="18"/>
            <w:szCs w:val="18"/>
            <w:highlight w:val="yellow"/>
          </w:rPr>
          <w:t>八</w:t>
        </w:r>
      </w:ins>
      <w:r w:rsidR="007A5A16" w:rsidRPr="005D35E7">
        <w:rPr>
          <w:rFonts w:ascii="Times New Roman" w:hAnsi="Times New Roman"/>
          <w:sz w:val="18"/>
          <w:szCs w:val="18"/>
          <w:highlight w:val="yellow"/>
        </w:rPr>
        <w:t>（</w:t>
      </w:r>
      <w:ins w:id="59" w:author="冯蕴潇" w:date="2025-11-16T19:24:00Z">
        <w:r w:rsidR="00F06ADF" w:rsidRPr="005D35E7">
          <w:rPr>
            <w:rFonts w:ascii="Times New Roman" w:hAnsi="Times New Roman"/>
            <w:sz w:val="18"/>
            <w:szCs w:val="18"/>
            <w:highlight w:val="yellow"/>
          </w:rPr>
          <w:t>1</w:t>
        </w:r>
        <w:r w:rsidR="00F06ADF">
          <w:rPr>
            <w:rFonts w:ascii="Times New Roman" w:hAnsi="Times New Roman"/>
            <w:sz w:val="18"/>
            <w:szCs w:val="18"/>
            <w:highlight w:val="yellow"/>
          </w:rPr>
          <w:t>8</w:t>
        </w:r>
      </w:ins>
      <w:r w:rsidR="007A5A16" w:rsidRPr="005D35E7">
        <w:rPr>
          <w:rFonts w:ascii="Times New Roman" w:hAnsi="Times New Roman"/>
          <w:sz w:val="18"/>
          <w:szCs w:val="18"/>
          <w:highlight w:val="yellow"/>
        </w:rPr>
        <w:t>）</w:t>
      </w:r>
      <w:proofErr w:type="gramStart"/>
      <w:r w:rsidR="007A5A16" w:rsidRPr="005D35E7">
        <w:rPr>
          <w:rFonts w:ascii="Times New Roman" w:hAnsi="Times New Roman"/>
          <w:sz w:val="18"/>
          <w:szCs w:val="18"/>
        </w:rPr>
        <w:t>个</w:t>
      </w:r>
      <w:proofErr w:type="gramEnd"/>
      <w:r w:rsidR="007A5A16" w:rsidRPr="005D35E7">
        <w:rPr>
          <w:rFonts w:ascii="Times New Roman" w:hAnsi="Times New Roman"/>
          <w:sz w:val="18"/>
          <w:szCs w:val="18"/>
        </w:rPr>
        <w:t>月（</w:t>
      </w:r>
      <w:r w:rsidR="00B77072" w:rsidRPr="005D35E7">
        <w:rPr>
          <w:rFonts w:ascii="Times New Roman" w:hAnsi="Times New Roman"/>
          <w:sz w:val="18"/>
          <w:szCs w:val="18"/>
        </w:rPr>
        <w:t>提供日期</w:t>
      </w:r>
      <w:r w:rsidR="007A5A16" w:rsidRPr="005D35E7">
        <w:rPr>
          <w:rFonts w:ascii="Times New Roman" w:hAnsi="Times New Roman"/>
          <w:sz w:val="18"/>
          <w:szCs w:val="18"/>
        </w:rPr>
        <w:t>）或卖方向买方交付合同货物后</w:t>
      </w:r>
      <w:ins w:id="60" w:author="冯蕴潇" w:date="2025-11-16T19:24:00Z">
        <w:r w:rsidR="00F06ADF">
          <w:rPr>
            <w:rFonts w:ascii="Times New Roman" w:hAnsi="Times New Roman" w:hint="eastAsia"/>
            <w:sz w:val="18"/>
            <w:szCs w:val="18"/>
            <w:highlight w:val="yellow"/>
          </w:rPr>
          <w:t>四十八</w:t>
        </w:r>
      </w:ins>
      <w:r w:rsidR="007A5A16" w:rsidRPr="005D35E7">
        <w:rPr>
          <w:rFonts w:ascii="Times New Roman" w:hAnsi="Times New Roman"/>
          <w:sz w:val="18"/>
          <w:szCs w:val="18"/>
          <w:highlight w:val="yellow"/>
        </w:rPr>
        <w:t>（</w:t>
      </w:r>
      <w:ins w:id="61" w:author="冯蕴潇" w:date="2025-11-16T19:24:00Z">
        <w:r w:rsidR="00F06ADF">
          <w:rPr>
            <w:rFonts w:ascii="Times New Roman" w:hAnsi="Times New Roman" w:hint="eastAsia"/>
            <w:sz w:val="18"/>
            <w:szCs w:val="18"/>
            <w:highlight w:val="yellow"/>
          </w:rPr>
          <w:t>4</w:t>
        </w:r>
        <w:r w:rsidR="00F06ADF">
          <w:rPr>
            <w:rFonts w:ascii="Times New Roman" w:hAnsi="Times New Roman"/>
            <w:sz w:val="18"/>
            <w:szCs w:val="18"/>
            <w:highlight w:val="yellow"/>
          </w:rPr>
          <w:t>8</w:t>
        </w:r>
      </w:ins>
      <w:r w:rsidR="007A5A16" w:rsidRPr="005D35E7">
        <w:rPr>
          <w:rFonts w:ascii="Times New Roman" w:hAnsi="Times New Roman"/>
          <w:sz w:val="18"/>
          <w:szCs w:val="18"/>
          <w:highlight w:val="yellow"/>
        </w:rPr>
        <w:t>）</w:t>
      </w:r>
      <w:proofErr w:type="gramStart"/>
      <w:r w:rsidR="007A5A16" w:rsidRPr="005D35E7">
        <w:rPr>
          <w:rFonts w:ascii="Times New Roman" w:hAnsi="Times New Roman"/>
          <w:sz w:val="18"/>
          <w:szCs w:val="18"/>
        </w:rPr>
        <w:t>个</w:t>
      </w:r>
      <w:proofErr w:type="gramEnd"/>
      <w:r w:rsidR="007A5A16" w:rsidRPr="005D35E7">
        <w:rPr>
          <w:rFonts w:ascii="Times New Roman" w:hAnsi="Times New Roman"/>
          <w:sz w:val="18"/>
          <w:szCs w:val="18"/>
        </w:rPr>
        <w:t>月，以</w:t>
      </w:r>
      <w:r w:rsidR="002A0AA4" w:rsidRPr="005D35E7">
        <w:rPr>
          <w:rFonts w:ascii="Times New Roman" w:hAnsi="Times New Roman"/>
          <w:sz w:val="18"/>
          <w:szCs w:val="18"/>
        </w:rPr>
        <w:t>先</w:t>
      </w:r>
      <w:r w:rsidR="007A5A16" w:rsidRPr="005D35E7">
        <w:rPr>
          <w:rFonts w:ascii="Times New Roman" w:hAnsi="Times New Roman"/>
          <w:sz w:val="18"/>
          <w:szCs w:val="18"/>
        </w:rPr>
        <w:t>到者为准。</w:t>
      </w:r>
    </w:p>
    <w:p w14:paraId="7FE04273" w14:textId="58D72546" w:rsidR="00D93172" w:rsidRPr="005D35E7" w:rsidRDefault="007A5A16" w:rsidP="00F812C1">
      <w:pPr>
        <w:pStyle w:val="BodyTextIndent21"/>
        <w:numPr>
          <w:ilvl w:val="1"/>
          <w:numId w:val="27"/>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warranty period applicable to any </w:t>
      </w:r>
      <w:r w:rsidR="00651A04" w:rsidRPr="005D35E7">
        <w:rPr>
          <w:rFonts w:ascii="Times New Roman" w:hAnsi="Times New Roman"/>
          <w:sz w:val="18"/>
          <w:szCs w:val="18"/>
        </w:rPr>
        <w:t>SUPPLY</w:t>
      </w:r>
      <w:r w:rsidRPr="005D35E7">
        <w:rPr>
          <w:rFonts w:ascii="Times New Roman" w:hAnsi="Times New Roman"/>
          <w:sz w:val="18"/>
          <w:szCs w:val="18"/>
        </w:rPr>
        <w:t xml:space="preserve"> to rectify defective equipment, parts and workmanship shall be for a further 12 months from the date of repair or replacement or until the end of the warranty period stated in </w:t>
      </w:r>
      <w:r w:rsidR="0032016E" w:rsidRPr="005D35E7">
        <w:rPr>
          <w:rFonts w:ascii="Times New Roman" w:hAnsi="Times New Roman"/>
          <w:sz w:val="18"/>
          <w:szCs w:val="18"/>
        </w:rPr>
        <w:t>Article</w:t>
      </w:r>
      <w:r w:rsidRPr="005D35E7">
        <w:rPr>
          <w:rFonts w:ascii="Times New Roman" w:hAnsi="Times New Roman"/>
          <w:sz w:val="18"/>
          <w:szCs w:val="18"/>
        </w:rPr>
        <w:t xml:space="preserve"> 9.</w:t>
      </w:r>
      <w:r w:rsidR="00592642" w:rsidRPr="005D35E7">
        <w:rPr>
          <w:rFonts w:ascii="Times New Roman" w:hAnsi="Times New Roman"/>
          <w:sz w:val="18"/>
          <w:szCs w:val="18"/>
        </w:rPr>
        <w:t>3</w:t>
      </w:r>
      <w:r w:rsidRPr="005D35E7">
        <w:rPr>
          <w:rFonts w:ascii="Times New Roman" w:hAnsi="Times New Roman"/>
          <w:sz w:val="18"/>
          <w:szCs w:val="18"/>
        </w:rPr>
        <w:t>, whichever is longer.</w:t>
      </w:r>
    </w:p>
    <w:p w14:paraId="24A453A0" w14:textId="36D0DC09"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适用于</w:t>
      </w:r>
      <w:r w:rsidR="00433CDF" w:rsidRPr="005D35E7">
        <w:rPr>
          <w:rFonts w:ascii="Times New Roman" w:hAnsi="Times New Roman"/>
          <w:sz w:val="18"/>
          <w:szCs w:val="18"/>
        </w:rPr>
        <w:t>修复</w:t>
      </w:r>
      <w:r w:rsidRPr="005D35E7">
        <w:rPr>
          <w:rFonts w:ascii="Times New Roman" w:hAnsi="Times New Roman"/>
          <w:sz w:val="18"/>
          <w:szCs w:val="18"/>
        </w:rPr>
        <w:t>缺陷设备、</w:t>
      </w:r>
      <w:r w:rsidR="00433CDF" w:rsidRPr="005D35E7">
        <w:rPr>
          <w:rFonts w:ascii="Times New Roman" w:hAnsi="Times New Roman"/>
          <w:sz w:val="18"/>
          <w:szCs w:val="18"/>
        </w:rPr>
        <w:t>部件</w:t>
      </w:r>
      <w:r w:rsidRPr="005D35E7">
        <w:rPr>
          <w:rFonts w:ascii="Times New Roman" w:hAnsi="Times New Roman"/>
          <w:sz w:val="18"/>
          <w:szCs w:val="18"/>
        </w:rPr>
        <w:t>和工艺的任何</w:t>
      </w:r>
      <w:r w:rsidR="00821333" w:rsidRPr="005D35E7">
        <w:rPr>
          <w:rFonts w:ascii="Times New Roman" w:hAnsi="Times New Roman"/>
          <w:sz w:val="18"/>
          <w:szCs w:val="18"/>
        </w:rPr>
        <w:t>供货</w:t>
      </w:r>
      <w:r w:rsidRPr="005D35E7">
        <w:rPr>
          <w:rFonts w:ascii="Times New Roman" w:hAnsi="Times New Roman"/>
          <w:sz w:val="18"/>
          <w:szCs w:val="18"/>
        </w:rPr>
        <w:t>的</w:t>
      </w:r>
      <w:r w:rsidR="00433CDF" w:rsidRPr="005D35E7">
        <w:rPr>
          <w:rFonts w:ascii="Times New Roman" w:hAnsi="Times New Roman"/>
          <w:sz w:val="18"/>
          <w:szCs w:val="18"/>
        </w:rPr>
        <w:t>质保期</w:t>
      </w:r>
      <w:r w:rsidRPr="005D35E7">
        <w:rPr>
          <w:rFonts w:ascii="Times New Roman" w:hAnsi="Times New Roman"/>
          <w:sz w:val="18"/>
          <w:szCs w:val="18"/>
        </w:rPr>
        <w:t>应从维修或更换之日起再延长</w:t>
      </w:r>
      <w:r w:rsidRPr="005D35E7">
        <w:rPr>
          <w:rFonts w:ascii="Times New Roman" w:hAnsi="Times New Roman"/>
          <w:sz w:val="18"/>
          <w:szCs w:val="18"/>
        </w:rPr>
        <w:t>12</w:t>
      </w:r>
      <w:r w:rsidRPr="005D35E7">
        <w:rPr>
          <w:rFonts w:ascii="Times New Roman" w:hAnsi="Times New Roman"/>
          <w:sz w:val="18"/>
          <w:szCs w:val="18"/>
        </w:rPr>
        <w:t>个月，或</w:t>
      </w:r>
      <w:r w:rsidR="00433CDF" w:rsidRPr="005D35E7">
        <w:rPr>
          <w:rFonts w:ascii="Times New Roman" w:hAnsi="Times New Roman"/>
          <w:sz w:val="18"/>
          <w:szCs w:val="18"/>
        </w:rPr>
        <w:t>至</w:t>
      </w:r>
      <w:r w:rsidRPr="005D35E7">
        <w:rPr>
          <w:rFonts w:ascii="Times New Roman" w:hAnsi="Times New Roman"/>
          <w:sz w:val="18"/>
          <w:szCs w:val="18"/>
        </w:rPr>
        <w:t>第</w:t>
      </w:r>
      <w:r w:rsidRPr="005D35E7">
        <w:rPr>
          <w:rFonts w:ascii="Times New Roman" w:hAnsi="Times New Roman"/>
          <w:sz w:val="18"/>
          <w:szCs w:val="18"/>
        </w:rPr>
        <w:t>9.</w:t>
      </w:r>
      <w:r w:rsidR="00592642" w:rsidRPr="005D35E7">
        <w:rPr>
          <w:rFonts w:ascii="Times New Roman" w:hAnsi="Times New Roman"/>
          <w:sz w:val="18"/>
          <w:szCs w:val="18"/>
        </w:rPr>
        <w:t>3</w:t>
      </w:r>
      <w:r w:rsidRPr="005D35E7">
        <w:rPr>
          <w:rFonts w:ascii="Times New Roman" w:hAnsi="Times New Roman"/>
          <w:sz w:val="18"/>
          <w:szCs w:val="18"/>
        </w:rPr>
        <w:t>条规定的</w:t>
      </w:r>
      <w:r w:rsidR="00433CDF" w:rsidRPr="005D35E7">
        <w:rPr>
          <w:rFonts w:ascii="Times New Roman" w:hAnsi="Times New Roman"/>
          <w:sz w:val="18"/>
          <w:szCs w:val="18"/>
        </w:rPr>
        <w:t>质保期</w:t>
      </w:r>
      <w:r w:rsidRPr="005D35E7">
        <w:rPr>
          <w:rFonts w:ascii="Times New Roman" w:hAnsi="Times New Roman"/>
          <w:sz w:val="18"/>
          <w:szCs w:val="18"/>
        </w:rPr>
        <w:t>结束</w:t>
      </w:r>
      <w:r w:rsidR="00433CDF" w:rsidRPr="005D35E7">
        <w:rPr>
          <w:rFonts w:ascii="Times New Roman" w:hAnsi="Times New Roman"/>
          <w:sz w:val="18"/>
          <w:szCs w:val="18"/>
        </w:rPr>
        <w:t>为止</w:t>
      </w:r>
      <w:r w:rsidRPr="005D35E7">
        <w:rPr>
          <w:rFonts w:ascii="Times New Roman" w:hAnsi="Times New Roman"/>
          <w:sz w:val="18"/>
          <w:szCs w:val="18"/>
        </w:rPr>
        <w:t>，以较长者为准。</w:t>
      </w:r>
    </w:p>
    <w:p w14:paraId="4F28F3FF" w14:textId="79712CE8"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bookmarkStart w:id="62" w:name="OLE_LINK59"/>
      <w:bookmarkStart w:id="63" w:name="OLE_LINK79"/>
      <w:bookmarkStart w:id="64" w:name="OLE_LINK60"/>
      <w:r w:rsidRPr="005D35E7">
        <w:rPr>
          <w:rFonts w:ascii="Times New Roman" w:hAnsi="Times New Roman"/>
          <w:sz w:val="18"/>
          <w:szCs w:val="18"/>
        </w:rPr>
        <w:t>If it is necessary for any defective part(s) of the CONTRACT GOODS to be removed from the</w:t>
      </w:r>
      <w:r w:rsidR="007B5E8D" w:rsidRPr="005D35E7">
        <w:rPr>
          <w:rFonts w:ascii="Times New Roman" w:hAnsi="Times New Roman"/>
          <w:sz w:val="18"/>
          <w:szCs w:val="18"/>
        </w:rPr>
        <w:t xml:space="preserve"> P</w:t>
      </w:r>
      <w:r w:rsidR="005D2A17" w:rsidRPr="005D35E7">
        <w:rPr>
          <w:rFonts w:ascii="Times New Roman" w:hAnsi="Times New Roman"/>
          <w:sz w:val="18"/>
          <w:szCs w:val="18"/>
        </w:rPr>
        <w:t>ROJECT</w:t>
      </w:r>
      <w:r w:rsidRPr="005D35E7">
        <w:rPr>
          <w:rFonts w:ascii="Times New Roman" w:hAnsi="Times New Roman"/>
          <w:sz w:val="18"/>
          <w:szCs w:val="18"/>
        </w:rPr>
        <w:t xml:space="preserve">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w:t>
      </w:r>
      <w:r w:rsidR="00A0371A" w:rsidRPr="005D35E7">
        <w:rPr>
          <w:rFonts w:ascii="Times New Roman" w:hAnsi="Times New Roman"/>
          <w:sz w:val="18"/>
          <w:szCs w:val="18"/>
        </w:rPr>
        <w:t>borne by the SELLER. All other direct costs</w:t>
      </w:r>
      <w:r w:rsidR="00D11261" w:rsidRPr="005D35E7">
        <w:rPr>
          <w:rFonts w:ascii="Times New Roman" w:hAnsi="Times New Roman"/>
          <w:sz w:val="18"/>
          <w:szCs w:val="18"/>
        </w:rPr>
        <w:t xml:space="preserve"> suffered by BUYER</w:t>
      </w:r>
      <w:r w:rsidR="00A0371A" w:rsidRPr="005D35E7">
        <w:rPr>
          <w:rFonts w:ascii="Times New Roman" w:hAnsi="Times New Roman"/>
          <w:sz w:val="18"/>
          <w:szCs w:val="18"/>
        </w:rPr>
        <w:t xml:space="preserve">, including but not </w:t>
      </w:r>
      <w:r w:rsidR="00A0371A" w:rsidRPr="005D35E7">
        <w:rPr>
          <w:rFonts w:ascii="Times New Roman" w:hAnsi="Times New Roman"/>
          <w:sz w:val="18"/>
          <w:szCs w:val="18"/>
        </w:rPr>
        <w:lastRenderedPageBreak/>
        <w:t xml:space="preserve">limited to the standby cost, financial </w:t>
      </w:r>
      <w:r w:rsidR="00D11261" w:rsidRPr="005D35E7">
        <w:rPr>
          <w:rFonts w:ascii="Times New Roman" w:hAnsi="Times New Roman"/>
          <w:sz w:val="18"/>
          <w:szCs w:val="18"/>
        </w:rPr>
        <w:t>damage during the unavailability of SUPPLY shall be borne by the SELLER, too.</w:t>
      </w:r>
    </w:p>
    <w:p w14:paraId="7125536D" w14:textId="05D4BD91"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如果有缺陷的货物或者部件因维修或者更换需要</w:t>
      </w:r>
      <w:proofErr w:type="gramStart"/>
      <w:r w:rsidRPr="005D35E7">
        <w:rPr>
          <w:rFonts w:ascii="Times New Roman" w:hAnsi="Times New Roman"/>
          <w:sz w:val="18"/>
          <w:szCs w:val="18"/>
        </w:rPr>
        <w:t>自</w:t>
      </w:r>
      <w:r w:rsidR="007B5E8D" w:rsidRPr="005D35E7">
        <w:rPr>
          <w:rFonts w:ascii="Times New Roman" w:hAnsi="Times New Roman"/>
          <w:sz w:val="18"/>
          <w:szCs w:val="18"/>
        </w:rPr>
        <w:t>项目</w:t>
      </w:r>
      <w:proofErr w:type="gramEnd"/>
      <w:r w:rsidRPr="005D35E7">
        <w:rPr>
          <w:rFonts w:ascii="Times New Roman" w:hAnsi="Times New Roman"/>
          <w:sz w:val="18"/>
          <w:szCs w:val="18"/>
        </w:rPr>
        <w:t>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w:t>
      </w:r>
      <w:bookmarkEnd w:id="62"/>
      <w:bookmarkEnd w:id="63"/>
      <w:bookmarkEnd w:id="64"/>
      <w:r w:rsidR="00D11261" w:rsidRPr="005D35E7">
        <w:rPr>
          <w:rFonts w:ascii="Times New Roman" w:hAnsi="Times New Roman"/>
          <w:sz w:val="18"/>
          <w:szCs w:val="18"/>
        </w:rPr>
        <w:t>在货物无法使用这段期间而导致买方的直接损失，包括但不限于窝工费，财务损失等将由卖方承担。</w:t>
      </w:r>
    </w:p>
    <w:p w14:paraId="3FFE7BFA" w14:textId="273151E4" w:rsidR="00D93172" w:rsidRPr="005D35E7" w:rsidRDefault="007A5A16" w:rsidP="00F812C1">
      <w:pPr>
        <w:pStyle w:val="BodyTextIndent21"/>
        <w:numPr>
          <w:ilvl w:val="1"/>
          <w:numId w:val="27"/>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Wear and tear parts are excluded as well as damages and mal-function as a result of mal-operation or improper or insufficient maintenance of the CONTRACT GOODS.</w:t>
      </w:r>
    </w:p>
    <w:p w14:paraId="20E6F792"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易损件及操作不当或维护不正确而造成的损坏和故障不包括在内。</w:t>
      </w:r>
    </w:p>
    <w:p w14:paraId="57B45608" w14:textId="2666E394" w:rsidR="00D93172" w:rsidRPr="005D35E7" w:rsidRDefault="007A5A16" w:rsidP="00F812C1">
      <w:pPr>
        <w:pStyle w:val="BodyTextIndent21"/>
        <w:numPr>
          <w:ilvl w:val="1"/>
          <w:numId w:val="27"/>
        </w:numPr>
        <w:snapToGrid w:val="0"/>
        <w:spacing w:beforeLines="50" w:before="120"/>
        <w:ind w:left="0" w:firstLine="0"/>
        <w:contextualSpacing/>
        <w:rPr>
          <w:rFonts w:ascii="Times New Roman" w:hAnsi="Times New Roman"/>
          <w:sz w:val="18"/>
          <w:szCs w:val="18"/>
        </w:rPr>
      </w:pPr>
      <w:bookmarkStart w:id="65" w:name="OLE_LINK16"/>
      <w:bookmarkStart w:id="66" w:name="OLE_LINK17"/>
      <w:r w:rsidRPr="005D35E7">
        <w:rPr>
          <w:rFonts w:ascii="Times New Roman" w:hAnsi="Times New Roman"/>
          <w:sz w:val="18"/>
          <w:szCs w:val="18"/>
        </w:rPr>
        <w:t xml:space="preserve">(a) Should the </w:t>
      </w:r>
      <w:bookmarkStart w:id="67" w:name="_Hlk118445207"/>
      <w:r w:rsidR="00651A04" w:rsidRPr="005D35E7">
        <w:rPr>
          <w:rFonts w:ascii="Times New Roman" w:hAnsi="Times New Roman"/>
          <w:sz w:val="18"/>
          <w:szCs w:val="18"/>
        </w:rPr>
        <w:t>SUPPLY</w:t>
      </w:r>
      <w:r w:rsidR="004A7F03" w:rsidRPr="005D35E7">
        <w:rPr>
          <w:rFonts w:ascii="Times New Roman" w:hAnsi="Times New Roman"/>
          <w:sz w:val="18"/>
          <w:szCs w:val="18"/>
        </w:rPr>
        <w:t xml:space="preserve"> </w:t>
      </w:r>
      <w:bookmarkEnd w:id="67"/>
      <w:r w:rsidRPr="005D35E7">
        <w:rPr>
          <w:rFonts w:ascii="Times New Roman" w:hAnsi="Times New Roman"/>
          <w:sz w:val="18"/>
          <w:szCs w:val="18"/>
        </w:rPr>
        <w:t xml:space="preserve">supplied by the SELLER be found defective (except normal wear and tear) during the warranty period, as described in this </w:t>
      </w:r>
      <w:r w:rsidR="0032016E" w:rsidRPr="005D35E7">
        <w:rPr>
          <w:rFonts w:ascii="Times New Roman" w:hAnsi="Times New Roman"/>
          <w:sz w:val="18"/>
          <w:szCs w:val="18"/>
        </w:rPr>
        <w:t>Article</w:t>
      </w:r>
      <w:r w:rsidRPr="005D35E7">
        <w:rPr>
          <w:rFonts w:ascii="Times New Roman" w:hAnsi="Times New Roman"/>
          <w:sz w:val="18"/>
          <w:szCs w:val="18"/>
        </w:rPr>
        <w:t xml:space="preserve"> 9, the BUYER shall inform the SELLER immediately by fax or email. The BUYER’s notice shall be considered effective if given within the warranty period plus thirty (30) days after the expiration of the warranty period. The SELLER shall within forty-eight</w:t>
      </w:r>
      <w:r w:rsidRPr="005D35E7">
        <w:rPr>
          <w:rFonts w:ascii="Times New Roman" w:hAnsi="Times New Roman"/>
          <w:sz w:val="18"/>
          <w:szCs w:val="18"/>
        </w:rPr>
        <w:t>（</w:t>
      </w:r>
      <w:r w:rsidRPr="005D35E7">
        <w:rPr>
          <w:rFonts w:ascii="Times New Roman" w:hAnsi="Times New Roman"/>
          <w:sz w:val="18"/>
          <w:szCs w:val="18"/>
        </w:rPr>
        <w:t>48</w:t>
      </w:r>
      <w:r w:rsidRPr="005D35E7">
        <w:rPr>
          <w:rFonts w:ascii="Times New Roman" w:hAnsi="Times New Roman"/>
          <w:sz w:val="18"/>
          <w:szCs w:val="18"/>
        </w:rPr>
        <w:t>）</w:t>
      </w:r>
      <w:r w:rsidRPr="005D35E7">
        <w:rPr>
          <w:rFonts w:ascii="Times New Roman" w:hAnsi="Times New Roman"/>
          <w:sz w:val="18"/>
          <w:szCs w:val="18"/>
        </w:rPr>
        <w:t>hours after receiving the BUYER</w:t>
      </w:r>
      <w:proofErr w:type="gramStart"/>
      <w:r w:rsidRPr="005D35E7">
        <w:rPr>
          <w:rFonts w:ascii="Times New Roman" w:hAnsi="Times New Roman"/>
          <w:sz w:val="18"/>
          <w:szCs w:val="18"/>
        </w:rPr>
        <w:t>’</w:t>
      </w:r>
      <w:proofErr w:type="gramEnd"/>
      <w:r w:rsidRPr="005D35E7">
        <w:rPr>
          <w:rFonts w:ascii="Times New Roman" w:hAnsi="Times New Roman"/>
          <w:sz w:val="18"/>
          <w:szCs w:val="18"/>
        </w:rPr>
        <w:t xml:space="preserve">s notice commence to rectify such notified defect and shall dispatch all necessary PERSONNEL and resources to the </w:t>
      </w:r>
      <w:r w:rsidR="005D2A17" w:rsidRPr="005D35E7">
        <w:rPr>
          <w:rFonts w:ascii="Times New Roman" w:hAnsi="Times New Roman"/>
          <w:sz w:val="18"/>
          <w:szCs w:val="18"/>
        </w:rPr>
        <w:t>PROJECT</w:t>
      </w:r>
      <w:r w:rsidRPr="005D35E7">
        <w:rPr>
          <w:rFonts w:ascii="Times New Roman" w:hAnsi="Times New Roman"/>
          <w:sz w:val="18"/>
          <w:szCs w:val="18"/>
        </w:rPr>
        <w:t xml:space="preserve"> or other relevant site</w:t>
      </w:r>
      <w:r w:rsidR="00AA4B45" w:rsidRPr="005D35E7">
        <w:rPr>
          <w:rFonts w:ascii="Times New Roman" w:hAnsi="Times New Roman"/>
          <w:sz w:val="18"/>
          <w:szCs w:val="18"/>
        </w:rPr>
        <w:t>(s)</w:t>
      </w:r>
      <w:r w:rsidRPr="005D35E7">
        <w:rPr>
          <w:rFonts w:ascii="Times New Roman" w:hAnsi="Times New Roman"/>
          <w:sz w:val="18"/>
          <w:szCs w:val="18"/>
        </w:rPr>
        <w:t xml:space="preserve"> to perform such rectification </w:t>
      </w:r>
      <w:r w:rsidR="00651A04" w:rsidRPr="005D35E7">
        <w:rPr>
          <w:rFonts w:ascii="Times New Roman" w:hAnsi="Times New Roman"/>
          <w:sz w:val="18"/>
          <w:szCs w:val="18"/>
        </w:rPr>
        <w:t>SUPPLY</w:t>
      </w:r>
      <w:r w:rsidRPr="005D35E7">
        <w:rPr>
          <w:rFonts w:ascii="Times New Roman" w:hAnsi="Times New Roman"/>
          <w:sz w:val="18"/>
          <w:szCs w:val="18"/>
        </w:rPr>
        <w:t>.</w:t>
      </w:r>
      <w:bookmarkEnd w:id="65"/>
      <w:bookmarkEnd w:id="66"/>
    </w:p>
    <w:p w14:paraId="3C556160" w14:textId="1CD058C4"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卖方提供的</w:t>
      </w:r>
      <w:r w:rsidR="00821333" w:rsidRPr="005D35E7">
        <w:rPr>
          <w:rFonts w:ascii="Times New Roman" w:hAnsi="Times New Roman"/>
          <w:sz w:val="18"/>
          <w:szCs w:val="18"/>
        </w:rPr>
        <w:t>供货</w:t>
      </w:r>
      <w:r w:rsidRPr="005D35E7">
        <w:rPr>
          <w:rFonts w:ascii="Times New Roman" w:hAnsi="Times New Roman"/>
          <w:sz w:val="18"/>
          <w:szCs w:val="18"/>
        </w:rPr>
        <w:t>在合同项下第</w:t>
      </w:r>
      <w:r w:rsidRPr="005D35E7">
        <w:rPr>
          <w:rFonts w:ascii="Times New Roman" w:hAnsi="Times New Roman"/>
          <w:sz w:val="18"/>
          <w:szCs w:val="18"/>
        </w:rPr>
        <w:t>9</w:t>
      </w:r>
      <w:r w:rsidRPr="005D35E7">
        <w:rPr>
          <w:rFonts w:ascii="Times New Roman" w:hAnsi="Times New Roman"/>
          <w:sz w:val="18"/>
          <w:szCs w:val="18"/>
        </w:rPr>
        <w:t>条内所阐明的质保期内出现质量问题（不包括正常损耗），买方应以传真或</w:t>
      </w:r>
      <w:r w:rsidRPr="005D35E7">
        <w:rPr>
          <w:rFonts w:ascii="Times New Roman" w:hAnsi="Times New Roman"/>
          <w:sz w:val="18"/>
          <w:szCs w:val="18"/>
        </w:rPr>
        <w:t>email</w:t>
      </w:r>
      <w:r w:rsidRPr="005D35E7">
        <w:rPr>
          <w:rFonts w:ascii="Times New Roman" w:hAnsi="Times New Roman"/>
          <w:sz w:val="18"/>
          <w:szCs w:val="18"/>
        </w:rPr>
        <w:t>方式及时通知卖方。买方在质保期满后</w:t>
      </w:r>
      <w:r w:rsidRPr="005D35E7">
        <w:rPr>
          <w:rFonts w:ascii="Times New Roman" w:hAnsi="Times New Roman"/>
          <w:sz w:val="18"/>
          <w:szCs w:val="18"/>
        </w:rPr>
        <w:t>30</w:t>
      </w:r>
      <w:r w:rsidRPr="005D35E7">
        <w:rPr>
          <w:rFonts w:ascii="Times New Roman" w:hAnsi="Times New Roman"/>
          <w:sz w:val="18"/>
          <w:szCs w:val="18"/>
        </w:rPr>
        <w:t>天内通知仍被视为有效。卖方应在收到通知后</w:t>
      </w:r>
      <w:r w:rsidRPr="005D35E7">
        <w:rPr>
          <w:rFonts w:ascii="Times New Roman" w:hAnsi="Times New Roman"/>
          <w:sz w:val="18"/>
          <w:szCs w:val="18"/>
        </w:rPr>
        <w:t>48</w:t>
      </w:r>
      <w:r w:rsidRPr="005D35E7">
        <w:rPr>
          <w:rFonts w:ascii="Times New Roman" w:hAnsi="Times New Roman"/>
          <w:sz w:val="18"/>
          <w:szCs w:val="18"/>
        </w:rPr>
        <w:t>小时内开始处理通知中所提及的缺陷，并向</w:t>
      </w:r>
      <w:r w:rsidR="005D2A17" w:rsidRPr="005D35E7">
        <w:rPr>
          <w:rFonts w:ascii="Times New Roman" w:hAnsi="Times New Roman"/>
          <w:sz w:val="18"/>
          <w:szCs w:val="18"/>
        </w:rPr>
        <w:t>项目</w:t>
      </w:r>
      <w:r w:rsidRPr="005D35E7">
        <w:rPr>
          <w:rFonts w:ascii="Times New Roman" w:hAnsi="Times New Roman"/>
          <w:sz w:val="18"/>
          <w:szCs w:val="18"/>
        </w:rPr>
        <w:t>或其他相关现场派遣所有必要的人员和资源，以执行改正修缮工作。</w:t>
      </w:r>
    </w:p>
    <w:p w14:paraId="32856C01" w14:textId="596A33E4"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bookmarkStart w:id="68" w:name="OLE_LINK63"/>
      <w:bookmarkStart w:id="69" w:name="OLE_LINK80"/>
      <w:bookmarkStart w:id="70" w:name="OLE_LINK62"/>
      <w:bookmarkStart w:id="71" w:name="OLE_LINK61"/>
      <w:r w:rsidRPr="005D35E7">
        <w:rPr>
          <w:rFonts w:ascii="Times New Roman" w:hAnsi="Times New Roman"/>
          <w:sz w:val="18"/>
          <w:szCs w:val="18"/>
        </w:rPr>
        <w:t xml:space="preserve">(b) If after having been notified of any defect in the </w:t>
      </w:r>
      <w:bookmarkStart w:id="72" w:name="_Hlk118445359"/>
      <w:r w:rsidR="00651A04" w:rsidRPr="005D35E7">
        <w:rPr>
          <w:rFonts w:ascii="Times New Roman" w:hAnsi="Times New Roman"/>
          <w:sz w:val="18"/>
          <w:szCs w:val="18"/>
        </w:rPr>
        <w:t>SUPPLY</w:t>
      </w:r>
      <w:bookmarkEnd w:id="72"/>
      <w:r w:rsidRPr="005D35E7">
        <w:rPr>
          <w:rFonts w:ascii="Times New Roman" w:hAnsi="Times New Roman"/>
          <w:sz w:val="18"/>
          <w:szCs w:val="18"/>
        </w:rPr>
        <w:t xml:space="preserve">, the SELLER fails to promptly remedy the defects within a reasonable time determined by BUYER, the BUYER shall have the right, after first giving the SELLER not less than three (3) working days written notice of its intention, to rectify, repair or replace the defective </w:t>
      </w:r>
      <w:r w:rsidR="00651A04" w:rsidRPr="005D35E7">
        <w:rPr>
          <w:rFonts w:ascii="Times New Roman" w:hAnsi="Times New Roman"/>
          <w:sz w:val="18"/>
          <w:szCs w:val="18"/>
        </w:rPr>
        <w:t>SUPPLY</w:t>
      </w:r>
      <w:r w:rsidR="004A7F03" w:rsidRPr="005D35E7">
        <w:rPr>
          <w:rFonts w:ascii="Times New Roman" w:hAnsi="Times New Roman"/>
          <w:sz w:val="18"/>
          <w:szCs w:val="18"/>
        </w:rPr>
        <w:t xml:space="preserve"> </w:t>
      </w:r>
      <w:r w:rsidRPr="005D35E7">
        <w:rPr>
          <w:rFonts w:ascii="Times New Roman" w:hAnsi="Times New Roman"/>
          <w:sz w:val="18"/>
          <w:szCs w:val="18"/>
        </w:rPr>
        <w:t>itself or to have them replaced or repaired by others, and all costs of such rectification, repair or replacement shall be borne by the SELLER. The exercise by the BUYER of this right shall in no way relieve the SELLER from its obligations under the Contract.</w:t>
      </w:r>
    </w:p>
    <w:p w14:paraId="438D2AD2" w14:textId="5A33041E"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在接到有关</w:t>
      </w:r>
      <w:r w:rsidR="00821333" w:rsidRPr="005D35E7">
        <w:rPr>
          <w:rFonts w:ascii="Times New Roman" w:hAnsi="Times New Roman"/>
          <w:sz w:val="18"/>
          <w:szCs w:val="18"/>
        </w:rPr>
        <w:t>供货</w:t>
      </w:r>
      <w:r w:rsidRPr="005D35E7">
        <w:rPr>
          <w:rFonts w:ascii="Times New Roman" w:hAnsi="Times New Roman"/>
          <w:sz w:val="18"/>
          <w:szCs w:val="18"/>
        </w:rPr>
        <w:t>缺陷的通知后，如卖方在合理时间内未能有效解决该缺陷的，买方有权对缺陷部分自行或者委托第三方进行维修或者更换，且产生的维修更换费用等由卖方承担，上述行为买方应至少提前三天书面通知卖方</w:t>
      </w:r>
      <w:r w:rsidR="00692599" w:rsidRPr="005D35E7">
        <w:rPr>
          <w:rFonts w:ascii="Times New Roman" w:hAnsi="Times New Roman"/>
          <w:sz w:val="18"/>
          <w:szCs w:val="18"/>
        </w:rPr>
        <w:t>。</w:t>
      </w:r>
      <w:r w:rsidRPr="005D35E7">
        <w:rPr>
          <w:rFonts w:ascii="Times New Roman" w:hAnsi="Times New Roman"/>
          <w:sz w:val="18"/>
          <w:szCs w:val="18"/>
        </w:rPr>
        <w:t>卖方在本合同下的相关责任和义务不会因此而免除。</w:t>
      </w:r>
    </w:p>
    <w:p w14:paraId="19B08692" w14:textId="20D1B45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bookmarkStart w:id="73" w:name="OLE_LINK40"/>
      <w:bookmarkStart w:id="74" w:name="OLE_LINK41"/>
      <w:r w:rsidRPr="005D35E7">
        <w:rPr>
          <w:rFonts w:ascii="Times New Roman" w:hAnsi="Times New Roman"/>
          <w:sz w:val="18"/>
          <w:szCs w:val="18"/>
        </w:rPr>
        <w:t xml:space="preserve">(c) Without limiting BUYER’s rights and remedies as set forth in </w:t>
      </w:r>
      <w:r w:rsidR="0032016E" w:rsidRPr="005D35E7">
        <w:rPr>
          <w:rFonts w:ascii="Times New Roman" w:hAnsi="Times New Roman"/>
          <w:sz w:val="18"/>
          <w:szCs w:val="18"/>
        </w:rPr>
        <w:t>Article</w:t>
      </w:r>
      <w:r w:rsidRPr="005D35E7">
        <w:rPr>
          <w:rFonts w:ascii="Times New Roman" w:hAnsi="Times New Roman"/>
          <w:sz w:val="18"/>
          <w:szCs w:val="18"/>
        </w:rPr>
        <w:t xml:space="preserve"> 9.</w:t>
      </w:r>
      <w:r w:rsidR="00592642" w:rsidRPr="005D35E7">
        <w:rPr>
          <w:rFonts w:ascii="Times New Roman" w:hAnsi="Times New Roman"/>
          <w:sz w:val="18"/>
          <w:szCs w:val="18"/>
        </w:rPr>
        <w:t>6</w:t>
      </w:r>
      <w:r w:rsidRPr="005D35E7">
        <w:rPr>
          <w:rFonts w:ascii="Times New Roman" w:hAnsi="Times New Roman"/>
          <w:sz w:val="18"/>
          <w:szCs w:val="18"/>
        </w:rPr>
        <w:t>(</w:t>
      </w:r>
      <w:r w:rsidR="00D11261" w:rsidRPr="005D35E7">
        <w:rPr>
          <w:rFonts w:ascii="Times New Roman" w:hAnsi="Times New Roman"/>
          <w:sz w:val="18"/>
          <w:szCs w:val="18"/>
        </w:rPr>
        <w:t>b</w:t>
      </w:r>
      <w:r w:rsidRPr="005D35E7">
        <w:rPr>
          <w:rFonts w:ascii="Times New Roman" w:hAnsi="Times New Roman"/>
          <w:sz w:val="18"/>
          <w:szCs w:val="18"/>
        </w:rPr>
        <w:t>), as an alternative to any rectification work being carried out by the SELLER, particularly when operational constraints prevent appropriate access to the CONTRACT GOODS, the BUYER may, provided that it does so in a reasonable manner and in consultation with the SELLER, carry out, or arrange for others to carry out, the necessary rectification work at the SELLER’s expense. Following such repairs or replacements, the SELLER shall promptly reimburse the BUYER for all the costs of such rectification work. The exercise by the BUYER of this option shall, except as may be specifically agreed otherwise, in no way relieve the SELLER from its obligations under the Contract.</w:t>
      </w:r>
      <w:bookmarkEnd w:id="73"/>
      <w:bookmarkEnd w:id="74"/>
    </w:p>
    <w:p w14:paraId="1898338C" w14:textId="3125B4AC"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在不限制第</w:t>
      </w:r>
      <w:r w:rsidRPr="005D35E7">
        <w:rPr>
          <w:rFonts w:ascii="Times New Roman" w:hAnsi="Times New Roman"/>
          <w:sz w:val="18"/>
          <w:szCs w:val="18"/>
        </w:rPr>
        <w:t>9.</w:t>
      </w:r>
      <w:r w:rsidR="00592642" w:rsidRPr="005D35E7">
        <w:rPr>
          <w:rFonts w:ascii="Times New Roman" w:hAnsi="Times New Roman"/>
          <w:sz w:val="18"/>
          <w:szCs w:val="18"/>
        </w:rPr>
        <w:t>6</w:t>
      </w:r>
      <w:r w:rsidRPr="005D35E7">
        <w:rPr>
          <w:rFonts w:ascii="Times New Roman" w:hAnsi="Times New Roman"/>
          <w:sz w:val="18"/>
          <w:szCs w:val="18"/>
        </w:rPr>
        <w:t>（</w:t>
      </w:r>
      <w:r w:rsidR="00D11261" w:rsidRPr="005D35E7">
        <w:rPr>
          <w:rFonts w:ascii="Times New Roman" w:hAnsi="Times New Roman"/>
          <w:sz w:val="18"/>
          <w:szCs w:val="18"/>
        </w:rPr>
        <w:t>b</w:t>
      </w:r>
      <w:r w:rsidRPr="005D35E7">
        <w:rPr>
          <w:rFonts w:ascii="Times New Roman" w:hAnsi="Times New Roman"/>
          <w:sz w:val="18"/>
          <w:szCs w:val="18"/>
        </w:rPr>
        <w:t>）条中规定的买方权利和补救措施的情况下，作为由卖方进行修理或更换工作的一种替代，尤其是因操作原因不能触碰到</w:t>
      </w:r>
      <w:r w:rsidR="00692599" w:rsidRPr="005D35E7">
        <w:rPr>
          <w:rFonts w:ascii="Times New Roman" w:hAnsi="Times New Roman"/>
          <w:sz w:val="18"/>
          <w:szCs w:val="18"/>
        </w:rPr>
        <w:t>合同</w:t>
      </w:r>
      <w:r w:rsidRPr="005D35E7">
        <w:rPr>
          <w:rFonts w:ascii="Times New Roman" w:hAnsi="Times New Roman"/>
          <w:sz w:val="18"/>
          <w:szCs w:val="18"/>
        </w:rPr>
        <w:t>货物时，在与卖方进行合理咨询与协商后买方可以在卖方承担费用的情况下自行或安排他人进行必要工作。修理或更换工作进行后，卖方应立即偿还买方所有这些工作的成本。除非另有特别约定，买方行使上述权利</w:t>
      </w:r>
      <w:proofErr w:type="gramStart"/>
      <w:r w:rsidRPr="005D35E7">
        <w:rPr>
          <w:rFonts w:ascii="Times New Roman" w:hAnsi="Times New Roman"/>
          <w:sz w:val="18"/>
          <w:szCs w:val="18"/>
        </w:rPr>
        <w:t>不</w:t>
      </w:r>
      <w:proofErr w:type="gramEnd"/>
      <w:r w:rsidRPr="005D35E7">
        <w:rPr>
          <w:rFonts w:ascii="Times New Roman" w:hAnsi="Times New Roman"/>
          <w:sz w:val="18"/>
          <w:szCs w:val="18"/>
        </w:rPr>
        <w:t>免除卖方在合同项下的义务。</w:t>
      </w:r>
      <w:bookmarkEnd w:id="68"/>
      <w:bookmarkEnd w:id="69"/>
      <w:bookmarkEnd w:id="70"/>
      <w:bookmarkEnd w:id="71"/>
    </w:p>
    <w:p w14:paraId="260B18E3" w14:textId="33D61F20" w:rsidR="006D041F" w:rsidRPr="005D35E7" w:rsidRDefault="006D041F" w:rsidP="00F812C1">
      <w:pPr>
        <w:pStyle w:val="BodyTextIndent21"/>
        <w:numPr>
          <w:ilvl w:val="1"/>
          <w:numId w:val="27"/>
        </w:numPr>
        <w:snapToGrid w:val="0"/>
        <w:spacing w:beforeLines="50" w:before="120"/>
        <w:contextualSpacing/>
        <w:rPr>
          <w:rFonts w:ascii="Times New Roman" w:hAnsi="Times New Roman"/>
          <w:sz w:val="18"/>
          <w:szCs w:val="18"/>
        </w:rPr>
      </w:pPr>
      <w:r w:rsidRPr="005D35E7">
        <w:rPr>
          <w:rFonts w:ascii="Times New Roman" w:hAnsi="Times New Roman"/>
          <w:sz w:val="18"/>
          <w:szCs w:val="18"/>
        </w:rPr>
        <w:t xml:space="preserve">Painting requirements </w:t>
      </w:r>
      <w:r w:rsidRPr="005D35E7">
        <w:rPr>
          <w:rFonts w:ascii="Times New Roman" w:hAnsi="Times New Roman"/>
          <w:sz w:val="18"/>
          <w:szCs w:val="18"/>
        </w:rPr>
        <w:t>涂装要求</w:t>
      </w:r>
    </w:p>
    <w:p w14:paraId="7AE0F391" w14:textId="4D5E77D5" w:rsidR="006D041F" w:rsidRPr="005D35E7" w:rsidRDefault="006D041F" w:rsidP="00F812C1">
      <w:pPr>
        <w:pStyle w:val="BodyTextIndent21"/>
        <w:numPr>
          <w:ilvl w:val="0"/>
          <w:numId w:val="55"/>
        </w:numPr>
        <w:snapToGrid w:val="0"/>
        <w:spacing w:beforeLines="50" w:before="120"/>
        <w:contextualSpacing/>
        <w:rPr>
          <w:rFonts w:ascii="Times New Roman" w:hAnsi="Times New Roman"/>
          <w:bCs/>
          <w:sz w:val="18"/>
          <w:szCs w:val="18"/>
        </w:rPr>
      </w:pPr>
      <w:r w:rsidRPr="005D35E7">
        <w:rPr>
          <w:rFonts w:ascii="Times New Roman" w:hAnsi="Times New Roman"/>
          <w:sz w:val="18"/>
          <w:szCs w:val="18"/>
        </w:rPr>
        <w:t xml:space="preserve">The </w:t>
      </w:r>
      <w:r w:rsidR="00AC58BA" w:rsidRPr="005D35E7">
        <w:rPr>
          <w:rFonts w:ascii="Times New Roman" w:hAnsi="Times New Roman"/>
          <w:sz w:val="18"/>
          <w:szCs w:val="18"/>
        </w:rPr>
        <w:t>SELLER</w:t>
      </w:r>
      <w:r w:rsidRPr="005D35E7">
        <w:rPr>
          <w:rFonts w:ascii="Times New Roman" w:hAnsi="Times New Roman"/>
          <w:sz w:val="18"/>
          <w:szCs w:val="18"/>
        </w:rPr>
        <w:t xml:space="preserve"> is required to complete the surface treatment, primer construction, top coating and other related painting work on the equipment supplied. Specific surface treatment requirements, paint colors, paint coating film thickness and other requ</w:t>
      </w:r>
      <w:r w:rsidR="00AC58BA" w:rsidRPr="005D35E7">
        <w:rPr>
          <w:rFonts w:ascii="Times New Roman" w:hAnsi="Times New Roman"/>
          <w:sz w:val="18"/>
          <w:szCs w:val="18"/>
        </w:rPr>
        <w:t>irements shall be based on the Technical A</w:t>
      </w:r>
      <w:r w:rsidRPr="005D35E7">
        <w:rPr>
          <w:rFonts w:ascii="Times New Roman" w:hAnsi="Times New Roman"/>
          <w:sz w:val="18"/>
          <w:szCs w:val="18"/>
        </w:rPr>
        <w:t>greement signed by both parties and shall meet all the requirements stipulated in the agreement.</w:t>
      </w:r>
    </w:p>
    <w:p w14:paraId="28671A2D" w14:textId="22ED0A32" w:rsidR="006D041F" w:rsidRPr="005D35E7" w:rsidRDefault="006D041F" w:rsidP="00F812C1">
      <w:pPr>
        <w:pStyle w:val="BodyTextIndent21"/>
        <w:snapToGrid w:val="0"/>
        <w:spacing w:beforeLines="50" w:before="120"/>
        <w:ind w:left="360" w:firstLine="0"/>
        <w:contextualSpacing/>
        <w:rPr>
          <w:rFonts w:ascii="Times New Roman" w:hAnsi="Times New Roman"/>
          <w:bCs/>
          <w:sz w:val="18"/>
          <w:szCs w:val="18"/>
        </w:rPr>
      </w:pPr>
      <w:r w:rsidRPr="005D35E7">
        <w:rPr>
          <w:rFonts w:ascii="Times New Roman" w:hAnsi="Times New Roman"/>
          <w:bCs/>
          <w:sz w:val="18"/>
          <w:szCs w:val="18"/>
        </w:rPr>
        <w:t>卖方需要对所提供的设备完成表面处理、底漆施工、面漆涂装等相关油漆工作。具体的表面处理要求、油漆颜色、油漆涂装膜厚等要求需要依据双方签订的技术协议进行并符合协议中规定的所有要求。</w:t>
      </w:r>
    </w:p>
    <w:p w14:paraId="3B6D7A5A" w14:textId="41E2D242" w:rsidR="00AC58BA" w:rsidRPr="005D35E7" w:rsidRDefault="00AC58BA" w:rsidP="00F812C1">
      <w:pPr>
        <w:pStyle w:val="BodyTextIndent21"/>
        <w:numPr>
          <w:ilvl w:val="0"/>
          <w:numId w:val="55"/>
        </w:numPr>
        <w:snapToGrid w:val="0"/>
        <w:spacing w:beforeLines="50" w:before="120"/>
        <w:contextualSpacing/>
        <w:rPr>
          <w:rFonts w:ascii="Times New Roman" w:hAnsi="Times New Roman"/>
          <w:sz w:val="18"/>
          <w:szCs w:val="18"/>
        </w:rPr>
      </w:pPr>
      <w:r w:rsidRPr="005D35E7">
        <w:rPr>
          <w:rFonts w:ascii="Times New Roman" w:hAnsi="Times New Roman"/>
          <w:sz w:val="18"/>
          <w:szCs w:val="18"/>
        </w:rPr>
        <w:t>Paint brand specified by the BUYER or using the same quality brand, the SELLER needs to report to the BUYER in advance to confirm the use of other brands and to ensure that the paint used is environmentally friendly and in line with the project's classification society and industry standards.</w:t>
      </w:r>
    </w:p>
    <w:p w14:paraId="66009F08" w14:textId="71FBB0C6" w:rsidR="006D041F" w:rsidRPr="005D35E7" w:rsidRDefault="006D041F" w:rsidP="00F812C1">
      <w:pPr>
        <w:pStyle w:val="BodyTextIndent21"/>
        <w:snapToGrid w:val="0"/>
        <w:spacing w:beforeLines="50" w:before="120"/>
        <w:ind w:left="360" w:firstLine="0"/>
        <w:contextualSpacing/>
        <w:rPr>
          <w:rFonts w:ascii="Times New Roman" w:hAnsi="Times New Roman"/>
          <w:sz w:val="18"/>
          <w:szCs w:val="18"/>
        </w:rPr>
      </w:pPr>
      <w:r w:rsidRPr="005D35E7">
        <w:rPr>
          <w:rFonts w:ascii="Times New Roman" w:hAnsi="Times New Roman"/>
          <w:bCs/>
          <w:sz w:val="18"/>
          <w:szCs w:val="18"/>
        </w:rPr>
        <w:t>油漆品牌由买方指定的品牌或使用同等品质的品牌，卖方使用其他品牌时需提前报买方确认并确保所使用的油漆</w:t>
      </w:r>
      <w:proofErr w:type="gramStart"/>
      <w:r w:rsidRPr="005D35E7">
        <w:rPr>
          <w:rFonts w:ascii="Times New Roman" w:hAnsi="Times New Roman"/>
          <w:bCs/>
          <w:sz w:val="18"/>
          <w:szCs w:val="18"/>
        </w:rPr>
        <w:t>环保且</w:t>
      </w:r>
      <w:proofErr w:type="gramEnd"/>
      <w:r w:rsidRPr="005D35E7">
        <w:rPr>
          <w:rFonts w:ascii="Times New Roman" w:hAnsi="Times New Roman"/>
          <w:bCs/>
          <w:sz w:val="18"/>
          <w:szCs w:val="18"/>
        </w:rPr>
        <w:t>符合本项目船级社和行业标准。</w:t>
      </w:r>
    </w:p>
    <w:p w14:paraId="562153C7" w14:textId="3A582C29" w:rsidR="00AC58BA" w:rsidRPr="005D35E7" w:rsidRDefault="00AC58BA" w:rsidP="00F812C1">
      <w:pPr>
        <w:pStyle w:val="BodyTextIndent21"/>
        <w:numPr>
          <w:ilvl w:val="0"/>
          <w:numId w:val="55"/>
        </w:numPr>
        <w:snapToGrid w:val="0"/>
        <w:spacing w:beforeLines="50" w:before="120"/>
        <w:contextualSpacing/>
        <w:rPr>
          <w:rFonts w:ascii="Times New Roman" w:hAnsi="Times New Roman"/>
          <w:sz w:val="18"/>
          <w:szCs w:val="18"/>
        </w:rPr>
      </w:pPr>
      <w:r w:rsidRPr="005D35E7">
        <w:rPr>
          <w:rFonts w:ascii="Times New Roman" w:hAnsi="Times New Roman"/>
          <w:sz w:val="18"/>
          <w:szCs w:val="18"/>
        </w:rPr>
        <w:t>The SELLER is required to ensure that the surface of the painted equipment is uniform, smooth and free from defects such as run-off and bubbles.</w:t>
      </w:r>
    </w:p>
    <w:p w14:paraId="5F05A512" w14:textId="5797DD79" w:rsidR="006D041F" w:rsidRPr="005D35E7" w:rsidRDefault="006D041F" w:rsidP="00F812C1">
      <w:pPr>
        <w:pStyle w:val="BodyTextIndent21"/>
        <w:snapToGrid w:val="0"/>
        <w:spacing w:beforeLines="50" w:before="120"/>
        <w:ind w:left="360" w:firstLine="0"/>
        <w:contextualSpacing/>
        <w:rPr>
          <w:rFonts w:ascii="Times New Roman" w:hAnsi="Times New Roman"/>
          <w:sz w:val="18"/>
          <w:szCs w:val="18"/>
        </w:rPr>
      </w:pPr>
      <w:r w:rsidRPr="005D35E7">
        <w:rPr>
          <w:rFonts w:ascii="Times New Roman" w:hAnsi="Times New Roman"/>
          <w:bCs/>
          <w:sz w:val="18"/>
          <w:szCs w:val="18"/>
        </w:rPr>
        <w:t>卖方需要保证涂装后的设备表面均匀、光滑、无流挂、气泡等缺陷。</w:t>
      </w:r>
    </w:p>
    <w:p w14:paraId="4783B000" w14:textId="4F98973D" w:rsidR="002E0BEE" w:rsidRPr="005D35E7" w:rsidRDefault="002E0BEE" w:rsidP="00F812C1">
      <w:pPr>
        <w:pStyle w:val="BodyTextIndent21"/>
        <w:numPr>
          <w:ilvl w:val="0"/>
          <w:numId w:val="55"/>
        </w:numPr>
        <w:snapToGrid w:val="0"/>
        <w:spacing w:beforeLines="50" w:before="120"/>
        <w:contextualSpacing/>
        <w:rPr>
          <w:rFonts w:ascii="Times New Roman" w:hAnsi="Times New Roman"/>
          <w:sz w:val="18"/>
          <w:szCs w:val="18"/>
        </w:rPr>
      </w:pPr>
      <w:r w:rsidRPr="005D35E7">
        <w:rPr>
          <w:rFonts w:ascii="Times New Roman" w:hAnsi="Times New Roman"/>
          <w:sz w:val="18"/>
          <w:szCs w:val="18"/>
        </w:rPr>
        <w:t>The SELLER shall ensure that all painting processes comply with the relevant standards and specifications of the classification society and paint manufacturer for this project.</w:t>
      </w:r>
    </w:p>
    <w:p w14:paraId="1AF7DB8C" w14:textId="2203BCBB" w:rsidR="006D041F" w:rsidRPr="005D35E7" w:rsidRDefault="006D041F" w:rsidP="00F812C1">
      <w:pPr>
        <w:pStyle w:val="BodyTextIndent21"/>
        <w:snapToGrid w:val="0"/>
        <w:spacing w:beforeLines="50" w:before="120"/>
        <w:ind w:left="360" w:firstLine="0"/>
        <w:contextualSpacing/>
        <w:rPr>
          <w:rFonts w:ascii="Times New Roman" w:hAnsi="Times New Roman"/>
          <w:sz w:val="18"/>
          <w:szCs w:val="18"/>
        </w:rPr>
      </w:pPr>
      <w:r w:rsidRPr="005D35E7">
        <w:rPr>
          <w:rFonts w:ascii="Times New Roman" w:hAnsi="Times New Roman"/>
          <w:bCs/>
          <w:sz w:val="18"/>
          <w:szCs w:val="18"/>
        </w:rPr>
        <w:t>卖方需保证所有涂装工序均符合本项目船级社和油漆厂家的相关标准和规范。</w:t>
      </w:r>
    </w:p>
    <w:p w14:paraId="2819B9AB" w14:textId="4FF34303" w:rsidR="002E0BEE" w:rsidRPr="005D35E7" w:rsidRDefault="002E0BEE" w:rsidP="00F812C1">
      <w:pPr>
        <w:pStyle w:val="BodyTextIndent21"/>
        <w:numPr>
          <w:ilvl w:val="0"/>
          <w:numId w:val="55"/>
        </w:numPr>
        <w:snapToGrid w:val="0"/>
        <w:spacing w:beforeLines="50" w:before="120"/>
        <w:contextualSpacing/>
        <w:rPr>
          <w:rFonts w:ascii="Times New Roman" w:hAnsi="Times New Roman"/>
          <w:sz w:val="18"/>
          <w:szCs w:val="18"/>
        </w:rPr>
      </w:pPr>
      <w:r w:rsidRPr="005D35E7">
        <w:rPr>
          <w:rFonts w:ascii="Times New Roman" w:hAnsi="Times New Roman"/>
          <w:sz w:val="18"/>
          <w:szCs w:val="18"/>
        </w:rPr>
        <w:t>The SELLER is responsible for the painting quality, and the warranty period must meet the requirements of the Technical Agreement. If quality issues arise during the warranty period, the SELLER shall repair or repaint free of charge.</w:t>
      </w:r>
    </w:p>
    <w:p w14:paraId="0E910873" w14:textId="45972A7D" w:rsidR="00E67633" w:rsidRPr="005D35E7" w:rsidRDefault="006D041F" w:rsidP="00F812C1">
      <w:pPr>
        <w:pStyle w:val="BodyTextIndent21"/>
        <w:snapToGrid w:val="0"/>
        <w:spacing w:beforeLines="50" w:before="120"/>
        <w:ind w:left="360" w:firstLine="0"/>
        <w:contextualSpacing/>
        <w:rPr>
          <w:rFonts w:ascii="Times New Roman" w:hAnsi="Times New Roman"/>
          <w:sz w:val="18"/>
          <w:szCs w:val="18"/>
        </w:rPr>
      </w:pPr>
      <w:r w:rsidRPr="005D35E7">
        <w:rPr>
          <w:rFonts w:ascii="Times New Roman" w:hAnsi="Times New Roman"/>
          <w:bCs/>
          <w:sz w:val="18"/>
          <w:szCs w:val="18"/>
        </w:rPr>
        <w:t>卖方对涂装质量负责，质保期需要满足技术协议要求。在质保期内出现质量问题，卖方应无偿修复或重新涂装。</w:t>
      </w:r>
    </w:p>
    <w:p w14:paraId="31BE057E" w14:textId="0E6A29F0" w:rsidR="00D93172" w:rsidRPr="005D35E7" w:rsidRDefault="007A5A16" w:rsidP="00F812C1">
      <w:pPr>
        <w:pStyle w:val="afe"/>
        <w:numPr>
          <w:ilvl w:val="0"/>
          <w:numId w:val="12"/>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S</w:t>
      </w:r>
      <w:r w:rsidR="00CB6B6D" w:rsidRPr="005D35E7">
        <w:rPr>
          <w:rFonts w:cs="Times New Roman"/>
          <w:sz w:val="18"/>
          <w:szCs w:val="18"/>
        </w:rPr>
        <w:t>U</w:t>
      </w:r>
      <w:r w:rsidRPr="005D35E7">
        <w:rPr>
          <w:rFonts w:cs="Times New Roman"/>
          <w:sz w:val="18"/>
          <w:szCs w:val="18"/>
        </w:rPr>
        <w:t xml:space="preserve">RVEILLANCE </w:t>
      </w:r>
      <w:r w:rsidR="00592642" w:rsidRPr="005D35E7">
        <w:rPr>
          <w:rFonts w:cs="Times New Roman"/>
          <w:sz w:val="18"/>
          <w:szCs w:val="18"/>
        </w:rPr>
        <w:t xml:space="preserve">AND </w:t>
      </w:r>
      <w:r w:rsidRPr="005D35E7">
        <w:rPr>
          <w:rFonts w:cs="Times New Roman"/>
          <w:sz w:val="18"/>
          <w:szCs w:val="18"/>
        </w:rPr>
        <w:t>EXPEDITING</w:t>
      </w:r>
      <w:r w:rsidR="00C57582" w:rsidRPr="005D35E7">
        <w:rPr>
          <w:rFonts w:cs="Times New Roman"/>
          <w:sz w:val="18"/>
          <w:szCs w:val="18"/>
        </w:rPr>
        <w:t xml:space="preserve"> </w:t>
      </w:r>
      <w:r w:rsidRPr="005D35E7">
        <w:rPr>
          <w:rFonts w:cs="Times New Roman"/>
          <w:sz w:val="18"/>
          <w:szCs w:val="18"/>
        </w:rPr>
        <w:t>监造和催交</w:t>
      </w:r>
    </w:p>
    <w:p w14:paraId="61E57382" w14:textId="19D79DD4" w:rsidR="00D93172" w:rsidRPr="005D35E7" w:rsidRDefault="007A5A16" w:rsidP="00F812C1">
      <w:pPr>
        <w:pStyle w:val="BodyTextIndent21"/>
        <w:numPr>
          <w:ilvl w:val="1"/>
          <w:numId w:val="29"/>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submit the progress schedule and ITP (Inspection and Test Plan) to BUYER for approval, within 14 days after the CONTRACT becomes effective. SELLER shall be responsible for the performance of all activities affecting quality and schedule including those of its SUBCONTRACTOR. BUYER reserves the right to review SELLER's Quality Assurance and Quality Control Procedures.</w:t>
      </w:r>
    </w:p>
    <w:p w14:paraId="3A8D4008"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卖方应在合同签订生效后</w:t>
      </w:r>
      <w:r w:rsidRPr="005D35E7">
        <w:rPr>
          <w:rFonts w:ascii="Times New Roman" w:hAnsi="Times New Roman"/>
          <w:sz w:val="18"/>
          <w:szCs w:val="18"/>
        </w:rPr>
        <w:t>14</w:t>
      </w:r>
      <w:r w:rsidRPr="005D35E7">
        <w:rPr>
          <w:rFonts w:ascii="Times New Roman" w:hAnsi="Times New Roman"/>
          <w:sz w:val="18"/>
          <w:szCs w:val="18"/>
        </w:rPr>
        <w:t>天内提供生产进度计划及</w:t>
      </w:r>
      <w:r w:rsidRPr="005D35E7">
        <w:rPr>
          <w:rFonts w:ascii="Times New Roman" w:hAnsi="Times New Roman"/>
          <w:sz w:val="18"/>
          <w:szCs w:val="18"/>
        </w:rPr>
        <w:t>ITP</w:t>
      </w:r>
      <w:r w:rsidRPr="005D35E7">
        <w:rPr>
          <w:rFonts w:ascii="Times New Roman" w:hAnsi="Times New Roman"/>
          <w:sz w:val="18"/>
          <w:szCs w:val="18"/>
        </w:rPr>
        <w:t>计划</w:t>
      </w:r>
      <w:r w:rsidRPr="005D35E7">
        <w:rPr>
          <w:rFonts w:ascii="Times New Roman" w:hAnsi="Times New Roman"/>
          <w:sz w:val="18"/>
          <w:szCs w:val="18"/>
        </w:rPr>
        <w:t>(</w:t>
      </w:r>
      <w:r w:rsidRPr="005D35E7">
        <w:rPr>
          <w:rFonts w:ascii="Times New Roman" w:hAnsi="Times New Roman"/>
          <w:sz w:val="18"/>
          <w:szCs w:val="18"/>
        </w:rPr>
        <w:t>检验及测试计划</w:t>
      </w:r>
      <w:r w:rsidRPr="005D35E7">
        <w:rPr>
          <w:rFonts w:ascii="Times New Roman" w:hAnsi="Times New Roman"/>
          <w:sz w:val="18"/>
          <w:szCs w:val="18"/>
        </w:rPr>
        <w:t>)</w:t>
      </w:r>
      <w:r w:rsidRPr="005D35E7">
        <w:rPr>
          <w:rFonts w:ascii="Times New Roman" w:hAnsi="Times New Roman"/>
          <w:sz w:val="18"/>
          <w:szCs w:val="18"/>
        </w:rPr>
        <w:t>供买方审核。卖方对所有会影响到质量和进度的活动应承担责任，包括其分包商的此类活动。买方有权审查卖方的质量保证体系和质量控制程序。</w:t>
      </w:r>
    </w:p>
    <w:p w14:paraId="57DE4BC5" w14:textId="10151065" w:rsidR="00D93172" w:rsidRPr="005D35E7" w:rsidRDefault="007A5A16" w:rsidP="00F812C1">
      <w:pPr>
        <w:pStyle w:val="BodyTextIndent21"/>
        <w:numPr>
          <w:ilvl w:val="1"/>
          <w:numId w:val="29"/>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BUYER shall </w:t>
      </w:r>
      <w:r w:rsidR="003B0E4C" w:rsidRPr="005D35E7">
        <w:rPr>
          <w:rFonts w:ascii="Times New Roman" w:hAnsi="Times New Roman"/>
          <w:sz w:val="18"/>
          <w:szCs w:val="18"/>
        </w:rPr>
        <w:t>notify S</w:t>
      </w:r>
      <w:r w:rsidR="00592642" w:rsidRPr="005D35E7">
        <w:rPr>
          <w:rFonts w:ascii="Times New Roman" w:hAnsi="Times New Roman"/>
          <w:sz w:val="18"/>
          <w:szCs w:val="18"/>
        </w:rPr>
        <w:t>ELLER</w:t>
      </w:r>
      <w:r w:rsidR="003B0E4C" w:rsidRPr="005D35E7">
        <w:rPr>
          <w:rFonts w:ascii="Times New Roman" w:hAnsi="Times New Roman"/>
          <w:sz w:val="18"/>
          <w:szCs w:val="18"/>
        </w:rPr>
        <w:t xml:space="preserve"> with the intention </w:t>
      </w:r>
      <w:r w:rsidRPr="005D35E7">
        <w:rPr>
          <w:rFonts w:ascii="Times New Roman" w:hAnsi="Times New Roman"/>
          <w:sz w:val="18"/>
          <w:szCs w:val="18"/>
        </w:rPr>
        <w:t xml:space="preserve">to dispatch </w:t>
      </w:r>
      <w:r w:rsidR="003B0E4C" w:rsidRPr="005D35E7">
        <w:rPr>
          <w:rFonts w:ascii="Times New Roman" w:hAnsi="Times New Roman"/>
          <w:sz w:val="18"/>
          <w:szCs w:val="18"/>
        </w:rPr>
        <w:t>B</w:t>
      </w:r>
      <w:r w:rsidR="005D2A17" w:rsidRPr="005D35E7">
        <w:rPr>
          <w:rFonts w:ascii="Times New Roman" w:hAnsi="Times New Roman"/>
          <w:sz w:val="18"/>
          <w:szCs w:val="18"/>
        </w:rPr>
        <w:t>UYER</w:t>
      </w:r>
      <w:r w:rsidR="003B0E4C" w:rsidRPr="005D35E7">
        <w:rPr>
          <w:rFonts w:ascii="Times New Roman" w:hAnsi="Times New Roman"/>
          <w:sz w:val="18"/>
          <w:szCs w:val="18"/>
        </w:rPr>
        <w:t xml:space="preserve">’s </w:t>
      </w:r>
      <w:r w:rsidRPr="005D35E7">
        <w:rPr>
          <w:rFonts w:ascii="Times New Roman" w:hAnsi="Times New Roman"/>
          <w:sz w:val="18"/>
          <w:szCs w:val="18"/>
        </w:rPr>
        <w:t xml:space="preserve">inspection team and /or the third party inspection team at its own expense to perform pre-delivery inspection and/or test of the CONTRACT GOODS with respect to the quality, specifications, quantity, weight, packaging and requirements for safety and sanitation/hygiene in the manufacturer's workshop together with SELLER's inspectors. Such inspection does not relieve SELLER from its warranty obligations </w:t>
      </w:r>
      <w:r w:rsidR="0032016E" w:rsidRPr="005D35E7">
        <w:rPr>
          <w:rFonts w:ascii="Times New Roman" w:hAnsi="Times New Roman"/>
          <w:sz w:val="18"/>
          <w:szCs w:val="18"/>
        </w:rPr>
        <w:t>under this CONTRACT</w:t>
      </w:r>
      <w:r w:rsidRPr="005D35E7">
        <w:rPr>
          <w:rFonts w:ascii="Times New Roman" w:hAnsi="Times New Roman"/>
          <w:sz w:val="18"/>
          <w:szCs w:val="18"/>
        </w:rPr>
        <w:t xml:space="preserve"> or its responsibility to furnish satisfactory CONTRACT GOODS in accordance with the CONTRACT. It is furthermore understood to be BUYER's privilege to waive the pre-delivery </w:t>
      </w:r>
      <w:r w:rsidRPr="005D35E7">
        <w:rPr>
          <w:rFonts w:ascii="Times New Roman" w:hAnsi="Times New Roman"/>
          <w:sz w:val="18"/>
          <w:szCs w:val="18"/>
        </w:rPr>
        <w:lastRenderedPageBreak/>
        <w:t>inspection at the workshop of manufacturer without prejudice to his right to accept CONTRACT GOODS at the final destination.</w:t>
      </w:r>
    </w:p>
    <w:p w14:paraId="060DAEBE" w14:textId="7EE9E0D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买方</w:t>
      </w:r>
      <w:r w:rsidR="005D2A17" w:rsidRPr="005D35E7">
        <w:rPr>
          <w:rFonts w:ascii="Times New Roman" w:hAnsi="Times New Roman"/>
          <w:sz w:val="18"/>
          <w:szCs w:val="18"/>
        </w:rPr>
        <w:t>应通知卖方，有意</w:t>
      </w:r>
      <w:r w:rsidRPr="005D35E7">
        <w:rPr>
          <w:rFonts w:ascii="Times New Roman" w:hAnsi="Times New Roman"/>
          <w:sz w:val="18"/>
          <w:szCs w:val="18"/>
        </w:rPr>
        <w:t>自费安排</w:t>
      </w:r>
      <w:r w:rsidR="005D2A17" w:rsidRPr="005D35E7">
        <w:rPr>
          <w:rFonts w:ascii="Times New Roman" w:hAnsi="Times New Roman"/>
          <w:sz w:val="18"/>
          <w:szCs w:val="18"/>
        </w:rPr>
        <w:t>买方</w:t>
      </w:r>
      <w:r w:rsidRPr="005D35E7">
        <w:rPr>
          <w:rFonts w:ascii="Times New Roman" w:hAnsi="Times New Roman"/>
          <w:sz w:val="18"/>
          <w:szCs w:val="18"/>
        </w:rPr>
        <w:t>检验人员或者第三方检验人员到</w:t>
      </w:r>
      <w:r w:rsidR="00C57582" w:rsidRPr="005D35E7">
        <w:rPr>
          <w:rFonts w:ascii="Times New Roman" w:hAnsi="Times New Roman"/>
          <w:sz w:val="18"/>
          <w:szCs w:val="18"/>
        </w:rPr>
        <w:t>制造商</w:t>
      </w:r>
      <w:r w:rsidRPr="005D35E7">
        <w:rPr>
          <w:rFonts w:ascii="Times New Roman" w:hAnsi="Times New Roman"/>
          <w:sz w:val="18"/>
          <w:szCs w:val="18"/>
        </w:rPr>
        <w:t>工厂和卖方的检验人员一起在其生产车间对合同货物在质量、规格、数量、重量、包装和合同规定的安全要求等方面的监造、催交、检验和</w:t>
      </w:r>
      <w:r w:rsidRPr="005D35E7">
        <w:rPr>
          <w:rFonts w:ascii="Times New Roman" w:hAnsi="Times New Roman"/>
          <w:sz w:val="18"/>
          <w:szCs w:val="18"/>
        </w:rPr>
        <w:t>/</w:t>
      </w:r>
      <w:r w:rsidRPr="005D35E7">
        <w:rPr>
          <w:rFonts w:ascii="Times New Roman" w:hAnsi="Times New Roman"/>
          <w:sz w:val="18"/>
          <w:szCs w:val="18"/>
        </w:rPr>
        <w:t>或测试工作，但上述检验见证工作不解除卖方提供合同项下</w:t>
      </w:r>
      <w:r w:rsidR="00D54843" w:rsidRPr="005D35E7">
        <w:rPr>
          <w:rFonts w:ascii="Times New Roman" w:hAnsi="Times New Roman"/>
          <w:sz w:val="18"/>
          <w:szCs w:val="18"/>
        </w:rPr>
        <w:t>的</w:t>
      </w:r>
      <w:r w:rsidRPr="005D35E7">
        <w:rPr>
          <w:rFonts w:ascii="Times New Roman" w:hAnsi="Times New Roman"/>
          <w:sz w:val="18"/>
          <w:szCs w:val="18"/>
        </w:rPr>
        <w:t>质保服务以及满足合同约定的货物质量的责任。此外，买方有权放弃到工厂车间参加交货前检验的权利，但不损害</w:t>
      </w:r>
      <w:r w:rsidRPr="005D35E7">
        <w:rPr>
          <w:rFonts w:ascii="Times New Roman" w:hAnsi="Times New Roman"/>
          <w:sz w:val="18"/>
          <w:szCs w:val="18"/>
        </w:rPr>
        <w:t>/</w:t>
      </w:r>
      <w:r w:rsidRPr="005D35E7">
        <w:rPr>
          <w:rFonts w:ascii="Times New Roman" w:hAnsi="Times New Roman"/>
          <w:sz w:val="18"/>
          <w:szCs w:val="18"/>
        </w:rPr>
        <w:t>不影响在最终目的地接受合同货物的权利。</w:t>
      </w:r>
    </w:p>
    <w:p w14:paraId="55F57142" w14:textId="22D3A97C" w:rsidR="00D93172" w:rsidRPr="005D35E7" w:rsidRDefault="003B0E4C"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Upon mutual agreement between B</w:t>
      </w:r>
      <w:r w:rsidR="005D2A17" w:rsidRPr="005D35E7">
        <w:rPr>
          <w:rFonts w:ascii="Times New Roman" w:hAnsi="Times New Roman"/>
          <w:sz w:val="18"/>
          <w:szCs w:val="18"/>
        </w:rPr>
        <w:t>UYER</w:t>
      </w:r>
      <w:r w:rsidRPr="005D35E7">
        <w:rPr>
          <w:rFonts w:ascii="Times New Roman" w:hAnsi="Times New Roman"/>
          <w:sz w:val="18"/>
          <w:szCs w:val="18"/>
        </w:rPr>
        <w:t xml:space="preserve"> and S</w:t>
      </w:r>
      <w:r w:rsidR="005D2A17" w:rsidRPr="005D35E7">
        <w:rPr>
          <w:rFonts w:ascii="Times New Roman" w:hAnsi="Times New Roman"/>
          <w:sz w:val="18"/>
          <w:szCs w:val="18"/>
        </w:rPr>
        <w:t>ELLER</w:t>
      </w:r>
      <w:r w:rsidRPr="005D35E7">
        <w:rPr>
          <w:rFonts w:ascii="Times New Roman" w:hAnsi="Times New Roman"/>
          <w:sz w:val="18"/>
          <w:szCs w:val="18"/>
        </w:rPr>
        <w:t xml:space="preserve">, </w:t>
      </w:r>
      <w:r w:rsidR="007A5A16" w:rsidRPr="005D35E7">
        <w:rPr>
          <w:rFonts w:ascii="Times New Roman" w:hAnsi="Times New Roman"/>
          <w:sz w:val="18"/>
          <w:szCs w:val="18"/>
        </w:rPr>
        <w:t xml:space="preserve">BUYER's representative shall be granted access to all parts of the SELLER's plant(s) or SELLER's </w:t>
      </w:r>
      <w:r w:rsidR="00651A04" w:rsidRPr="005D35E7">
        <w:rPr>
          <w:rFonts w:ascii="Times New Roman" w:hAnsi="Times New Roman"/>
          <w:sz w:val="18"/>
          <w:szCs w:val="18"/>
        </w:rPr>
        <w:t>SUB-SUPPLIER</w:t>
      </w:r>
      <w:r w:rsidR="007A5A16" w:rsidRPr="005D35E7">
        <w:rPr>
          <w:rFonts w:ascii="Times New Roman" w:hAnsi="Times New Roman"/>
          <w:sz w:val="18"/>
          <w:szCs w:val="18"/>
        </w:rPr>
        <w:t xml:space="preserve">’s  plant(s) engaged in the manufacturing or processing of this Contract for the purposes of expediting, auditing the </w:t>
      </w:r>
      <w:r w:rsidR="00651A04" w:rsidRPr="005D35E7">
        <w:rPr>
          <w:rFonts w:ascii="Times New Roman" w:hAnsi="Times New Roman"/>
          <w:sz w:val="18"/>
          <w:szCs w:val="18"/>
        </w:rPr>
        <w:t>SUPPLY</w:t>
      </w:r>
      <w:r w:rsidR="007A5A16" w:rsidRPr="005D35E7">
        <w:rPr>
          <w:rFonts w:ascii="Times New Roman" w:hAnsi="Times New Roman"/>
          <w:sz w:val="18"/>
          <w:szCs w:val="18"/>
        </w:rPr>
        <w:t xml:space="preserve"> including any Quality Plan implementation and for the witnessing of any testing.</w:t>
      </w:r>
    </w:p>
    <w:p w14:paraId="4406E0B2" w14:textId="74DFC4DA" w:rsidR="00D93172" w:rsidRPr="005D35E7" w:rsidRDefault="005D2A17"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经买方与卖方共同商定，</w:t>
      </w:r>
      <w:r w:rsidR="007A5A16" w:rsidRPr="005D35E7">
        <w:rPr>
          <w:rFonts w:ascii="Times New Roman" w:hAnsi="Times New Roman"/>
          <w:sz w:val="18"/>
          <w:szCs w:val="18"/>
        </w:rPr>
        <w:t>在进行催交、审计（例如任何质量计划的实施）以及见证测试和试验过程中，买方的代表必须被允许进入制造或执行此合同的卖方工厂或卖方的分包商工厂的任何区域。</w:t>
      </w:r>
    </w:p>
    <w:p w14:paraId="56E6DFD5"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During any joint-inspection, BUYER’s inspectors shall have the right to put forward their opinions in the course of the joint-inspection. SELLER shall give full consideration to these opinions and take necessary measures to remove the defects, and assure the quality and the delivery schedule.</w:t>
      </w:r>
    </w:p>
    <w:p w14:paraId="7225E00B"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在联合检查中，买方的检验员有权发表意见，卖方应充分考虑这些意见并采取必要措施消除缺陷，并且保证质量和交货时间。</w:t>
      </w:r>
    </w:p>
    <w:p w14:paraId="5247E35D" w14:textId="5677E986" w:rsidR="00E4533B" w:rsidRPr="005D35E7" w:rsidRDefault="00E4533B" w:rsidP="00F812C1">
      <w:pPr>
        <w:pStyle w:val="BodyTextIndent21"/>
        <w:numPr>
          <w:ilvl w:val="1"/>
          <w:numId w:val="29"/>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submit monthly progress report on every 25th of the month starting on the </w:t>
      </w:r>
      <w:r w:rsidR="00D11261" w:rsidRPr="005D35E7">
        <w:rPr>
          <w:rFonts w:ascii="Times New Roman" w:hAnsi="Times New Roman"/>
          <w:sz w:val="18"/>
          <w:szCs w:val="18"/>
        </w:rPr>
        <w:t xml:space="preserve">second </w:t>
      </w:r>
      <w:r w:rsidRPr="005D35E7">
        <w:rPr>
          <w:rFonts w:ascii="Times New Roman" w:hAnsi="Times New Roman"/>
          <w:sz w:val="18"/>
          <w:szCs w:val="18"/>
        </w:rPr>
        <w:t xml:space="preserve">month of after the CONTRACT is effective until the completion of delivery of the CONTART GOODS based on the template given in this CONTRACT to the designated BUYER’s representative(s) by email. If late delivery is detected, SELLER shall submit weekly progress reports (" Weekly Report") and one-week look ahead plan to BUYER, if required by BUYER. In addition, SELLER shall immediately provide corrective or mitigation plan to avoid or mitigate such delay for BUYER’s review. Upon acceptance, SELLER must immediately execute such corrective or mitigation plan. Failing so, BUYER may perform the </w:t>
      </w:r>
      <w:r w:rsidR="00651A04" w:rsidRPr="005D35E7">
        <w:rPr>
          <w:rFonts w:ascii="Times New Roman" w:hAnsi="Times New Roman"/>
          <w:sz w:val="18"/>
          <w:szCs w:val="18"/>
        </w:rPr>
        <w:t>SUPPLY</w:t>
      </w:r>
      <w:r w:rsidRPr="005D35E7">
        <w:rPr>
          <w:rFonts w:ascii="Times New Roman" w:hAnsi="Times New Roman"/>
          <w:sz w:val="18"/>
          <w:szCs w:val="18"/>
        </w:rPr>
        <w:t xml:space="preserve"> or a part thereof or have it performed by others, with any costs consequent or incidental thereto shall be borne by the SELLER.</w:t>
      </w:r>
    </w:p>
    <w:p w14:paraId="5449852C" w14:textId="40142CD9" w:rsidR="00D93172" w:rsidRPr="005D35E7" w:rsidRDefault="00675C20"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卖方应从合同生效后的第</w:t>
      </w:r>
      <w:r w:rsidR="00D11261" w:rsidRPr="005D35E7">
        <w:rPr>
          <w:rFonts w:ascii="Times New Roman" w:hAnsi="Times New Roman"/>
          <w:sz w:val="18"/>
          <w:szCs w:val="18"/>
        </w:rPr>
        <w:t>二</w:t>
      </w:r>
      <w:r w:rsidRPr="005D35E7">
        <w:rPr>
          <w:rFonts w:ascii="Times New Roman" w:hAnsi="Times New Roman"/>
          <w:sz w:val="18"/>
          <w:szCs w:val="18"/>
        </w:rPr>
        <w:t>个月开始，每月</w:t>
      </w:r>
      <w:r w:rsidRPr="005D35E7">
        <w:rPr>
          <w:rFonts w:ascii="Times New Roman" w:hAnsi="Times New Roman"/>
          <w:sz w:val="18"/>
          <w:szCs w:val="18"/>
        </w:rPr>
        <w:t>25</w:t>
      </w:r>
      <w:r w:rsidRPr="005D35E7">
        <w:rPr>
          <w:rFonts w:ascii="Times New Roman" w:hAnsi="Times New Roman"/>
          <w:sz w:val="18"/>
          <w:szCs w:val="18"/>
        </w:rPr>
        <w:t>日通过邮件向买方指定的代表提交月度进度报告，直至合同物资交付完毕。如果发现延迟交货，卖方应按买方要求向买方提交每周进度报告（</w:t>
      </w:r>
      <w:r w:rsidRPr="005D35E7">
        <w:rPr>
          <w:rFonts w:ascii="Times New Roman" w:hAnsi="Times New Roman"/>
          <w:sz w:val="18"/>
          <w:szCs w:val="18"/>
        </w:rPr>
        <w:t>“</w:t>
      </w:r>
      <w:r w:rsidRPr="005D35E7">
        <w:rPr>
          <w:rFonts w:ascii="Times New Roman" w:hAnsi="Times New Roman"/>
          <w:sz w:val="18"/>
          <w:szCs w:val="18"/>
        </w:rPr>
        <w:t>周报</w:t>
      </w:r>
      <w:r w:rsidRPr="005D35E7">
        <w:rPr>
          <w:rFonts w:ascii="Times New Roman" w:hAnsi="Times New Roman"/>
          <w:sz w:val="18"/>
          <w:szCs w:val="18"/>
        </w:rPr>
        <w:t>”</w:t>
      </w:r>
      <w:r w:rsidRPr="005D35E7">
        <w:rPr>
          <w:rFonts w:ascii="Times New Roman" w:hAnsi="Times New Roman"/>
          <w:sz w:val="18"/>
          <w:szCs w:val="18"/>
        </w:rPr>
        <w:t>）和</w:t>
      </w:r>
      <w:r w:rsidR="00F268B5" w:rsidRPr="005D35E7">
        <w:rPr>
          <w:rFonts w:ascii="Times New Roman" w:hAnsi="Times New Roman"/>
          <w:sz w:val="18"/>
          <w:szCs w:val="18"/>
        </w:rPr>
        <w:t>次</w:t>
      </w:r>
      <w:r w:rsidRPr="005D35E7">
        <w:rPr>
          <w:rFonts w:ascii="Times New Roman" w:hAnsi="Times New Roman"/>
          <w:sz w:val="18"/>
          <w:szCs w:val="18"/>
        </w:rPr>
        <w:t>周计划。此外，卖方应立即提供纠正或减轻影响的</w:t>
      </w:r>
      <w:r w:rsidR="00F268B5" w:rsidRPr="005D35E7">
        <w:rPr>
          <w:rFonts w:ascii="Times New Roman" w:hAnsi="Times New Roman"/>
          <w:sz w:val="18"/>
          <w:szCs w:val="18"/>
        </w:rPr>
        <w:t>措施</w:t>
      </w:r>
      <w:r w:rsidRPr="005D35E7">
        <w:rPr>
          <w:rFonts w:ascii="Times New Roman" w:hAnsi="Times New Roman"/>
          <w:sz w:val="18"/>
          <w:szCs w:val="18"/>
        </w:rPr>
        <w:t>供买方审查，以避免或减轻此类延迟</w:t>
      </w:r>
      <w:r w:rsidR="00F268B5" w:rsidRPr="005D35E7">
        <w:rPr>
          <w:rFonts w:ascii="Times New Roman" w:hAnsi="Times New Roman"/>
          <w:sz w:val="18"/>
          <w:szCs w:val="18"/>
        </w:rPr>
        <w:t>。一经接受，卖方必须立即执行</w:t>
      </w:r>
      <w:r w:rsidRPr="005D35E7">
        <w:rPr>
          <w:rFonts w:ascii="Times New Roman" w:hAnsi="Times New Roman"/>
          <w:sz w:val="18"/>
          <w:szCs w:val="18"/>
        </w:rPr>
        <w:t>。</w:t>
      </w:r>
      <w:r w:rsidR="00F268B5" w:rsidRPr="005D35E7">
        <w:rPr>
          <w:rFonts w:ascii="Times New Roman" w:hAnsi="Times New Roman"/>
          <w:sz w:val="18"/>
          <w:szCs w:val="18"/>
        </w:rPr>
        <w:t>否则</w:t>
      </w:r>
      <w:r w:rsidRPr="005D35E7">
        <w:rPr>
          <w:rFonts w:ascii="Times New Roman" w:hAnsi="Times New Roman"/>
          <w:sz w:val="18"/>
          <w:szCs w:val="18"/>
        </w:rPr>
        <w:t>，买方可</w:t>
      </w:r>
      <w:r w:rsidR="00F268B5" w:rsidRPr="005D35E7">
        <w:rPr>
          <w:rFonts w:ascii="Times New Roman" w:hAnsi="Times New Roman"/>
          <w:sz w:val="18"/>
          <w:szCs w:val="18"/>
        </w:rPr>
        <w:t>自行或交由他人实施</w:t>
      </w:r>
      <w:r w:rsidR="00821333" w:rsidRPr="005D35E7">
        <w:rPr>
          <w:rFonts w:ascii="Times New Roman" w:hAnsi="Times New Roman"/>
          <w:sz w:val="18"/>
          <w:szCs w:val="18"/>
        </w:rPr>
        <w:t>供货</w:t>
      </w:r>
      <w:r w:rsidR="00F268B5" w:rsidRPr="005D35E7">
        <w:rPr>
          <w:rFonts w:ascii="Times New Roman" w:hAnsi="Times New Roman"/>
          <w:sz w:val="18"/>
          <w:szCs w:val="18"/>
        </w:rPr>
        <w:t>或</w:t>
      </w:r>
      <w:r w:rsidRPr="005D35E7">
        <w:rPr>
          <w:rFonts w:ascii="Times New Roman" w:hAnsi="Times New Roman"/>
          <w:sz w:val="18"/>
          <w:szCs w:val="18"/>
        </w:rPr>
        <w:t>部分</w:t>
      </w:r>
      <w:r w:rsidR="00821333" w:rsidRPr="005D35E7">
        <w:rPr>
          <w:rFonts w:ascii="Times New Roman" w:hAnsi="Times New Roman"/>
          <w:sz w:val="18"/>
          <w:szCs w:val="18"/>
        </w:rPr>
        <w:t>供货</w:t>
      </w:r>
      <w:r w:rsidRPr="005D35E7">
        <w:rPr>
          <w:rFonts w:ascii="Times New Roman" w:hAnsi="Times New Roman"/>
          <w:sz w:val="18"/>
          <w:szCs w:val="18"/>
        </w:rPr>
        <w:t>，由此产生或附带的任何费用应由卖方承担。</w:t>
      </w:r>
    </w:p>
    <w:p w14:paraId="08C26E41" w14:textId="14E014CE" w:rsidR="00283284" w:rsidRPr="005D35E7" w:rsidRDefault="00283284" w:rsidP="00F812C1">
      <w:pPr>
        <w:pStyle w:val="BodyTextIndent21"/>
        <w:snapToGrid w:val="0"/>
        <w:spacing w:beforeLines="50" w:before="120"/>
        <w:contextualSpacing/>
        <w:rPr>
          <w:rFonts w:ascii="Times New Roman" w:hAnsi="Times New Roman"/>
          <w:sz w:val="18"/>
          <w:szCs w:val="18"/>
        </w:rPr>
      </w:pPr>
      <w:r w:rsidRPr="005D35E7">
        <w:rPr>
          <w:rFonts w:ascii="Times New Roman" w:hAnsi="Times New Roman"/>
          <w:sz w:val="18"/>
          <w:szCs w:val="18"/>
        </w:rPr>
        <w:t>As a minimum this progress report shall include the following:</w:t>
      </w:r>
    </w:p>
    <w:p w14:paraId="45DE6363" w14:textId="049869E5" w:rsidR="00283284" w:rsidRPr="005D35E7" w:rsidRDefault="00283284" w:rsidP="00F812C1">
      <w:pPr>
        <w:pStyle w:val="BodyTextIndent21"/>
        <w:snapToGrid w:val="0"/>
        <w:spacing w:beforeLines="50" w:before="120"/>
        <w:contextualSpacing/>
        <w:rPr>
          <w:rFonts w:ascii="Times New Roman" w:hAnsi="Times New Roman"/>
          <w:sz w:val="18"/>
          <w:szCs w:val="18"/>
        </w:rPr>
      </w:pPr>
      <w:r w:rsidRPr="005D35E7">
        <w:rPr>
          <w:rFonts w:ascii="Times New Roman" w:hAnsi="Times New Roman"/>
          <w:sz w:val="18"/>
          <w:szCs w:val="18"/>
        </w:rPr>
        <w:t>此进度报告最少应包括下列：</w:t>
      </w:r>
    </w:p>
    <w:p w14:paraId="683E7456" w14:textId="492151E6" w:rsidR="0001576A" w:rsidRPr="005D35E7" w:rsidRDefault="00283284" w:rsidP="00F812C1">
      <w:pPr>
        <w:pStyle w:val="BodyTextIndent21"/>
        <w:numPr>
          <w:ilvl w:val="0"/>
          <w:numId w:val="56"/>
        </w:numPr>
        <w:snapToGrid w:val="0"/>
        <w:spacing w:beforeLines="50" w:before="120"/>
        <w:contextualSpacing/>
        <w:rPr>
          <w:rFonts w:ascii="Times New Roman" w:hAnsi="Times New Roman"/>
          <w:sz w:val="18"/>
          <w:szCs w:val="18"/>
        </w:rPr>
      </w:pPr>
      <w:r w:rsidRPr="005D35E7">
        <w:rPr>
          <w:rFonts w:ascii="Times New Roman" w:hAnsi="Times New Roman"/>
          <w:sz w:val="18"/>
          <w:szCs w:val="18"/>
        </w:rPr>
        <w:t>Engineering schedule</w:t>
      </w:r>
      <w:r w:rsidR="0001576A" w:rsidRPr="005D35E7">
        <w:rPr>
          <w:rFonts w:ascii="Times New Roman" w:hAnsi="Times New Roman"/>
          <w:sz w:val="18"/>
          <w:szCs w:val="18"/>
        </w:rPr>
        <w:t xml:space="preserve">, including date of submission and desired return of </w:t>
      </w:r>
      <w:r w:rsidRPr="005D35E7">
        <w:rPr>
          <w:rFonts w:ascii="Times New Roman" w:hAnsi="Times New Roman"/>
          <w:sz w:val="18"/>
          <w:szCs w:val="18"/>
        </w:rPr>
        <w:t>SELLER</w:t>
      </w:r>
      <w:r w:rsidR="0001576A" w:rsidRPr="005D35E7">
        <w:rPr>
          <w:rFonts w:ascii="Times New Roman" w:hAnsi="Times New Roman"/>
          <w:sz w:val="18"/>
          <w:szCs w:val="18"/>
        </w:rPr>
        <w:t>’</w:t>
      </w:r>
      <w:r w:rsidRPr="005D35E7">
        <w:rPr>
          <w:rFonts w:ascii="Times New Roman" w:hAnsi="Times New Roman"/>
          <w:sz w:val="18"/>
          <w:szCs w:val="18"/>
        </w:rPr>
        <w:t>s drawing</w:t>
      </w:r>
      <w:r w:rsidR="0001576A" w:rsidRPr="005D35E7">
        <w:rPr>
          <w:rFonts w:ascii="Times New Roman" w:hAnsi="Times New Roman"/>
          <w:sz w:val="18"/>
          <w:szCs w:val="18"/>
        </w:rPr>
        <w:t xml:space="preserve">s, date of Classification Society drawings sent for review and returned. </w:t>
      </w:r>
    </w:p>
    <w:p w14:paraId="7F97B317" w14:textId="3F01F503" w:rsidR="00283284" w:rsidRPr="005D35E7" w:rsidRDefault="00283284" w:rsidP="00F812C1">
      <w:pPr>
        <w:pStyle w:val="BodyTextIndent21"/>
        <w:snapToGrid w:val="0"/>
        <w:spacing w:beforeLines="50" w:before="120"/>
        <w:ind w:left="1068" w:firstLine="0"/>
        <w:contextualSpacing/>
        <w:rPr>
          <w:rFonts w:ascii="Times New Roman" w:hAnsi="Times New Roman"/>
          <w:sz w:val="18"/>
          <w:szCs w:val="18"/>
        </w:rPr>
      </w:pPr>
      <w:r w:rsidRPr="005D35E7">
        <w:rPr>
          <w:rFonts w:ascii="Times New Roman" w:hAnsi="Times New Roman"/>
          <w:sz w:val="18"/>
          <w:szCs w:val="18"/>
        </w:rPr>
        <w:t>设计进度表，包括卖方图纸提交日期及希望返回的日期</w:t>
      </w:r>
      <w:r w:rsidR="001849CD" w:rsidRPr="005D35E7">
        <w:rPr>
          <w:rFonts w:ascii="Times New Roman" w:hAnsi="Times New Roman"/>
          <w:sz w:val="18"/>
          <w:szCs w:val="18"/>
        </w:rPr>
        <w:t>，船级社图纸送审</w:t>
      </w:r>
      <w:proofErr w:type="gramStart"/>
      <w:r w:rsidR="001849CD" w:rsidRPr="005D35E7">
        <w:rPr>
          <w:rFonts w:ascii="Times New Roman" w:hAnsi="Times New Roman"/>
          <w:sz w:val="18"/>
          <w:szCs w:val="18"/>
        </w:rPr>
        <w:t>及退审的</w:t>
      </w:r>
      <w:proofErr w:type="gramEnd"/>
      <w:r w:rsidR="001849CD" w:rsidRPr="005D35E7">
        <w:rPr>
          <w:rFonts w:ascii="Times New Roman" w:hAnsi="Times New Roman"/>
          <w:sz w:val="18"/>
          <w:szCs w:val="18"/>
        </w:rPr>
        <w:t>日期</w:t>
      </w:r>
      <w:r w:rsidRPr="005D35E7">
        <w:rPr>
          <w:rFonts w:ascii="Times New Roman" w:hAnsi="Times New Roman"/>
          <w:sz w:val="18"/>
          <w:szCs w:val="18"/>
        </w:rPr>
        <w:t>。</w:t>
      </w:r>
    </w:p>
    <w:p w14:paraId="1D4A42C5" w14:textId="4DFFBD60" w:rsidR="00945062" w:rsidRPr="005D35E7" w:rsidRDefault="00283284" w:rsidP="00F812C1">
      <w:pPr>
        <w:pStyle w:val="BodyTextIndent21"/>
        <w:numPr>
          <w:ilvl w:val="0"/>
          <w:numId w:val="56"/>
        </w:numPr>
        <w:snapToGrid w:val="0"/>
        <w:spacing w:beforeLines="50" w:before="120"/>
        <w:contextualSpacing/>
        <w:rPr>
          <w:rFonts w:ascii="Times New Roman" w:hAnsi="Times New Roman"/>
          <w:sz w:val="18"/>
          <w:szCs w:val="18"/>
        </w:rPr>
      </w:pPr>
      <w:r w:rsidRPr="005D35E7">
        <w:rPr>
          <w:rFonts w:ascii="Times New Roman" w:hAnsi="Times New Roman"/>
          <w:sz w:val="18"/>
          <w:szCs w:val="18"/>
        </w:rPr>
        <w:t>Material procurement schedule containing SELLER’s suborder dates, sub-supplier’s name and expected material delivery dates.</w:t>
      </w:r>
    </w:p>
    <w:p w14:paraId="18DA70D6" w14:textId="44F033CB" w:rsidR="00283284" w:rsidRPr="005D35E7" w:rsidRDefault="00283284" w:rsidP="00F812C1">
      <w:pPr>
        <w:pStyle w:val="BodyTextIndent21"/>
        <w:snapToGrid w:val="0"/>
        <w:spacing w:beforeLines="50" w:before="120"/>
        <w:ind w:left="1068" w:firstLine="0"/>
        <w:contextualSpacing/>
        <w:rPr>
          <w:rFonts w:ascii="Times New Roman" w:hAnsi="Times New Roman"/>
          <w:sz w:val="18"/>
          <w:szCs w:val="18"/>
        </w:rPr>
      </w:pPr>
      <w:r w:rsidRPr="005D35E7">
        <w:rPr>
          <w:rFonts w:ascii="Times New Roman" w:hAnsi="Times New Roman"/>
          <w:sz w:val="18"/>
          <w:szCs w:val="18"/>
        </w:rPr>
        <w:t>材料采购进度表，包括卖方分订单签订日期，</w:t>
      </w:r>
      <w:proofErr w:type="gramStart"/>
      <w:r w:rsidRPr="005D35E7">
        <w:rPr>
          <w:rFonts w:ascii="Times New Roman" w:hAnsi="Times New Roman"/>
          <w:sz w:val="18"/>
          <w:szCs w:val="18"/>
        </w:rPr>
        <w:t>分供应</w:t>
      </w:r>
      <w:proofErr w:type="gramEnd"/>
      <w:r w:rsidRPr="005D35E7">
        <w:rPr>
          <w:rFonts w:ascii="Times New Roman" w:hAnsi="Times New Roman"/>
          <w:sz w:val="18"/>
          <w:szCs w:val="18"/>
        </w:rPr>
        <w:t>商名称及预期材料交付日期</w:t>
      </w:r>
    </w:p>
    <w:p w14:paraId="69F97F62" w14:textId="77777777" w:rsidR="00945062" w:rsidRPr="005D35E7" w:rsidRDefault="00283284" w:rsidP="00F812C1">
      <w:pPr>
        <w:pStyle w:val="BodyTextIndent21"/>
        <w:numPr>
          <w:ilvl w:val="0"/>
          <w:numId w:val="56"/>
        </w:numPr>
        <w:snapToGrid w:val="0"/>
        <w:spacing w:beforeLines="50" w:before="120"/>
        <w:contextualSpacing/>
        <w:rPr>
          <w:rFonts w:ascii="Times New Roman" w:hAnsi="Times New Roman"/>
          <w:sz w:val="18"/>
          <w:szCs w:val="18"/>
        </w:rPr>
      </w:pPr>
      <w:r w:rsidRPr="005D35E7">
        <w:rPr>
          <w:rFonts w:ascii="Times New Roman" w:hAnsi="Times New Roman"/>
          <w:sz w:val="18"/>
          <w:szCs w:val="18"/>
        </w:rPr>
        <w:t>Fabrication schedule containing:</w:t>
      </w:r>
    </w:p>
    <w:p w14:paraId="7B9A0B0B" w14:textId="2398C3D0" w:rsidR="00283284" w:rsidRPr="005D35E7" w:rsidRDefault="00283284" w:rsidP="00F812C1">
      <w:pPr>
        <w:pStyle w:val="BodyTextIndent21"/>
        <w:snapToGrid w:val="0"/>
        <w:spacing w:beforeLines="50" w:before="120"/>
        <w:ind w:left="1068" w:firstLine="0"/>
        <w:contextualSpacing/>
        <w:rPr>
          <w:rFonts w:ascii="Times New Roman" w:hAnsi="Times New Roman"/>
          <w:sz w:val="18"/>
          <w:szCs w:val="18"/>
        </w:rPr>
      </w:pPr>
      <w:r w:rsidRPr="005D35E7">
        <w:rPr>
          <w:rFonts w:ascii="Times New Roman" w:hAnsi="Times New Roman"/>
          <w:sz w:val="18"/>
          <w:szCs w:val="18"/>
        </w:rPr>
        <w:t>制造进度表，包含：</w:t>
      </w:r>
    </w:p>
    <w:p w14:paraId="778ACDD5" w14:textId="6CC1A46C" w:rsidR="001B482D" w:rsidRPr="005D35E7" w:rsidRDefault="00283284" w:rsidP="00F812C1">
      <w:pPr>
        <w:pStyle w:val="BodyTextIndent21"/>
        <w:numPr>
          <w:ilvl w:val="1"/>
          <w:numId w:val="12"/>
        </w:numPr>
        <w:snapToGrid w:val="0"/>
        <w:spacing w:beforeLines="50" w:before="120"/>
        <w:contextualSpacing/>
        <w:rPr>
          <w:rFonts w:ascii="Times New Roman" w:hAnsi="Times New Roman"/>
          <w:sz w:val="18"/>
          <w:szCs w:val="18"/>
        </w:rPr>
      </w:pPr>
      <w:r w:rsidRPr="005D35E7">
        <w:rPr>
          <w:rFonts w:ascii="Times New Roman" w:hAnsi="Times New Roman"/>
          <w:sz w:val="18"/>
          <w:szCs w:val="18"/>
        </w:rPr>
        <w:t xml:space="preserve">Start </w:t>
      </w:r>
      <w:r w:rsidR="001849CD" w:rsidRPr="005D35E7">
        <w:rPr>
          <w:rFonts w:ascii="Times New Roman" w:hAnsi="Times New Roman"/>
          <w:sz w:val="18"/>
          <w:szCs w:val="18"/>
        </w:rPr>
        <w:t>and complete dates of major points in the production schedule, including but not limite</w:t>
      </w:r>
      <w:r w:rsidR="00C41423" w:rsidRPr="005D35E7">
        <w:rPr>
          <w:rFonts w:ascii="Times New Roman" w:hAnsi="Times New Roman"/>
          <w:sz w:val="18"/>
          <w:szCs w:val="18"/>
        </w:rPr>
        <w:t>d to plate cutting, welding, assembly, and other manufacturing processes</w:t>
      </w:r>
      <w:r w:rsidRPr="005D35E7">
        <w:rPr>
          <w:rFonts w:ascii="Times New Roman" w:hAnsi="Times New Roman"/>
          <w:sz w:val="18"/>
          <w:szCs w:val="18"/>
        </w:rPr>
        <w:t>.</w:t>
      </w:r>
    </w:p>
    <w:p w14:paraId="1408CAB6" w14:textId="23075E84" w:rsidR="00283284" w:rsidRPr="005D35E7" w:rsidRDefault="001849CD" w:rsidP="00F812C1">
      <w:pPr>
        <w:pStyle w:val="BodyTextIndent21"/>
        <w:snapToGrid w:val="0"/>
        <w:spacing w:beforeLines="50" w:before="120"/>
        <w:ind w:left="780" w:firstLine="0"/>
        <w:contextualSpacing/>
        <w:rPr>
          <w:rFonts w:ascii="Times New Roman" w:hAnsi="Times New Roman"/>
          <w:sz w:val="18"/>
          <w:szCs w:val="18"/>
        </w:rPr>
      </w:pPr>
      <w:r w:rsidRPr="005D35E7">
        <w:rPr>
          <w:rFonts w:ascii="Times New Roman" w:hAnsi="Times New Roman"/>
          <w:sz w:val="18"/>
          <w:szCs w:val="18"/>
        </w:rPr>
        <w:t>生产进度主要节点</w:t>
      </w:r>
      <w:r w:rsidR="00283284" w:rsidRPr="005D35E7">
        <w:rPr>
          <w:rFonts w:ascii="Times New Roman" w:hAnsi="Times New Roman"/>
          <w:sz w:val="18"/>
          <w:szCs w:val="18"/>
        </w:rPr>
        <w:t>开始</w:t>
      </w:r>
      <w:r w:rsidRPr="005D35E7">
        <w:rPr>
          <w:rFonts w:ascii="Times New Roman" w:hAnsi="Times New Roman"/>
          <w:sz w:val="18"/>
          <w:szCs w:val="18"/>
        </w:rPr>
        <w:t>与完成</w:t>
      </w:r>
      <w:r w:rsidR="00283284" w:rsidRPr="005D35E7">
        <w:rPr>
          <w:rFonts w:ascii="Times New Roman" w:hAnsi="Times New Roman"/>
          <w:sz w:val="18"/>
          <w:szCs w:val="18"/>
        </w:rPr>
        <w:t>日期</w:t>
      </w:r>
      <w:r w:rsidRPr="005D35E7">
        <w:rPr>
          <w:rFonts w:ascii="Times New Roman" w:hAnsi="Times New Roman"/>
          <w:sz w:val="18"/>
          <w:szCs w:val="18"/>
        </w:rPr>
        <w:t>，包括但不限于下料，焊接，组装等制造工艺；</w:t>
      </w:r>
    </w:p>
    <w:p w14:paraId="437EF4AA" w14:textId="15917050" w:rsidR="001B482D" w:rsidRPr="005D35E7" w:rsidRDefault="00283284" w:rsidP="00F812C1">
      <w:pPr>
        <w:pStyle w:val="BodyTextIndent21"/>
        <w:numPr>
          <w:ilvl w:val="1"/>
          <w:numId w:val="12"/>
        </w:numPr>
        <w:snapToGrid w:val="0"/>
        <w:spacing w:beforeLines="50" w:before="120"/>
        <w:contextualSpacing/>
        <w:rPr>
          <w:rFonts w:ascii="Times New Roman" w:hAnsi="Times New Roman"/>
          <w:sz w:val="18"/>
          <w:szCs w:val="18"/>
          <w:lang w:val="en-CA"/>
        </w:rPr>
      </w:pPr>
      <w:r w:rsidRPr="005D35E7">
        <w:rPr>
          <w:rFonts w:ascii="Times New Roman" w:hAnsi="Times New Roman"/>
          <w:sz w:val="18"/>
          <w:szCs w:val="18"/>
        </w:rPr>
        <w:t xml:space="preserve">Starting and completion dates of </w:t>
      </w:r>
      <w:r w:rsidR="007040B6" w:rsidRPr="005D35E7">
        <w:rPr>
          <w:rFonts w:ascii="Times New Roman" w:hAnsi="Times New Roman"/>
          <w:sz w:val="18"/>
          <w:szCs w:val="18"/>
        </w:rPr>
        <w:t xml:space="preserve">each test and inspection point during fabrication, </w:t>
      </w:r>
      <w:r w:rsidRPr="005D35E7">
        <w:rPr>
          <w:rFonts w:ascii="Times New Roman" w:hAnsi="Times New Roman"/>
          <w:sz w:val="18"/>
          <w:szCs w:val="18"/>
        </w:rPr>
        <w:t xml:space="preserve">including </w:t>
      </w:r>
      <w:r w:rsidR="007040B6" w:rsidRPr="005D35E7">
        <w:rPr>
          <w:rFonts w:ascii="Times New Roman" w:hAnsi="Times New Roman"/>
          <w:sz w:val="18"/>
          <w:szCs w:val="18"/>
        </w:rPr>
        <w:t>but not limited to: pressure test, NDT inspections, and inspection points H or W included in the ITP.</w:t>
      </w:r>
    </w:p>
    <w:p w14:paraId="591FDFED" w14:textId="787CE982" w:rsidR="00283284" w:rsidRPr="005D35E7" w:rsidRDefault="00283284" w:rsidP="00F812C1">
      <w:pPr>
        <w:pStyle w:val="BodyTextIndent21"/>
        <w:snapToGrid w:val="0"/>
        <w:spacing w:beforeLines="50" w:before="120"/>
        <w:ind w:left="851" w:firstLine="0"/>
        <w:contextualSpacing/>
        <w:rPr>
          <w:rFonts w:ascii="Times New Roman" w:hAnsi="Times New Roman"/>
          <w:sz w:val="18"/>
          <w:szCs w:val="18"/>
          <w:lang w:val="en-CA"/>
        </w:rPr>
      </w:pPr>
      <w:r w:rsidRPr="005D35E7">
        <w:rPr>
          <w:rFonts w:ascii="Times New Roman" w:hAnsi="Times New Roman"/>
          <w:sz w:val="18"/>
          <w:szCs w:val="18"/>
        </w:rPr>
        <w:t>制造期间</w:t>
      </w:r>
      <w:r w:rsidR="001849CD" w:rsidRPr="005D35E7">
        <w:rPr>
          <w:rFonts w:ascii="Times New Roman" w:hAnsi="Times New Roman"/>
          <w:sz w:val="18"/>
          <w:szCs w:val="18"/>
        </w:rPr>
        <w:t>各试验及检验点的</w:t>
      </w:r>
      <w:r w:rsidRPr="005D35E7">
        <w:rPr>
          <w:rFonts w:ascii="Times New Roman" w:hAnsi="Times New Roman"/>
          <w:sz w:val="18"/>
          <w:szCs w:val="18"/>
        </w:rPr>
        <w:t>开始与完成日期</w:t>
      </w:r>
      <w:r w:rsidR="001849CD" w:rsidRPr="005D35E7">
        <w:rPr>
          <w:rFonts w:ascii="Times New Roman" w:hAnsi="Times New Roman"/>
          <w:sz w:val="18"/>
          <w:szCs w:val="18"/>
        </w:rPr>
        <w:t>，包括但不限于：压力试验</w:t>
      </w:r>
      <w:r w:rsidR="001849CD" w:rsidRPr="005D35E7">
        <w:rPr>
          <w:rFonts w:ascii="Times New Roman" w:hAnsi="Times New Roman"/>
          <w:sz w:val="18"/>
          <w:szCs w:val="18"/>
          <w:lang w:val="en-CA"/>
        </w:rPr>
        <w:t>，</w:t>
      </w:r>
      <w:r w:rsidR="001849CD" w:rsidRPr="005D35E7">
        <w:rPr>
          <w:rFonts w:ascii="Times New Roman" w:hAnsi="Times New Roman"/>
          <w:sz w:val="18"/>
          <w:szCs w:val="18"/>
          <w:lang w:val="en-CA"/>
        </w:rPr>
        <w:t>NDT</w:t>
      </w:r>
      <w:r w:rsidR="001849CD" w:rsidRPr="005D35E7">
        <w:rPr>
          <w:rFonts w:ascii="Times New Roman" w:hAnsi="Times New Roman"/>
          <w:sz w:val="18"/>
          <w:szCs w:val="18"/>
          <w:lang w:val="en-CA"/>
        </w:rPr>
        <w:t>检验，以及</w:t>
      </w:r>
      <w:r w:rsidR="001849CD" w:rsidRPr="005D35E7">
        <w:rPr>
          <w:rFonts w:ascii="Times New Roman" w:hAnsi="Times New Roman"/>
          <w:sz w:val="18"/>
          <w:szCs w:val="18"/>
          <w:lang w:val="en-CA"/>
        </w:rPr>
        <w:t>ITP</w:t>
      </w:r>
      <w:r w:rsidR="001849CD" w:rsidRPr="005D35E7">
        <w:rPr>
          <w:rFonts w:ascii="Times New Roman" w:hAnsi="Times New Roman"/>
          <w:sz w:val="18"/>
          <w:szCs w:val="18"/>
          <w:lang w:val="en-CA"/>
        </w:rPr>
        <w:t>所包含的</w:t>
      </w:r>
      <w:r w:rsidR="001849CD" w:rsidRPr="005D35E7">
        <w:rPr>
          <w:rFonts w:ascii="Times New Roman" w:hAnsi="Times New Roman"/>
          <w:sz w:val="18"/>
          <w:szCs w:val="18"/>
          <w:lang w:val="en-CA"/>
        </w:rPr>
        <w:t>H</w:t>
      </w:r>
      <w:r w:rsidR="001849CD" w:rsidRPr="005D35E7">
        <w:rPr>
          <w:rFonts w:ascii="Times New Roman" w:hAnsi="Times New Roman"/>
          <w:sz w:val="18"/>
          <w:szCs w:val="18"/>
          <w:lang w:val="en-CA"/>
        </w:rPr>
        <w:t>或</w:t>
      </w:r>
      <w:r w:rsidR="001849CD" w:rsidRPr="005D35E7">
        <w:rPr>
          <w:rFonts w:ascii="Times New Roman" w:hAnsi="Times New Roman"/>
          <w:sz w:val="18"/>
          <w:szCs w:val="18"/>
          <w:lang w:val="en-CA"/>
        </w:rPr>
        <w:t>W</w:t>
      </w:r>
      <w:r w:rsidR="001849CD" w:rsidRPr="005D35E7">
        <w:rPr>
          <w:rFonts w:ascii="Times New Roman" w:hAnsi="Times New Roman"/>
          <w:sz w:val="18"/>
          <w:szCs w:val="18"/>
          <w:lang w:val="en-CA"/>
        </w:rPr>
        <w:t>的检验点；</w:t>
      </w:r>
    </w:p>
    <w:p w14:paraId="140A748A" w14:textId="7030E314" w:rsidR="001B482D" w:rsidRPr="005D35E7" w:rsidRDefault="00283284" w:rsidP="00F812C1">
      <w:pPr>
        <w:pStyle w:val="BodyTextIndent21"/>
        <w:numPr>
          <w:ilvl w:val="1"/>
          <w:numId w:val="12"/>
        </w:numPr>
        <w:snapToGrid w:val="0"/>
        <w:spacing w:beforeLines="50" w:before="120"/>
        <w:contextualSpacing/>
        <w:rPr>
          <w:rFonts w:ascii="Times New Roman" w:hAnsi="Times New Roman"/>
          <w:sz w:val="18"/>
          <w:szCs w:val="18"/>
        </w:rPr>
      </w:pPr>
      <w:r w:rsidRPr="005D35E7">
        <w:rPr>
          <w:rFonts w:ascii="Times New Roman" w:hAnsi="Times New Roman"/>
          <w:sz w:val="18"/>
          <w:szCs w:val="18"/>
        </w:rPr>
        <w:t>Shipping date (s)</w:t>
      </w:r>
      <w:r w:rsidR="007040B6" w:rsidRPr="005D35E7">
        <w:rPr>
          <w:rFonts w:ascii="Times New Roman" w:hAnsi="Times New Roman"/>
          <w:sz w:val="18"/>
          <w:szCs w:val="18"/>
        </w:rPr>
        <w:t>; shipment location(s); transportation way</w:t>
      </w:r>
    </w:p>
    <w:p w14:paraId="10CB943A" w14:textId="702583F5" w:rsidR="00283284" w:rsidRPr="005D35E7" w:rsidRDefault="00283284" w:rsidP="00F812C1">
      <w:pPr>
        <w:pStyle w:val="BodyTextIndent21"/>
        <w:snapToGrid w:val="0"/>
        <w:spacing w:beforeLines="50" w:before="120"/>
        <w:ind w:left="780" w:firstLine="0"/>
        <w:contextualSpacing/>
        <w:rPr>
          <w:rFonts w:ascii="Times New Roman" w:hAnsi="Times New Roman"/>
          <w:sz w:val="18"/>
          <w:szCs w:val="18"/>
        </w:rPr>
      </w:pPr>
      <w:r w:rsidRPr="005D35E7">
        <w:rPr>
          <w:rFonts w:ascii="Times New Roman" w:hAnsi="Times New Roman"/>
          <w:sz w:val="18"/>
          <w:szCs w:val="18"/>
        </w:rPr>
        <w:t>发货日期</w:t>
      </w:r>
      <w:r w:rsidR="001849CD" w:rsidRPr="005D35E7">
        <w:rPr>
          <w:rFonts w:ascii="Times New Roman" w:hAnsi="Times New Roman"/>
          <w:sz w:val="18"/>
          <w:szCs w:val="18"/>
        </w:rPr>
        <w:t>、发运地、运输方式等；</w:t>
      </w:r>
    </w:p>
    <w:p w14:paraId="17BFD752" w14:textId="7A6A1F56" w:rsidR="001B482D" w:rsidRPr="005D35E7" w:rsidRDefault="00283284" w:rsidP="00F812C1">
      <w:pPr>
        <w:pStyle w:val="BodyTextIndent21"/>
        <w:numPr>
          <w:ilvl w:val="1"/>
          <w:numId w:val="12"/>
        </w:numPr>
        <w:snapToGrid w:val="0"/>
        <w:spacing w:beforeLines="50" w:before="120"/>
        <w:contextualSpacing/>
        <w:rPr>
          <w:rFonts w:ascii="Times New Roman" w:hAnsi="Times New Roman"/>
          <w:sz w:val="18"/>
          <w:szCs w:val="18"/>
        </w:rPr>
      </w:pPr>
      <w:r w:rsidRPr="005D35E7">
        <w:rPr>
          <w:rFonts w:ascii="Times New Roman" w:hAnsi="Times New Roman"/>
          <w:sz w:val="18"/>
          <w:szCs w:val="18"/>
        </w:rPr>
        <w:t>Pictures of the product (s)</w:t>
      </w:r>
    </w:p>
    <w:p w14:paraId="162780A3" w14:textId="35B41E56" w:rsidR="00283284" w:rsidRPr="005D35E7" w:rsidRDefault="00283284" w:rsidP="00F812C1">
      <w:pPr>
        <w:pStyle w:val="BodyTextIndent21"/>
        <w:snapToGrid w:val="0"/>
        <w:spacing w:beforeLines="50" w:before="120"/>
        <w:ind w:left="780" w:firstLine="0"/>
        <w:contextualSpacing/>
        <w:rPr>
          <w:rFonts w:ascii="Times New Roman" w:hAnsi="Times New Roman"/>
          <w:sz w:val="18"/>
          <w:szCs w:val="18"/>
        </w:rPr>
      </w:pPr>
      <w:r w:rsidRPr="005D35E7">
        <w:rPr>
          <w:rFonts w:ascii="Times New Roman" w:hAnsi="Times New Roman"/>
          <w:sz w:val="18"/>
          <w:szCs w:val="18"/>
        </w:rPr>
        <w:t>产品照片</w:t>
      </w:r>
      <w:r w:rsidR="001849CD" w:rsidRPr="005D35E7">
        <w:rPr>
          <w:rFonts w:ascii="Times New Roman" w:hAnsi="Times New Roman"/>
          <w:sz w:val="18"/>
          <w:szCs w:val="18"/>
        </w:rPr>
        <w:t>；</w:t>
      </w:r>
    </w:p>
    <w:p w14:paraId="4FD46258" w14:textId="461D3762" w:rsidR="00D010CF" w:rsidRPr="005D35E7" w:rsidRDefault="00072AB4" w:rsidP="00F812C1">
      <w:pPr>
        <w:pStyle w:val="BodyTextIndent21"/>
        <w:snapToGrid w:val="0"/>
        <w:spacing w:beforeLines="50" w:before="120"/>
        <w:ind w:left="58" w:hangingChars="32" w:hanging="58"/>
        <w:contextualSpacing/>
        <w:rPr>
          <w:rFonts w:ascii="Times New Roman" w:hAnsi="Times New Roman"/>
          <w:sz w:val="18"/>
          <w:szCs w:val="18"/>
        </w:rPr>
      </w:pPr>
      <w:r w:rsidRPr="005D35E7">
        <w:rPr>
          <w:rFonts w:ascii="Times New Roman" w:hAnsi="Times New Roman"/>
          <w:sz w:val="18"/>
          <w:szCs w:val="18"/>
        </w:rPr>
        <w:t>10.4    SELLER shall provide the following necessary information</w:t>
      </w:r>
      <w:r w:rsidR="007B2082" w:rsidRPr="005D35E7">
        <w:rPr>
          <w:rFonts w:ascii="Times New Roman" w:hAnsi="Times New Roman"/>
          <w:sz w:val="18"/>
          <w:szCs w:val="18"/>
        </w:rPr>
        <w:t xml:space="preserve"> </w:t>
      </w:r>
      <w:r w:rsidRPr="005D35E7">
        <w:rPr>
          <w:rFonts w:ascii="Times New Roman" w:hAnsi="Times New Roman"/>
          <w:sz w:val="18"/>
          <w:szCs w:val="18"/>
        </w:rPr>
        <w:t xml:space="preserve">(1,2,3,4,5), but not limited to, before Kick-off Meeting. </w:t>
      </w:r>
      <w:r w:rsidR="00D010CF" w:rsidRPr="005D35E7">
        <w:rPr>
          <w:rFonts w:ascii="Times New Roman" w:hAnsi="Times New Roman"/>
          <w:sz w:val="18"/>
          <w:szCs w:val="18"/>
        </w:rPr>
        <w:t>Details please refer to the CONTRACT attachments (Kick-off Meeting PPT template). And SELLER shall also participate in the Kick-Off meeting requested by the BUYER.</w:t>
      </w:r>
    </w:p>
    <w:p w14:paraId="09984268" w14:textId="7218BB6D" w:rsidR="00D010CF" w:rsidRPr="005D35E7" w:rsidRDefault="00D010CF" w:rsidP="00F812C1">
      <w:pPr>
        <w:pStyle w:val="BodyTextIndent21"/>
        <w:snapToGrid w:val="0"/>
        <w:spacing w:beforeLines="50" w:before="120"/>
        <w:ind w:left="58" w:hangingChars="32" w:hanging="58"/>
        <w:contextualSpacing/>
        <w:rPr>
          <w:rFonts w:ascii="Times New Roman" w:hAnsi="Times New Roman"/>
          <w:sz w:val="18"/>
          <w:szCs w:val="18"/>
        </w:rPr>
      </w:pPr>
      <w:r w:rsidRPr="005D35E7">
        <w:rPr>
          <w:rFonts w:ascii="Times New Roman" w:hAnsi="Times New Roman"/>
          <w:sz w:val="18"/>
          <w:szCs w:val="18"/>
        </w:rPr>
        <w:t>卖方应为</w:t>
      </w:r>
      <w:r w:rsidR="00C75F1C" w:rsidRPr="005D35E7">
        <w:rPr>
          <w:rFonts w:ascii="Times New Roman" w:hAnsi="Times New Roman"/>
          <w:sz w:val="18"/>
          <w:szCs w:val="18"/>
        </w:rPr>
        <w:t>本合同下</w:t>
      </w:r>
      <w:r w:rsidRPr="005D35E7">
        <w:rPr>
          <w:rFonts w:ascii="Times New Roman" w:hAnsi="Times New Roman"/>
          <w:sz w:val="18"/>
          <w:szCs w:val="18"/>
        </w:rPr>
        <w:t>开工会提供必要的信息</w:t>
      </w:r>
      <w:r w:rsidR="008464E5" w:rsidRPr="005D35E7">
        <w:rPr>
          <w:rFonts w:ascii="Times New Roman" w:hAnsi="Times New Roman"/>
          <w:sz w:val="18"/>
          <w:szCs w:val="18"/>
        </w:rPr>
        <w:t>如下</w:t>
      </w:r>
      <w:r w:rsidRPr="005D35E7">
        <w:rPr>
          <w:rFonts w:ascii="Times New Roman" w:hAnsi="Times New Roman"/>
          <w:sz w:val="18"/>
          <w:szCs w:val="18"/>
        </w:rPr>
        <w:t>。具体要求请参见合同附件（开工会</w:t>
      </w:r>
      <w:r w:rsidRPr="005D35E7">
        <w:rPr>
          <w:rFonts w:ascii="Times New Roman" w:hAnsi="Times New Roman"/>
          <w:sz w:val="18"/>
          <w:szCs w:val="18"/>
        </w:rPr>
        <w:t>PPT</w:t>
      </w:r>
      <w:r w:rsidRPr="005D35E7">
        <w:rPr>
          <w:rFonts w:ascii="Times New Roman" w:hAnsi="Times New Roman"/>
          <w:sz w:val="18"/>
          <w:szCs w:val="18"/>
        </w:rPr>
        <w:t>模板）。同时，卖方还应按照买方要求</w:t>
      </w:r>
      <w:r w:rsidR="00D374B2" w:rsidRPr="005D35E7">
        <w:rPr>
          <w:rFonts w:ascii="Times New Roman" w:hAnsi="Times New Roman"/>
          <w:sz w:val="18"/>
          <w:szCs w:val="18"/>
        </w:rPr>
        <w:t>参加</w:t>
      </w:r>
      <w:r w:rsidRPr="005D35E7">
        <w:rPr>
          <w:rFonts w:ascii="Times New Roman" w:hAnsi="Times New Roman"/>
          <w:sz w:val="18"/>
          <w:szCs w:val="18"/>
        </w:rPr>
        <w:t>开工会。</w:t>
      </w:r>
    </w:p>
    <w:p w14:paraId="0FD63695" w14:textId="77535C00" w:rsidR="00D010CF" w:rsidRPr="005D35E7" w:rsidRDefault="00D010CF" w:rsidP="00F812C1">
      <w:pPr>
        <w:pStyle w:val="BodyTextIndent21"/>
        <w:numPr>
          <w:ilvl w:val="0"/>
          <w:numId w:val="54"/>
        </w:numPr>
        <w:snapToGrid w:val="0"/>
        <w:spacing w:beforeLines="50" w:before="120"/>
        <w:contextualSpacing/>
        <w:rPr>
          <w:rFonts w:ascii="Times New Roman" w:hAnsi="Times New Roman"/>
          <w:sz w:val="18"/>
          <w:szCs w:val="18"/>
        </w:rPr>
      </w:pPr>
      <w:r w:rsidRPr="005D35E7">
        <w:rPr>
          <w:rFonts w:ascii="Times New Roman" w:hAnsi="Times New Roman"/>
          <w:sz w:val="18"/>
          <w:szCs w:val="18"/>
        </w:rPr>
        <w:t xml:space="preserve">Supplier’s Project Organization Chart - Refer to attached </w:t>
      </w:r>
      <w:r w:rsidR="008873EB" w:rsidRPr="005D35E7">
        <w:rPr>
          <w:rFonts w:ascii="Times New Roman" w:hAnsi="Times New Roman"/>
          <w:sz w:val="18"/>
          <w:szCs w:val="18"/>
        </w:rPr>
        <w:t>KOM</w:t>
      </w:r>
      <w:r w:rsidRPr="005D35E7">
        <w:rPr>
          <w:rFonts w:ascii="Times New Roman" w:hAnsi="Times New Roman"/>
          <w:sz w:val="18"/>
          <w:szCs w:val="18"/>
        </w:rPr>
        <w:t xml:space="preserve"> PPT</w:t>
      </w:r>
    </w:p>
    <w:p w14:paraId="6EFB1FD9" w14:textId="48A79DFC" w:rsidR="008873EB" w:rsidRPr="005D35E7" w:rsidRDefault="008873EB" w:rsidP="00F812C1">
      <w:pPr>
        <w:pStyle w:val="BodyTextIndent21"/>
        <w:snapToGrid w:val="0"/>
        <w:spacing w:beforeLines="50" w:before="120"/>
        <w:ind w:left="720" w:firstLine="0"/>
        <w:contextualSpacing/>
        <w:rPr>
          <w:rFonts w:ascii="Times New Roman" w:hAnsi="Times New Roman"/>
          <w:sz w:val="18"/>
          <w:szCs w:val="18"/>
        </w:rPr>
      </w:pPr>
      <w:r w:rsidRPr="005D35E7">
        <w:rPr>
          <w:rFonts w:ascii="Times New Roman" w:hAnsi="Times New Roman"/>
          <w:sz w:val="18"/>
          <w:szCs w:val="18"/>
        </w:rPr>
        <w:t>供应商项目组织架构图</w:t>
      </w:r>
      <w:r w:rsidRPr="005D35E7">
        <w:rPr>
          <w:rFonts w:ascii="Times New Roman" w:hAnsi="Times New Roman"/>
          <w:sz w:val="18"/>
          <w:szCs w:val="18"/>
        </w:rPr>
        <w:t xml:space="preserve"> - </w:t>
      </w:r>
      <w:r w:rsidRPr="005D35E7">
        <w:rPr>
          <w:rFonts w:ascii="Times New Roman" w:hAnsi="Times New Roman"/>
          <w:sz w:val="18"/>
          <w:szCs w:val="18"/>
        </w:rPr>
        <w:t>参考附件开工会</w:t>
      </w:r>
      <w:r w:rsidRPr="005D35E7">
        <w:rPr>
          <w:rFonts w:ascii="Times New Roman" w:hAnsi="Times New Roman"/>
          <w:sz w:val="18"/>
          <w:szCs w:val="18"/>
        </w:rPr>
        <w:t>PPT</w:t>
      </w:r>
      <w:r w:rsidRPr="005D35E7">
        <w:rPr>
          <w:rFonts w:ascii="Times New Roman" w:hAnsi="Times New Roman"/>
          <w:sz w:val="18"/>
          <w:szCs w:val="18"/>
        </w:rPr>
        <w:t>模板</w:t>
      </w:r>
    </w:p>
    <w:p w14:paraId="389F68A0" w14:textId="434310AF" w:rsidR="00D010CF" w:rsidRPr="005D35E7" w:rsidRDefault="00D010CF" w:rsidP="00F812C1">
      <w:pPr>
        <w:pStyle w:val="BodyTextIndent21"/>
        <w:numPr>
          <w:ilvl w:val="0"/>
          <w:numId w:val="54"/>
        </w:numPr>
        <w:snapToGrid w:val="0"/>
        <w:spacing w:beforeLines="50" w:before="120"/>
        <w:contextualSpacing/>
        <w:rPr>
          <w:rFonts w:ascii="Times New Roman" w:hAnsi="Times New Roman"/>
          <w:sz w:val="18"/>
          <w:szCs w:val="18"/>
        </w:rPr>
      </w:pPr>
      <w:r w:rsidRPr="005D35E7">
        <w:rPr>
          <w:rFonts w:ascii="Times New Roman" w:hAnsi="Times New Roman"/>
          <w:sz w:val="18"/>
          <w:szCs w:val="18"/>
        </w:rPr>
        <w:t>Overall Execution Schedule</w:t>
      </w:r>
    </w:p>
    <w:p w14:paraId="616497FF" w14:textId="2D7EACAE" w:rsidR="008873EB" w:rsidRPr="005D35E7" w:rsidRDefault="008873EB" w:rsidP="00F812C1">
      <w:pPr>
        <w:pStyle w:val="BodyTextIndent21"/>
        <w:snapToGrid w:val="0"/>
        <w:spacing w:beforeLines="50" w:before="120"/>
        <w:ind w:left="720" w:firstLine="0"/>
        <w:contextualSpacing/>
        <w:rPr>
          <w:rFonts w:ascii="Times New Roman" w:hAnsi="Times New Roman"/>
          <w:sz w:val="18"/>
          <w:szCs w:val="18"/>
        </w:rPr>
      </w:pPr>
      <w:r w:rsidRPr="005D35E7">
        <w:rPr>
          <w:rFonts w:ascii="Times New Roman" w:hAnsi="Times New Roman"/>
          <w:sz w:val="18"/>
          <w:szCs w:val="18"/>
        </w:rPr>
        <w:t>整体执行计划</w:t>
      </w:r>
    </w:p>
    <w:p w14:paraId="7EE3DA58" w14:textId="44F601E2" w:rsidR="00D010CF" w:rsidRPr="005D35E7" w:rsidRDefault="00D010CF" w:rsidP="00F812C1">
      <w:pPr>
        <w:pStyle w:val="BodyTextIndent21"/>
        <w:numPr>
          <w:ilvl w:val="0"/>
          <w:numId w:val="54"/>
        </w:numPr>
        <w:snapToGrid w:val="0"/>
        <w:spacing w:beforeLines="50" w:before="120"/>
        <w:contextualSpacing/>
        <w:rPr>
          <w:rFonts w:ascii="Times New Roman" w:hAnsi="Times New Roman"/>
          <w:sz w:val="18"/>
          <w:szCs w:val="18"/>
        </w:rPr>
      </w:pPr>
      <w:r w:rsidRPr="005D35E7">
        <w:rPr>
          <w:rFonts w:ascii="Times New Roman" w:hAnsi="Times New Roman"/>
          <w:sz w:val="18"/>
          <w:szCs w:val="18"/>
        </w:rPr>
        <w:t>Vendor Documentation List with submission date</w:t>
      </w:r>
    </w:p>
    <w:p w14:paraId="6FB3539E" w14:textId="590D95F0" w:rsidR="008873EB" w:rsidRPr="005D35E7" w:rsidRDefault="008873EB" w:rsidP="00F812C1">
      <w:pPr>
        <w:pStyle w:val="BodyTextIndent21"/>
        <w:snapToGrid w:val="0"/>
        <w:spacing w:beforeLines="50" w:before="120"/>
        <w:ind w:left="720" w:firstLine="0"/>
        <w:contextualSpacing/>
        <w:rPr>
          <w:rFonts w:ascii="Times New Roman" w:hAnsi="Times New Roman"/>
          <w:sz w:val="18"/>
          <w:szCs w:val="18"/>
        </w:rPr>
      </w:pPr>
      <w:r w:rsidRPr="005D35E7">
        <w:rPr>
          <w:rFonts w:ascii="Times New Roman" w:hAnsi="Times New Roman"/>
          <w:sz w:val="18"/>
          <w:szCs w:val="18"/>
        </w:rPr>
        <w:t>供应</w:t>
      </w:r>
      <w:proofErr w:type="gramStart"/>
      <w:r w:rsidRPr="005D35E7">
        <w:rPr>
          <w:rFonts w:ascii="Times New Roman" w:hAnsi="Times New Roman"/>
          <w:sz w:val="18"/>
          <w:szCs w:val="18"/>
        </w:rPr>
        <w:t>商文件</w:t>
      </w:r>
      <w:proofErr w:type="gramEnd"/>
      <w:r w:rsidRPr="005D35E7">
        <w:rPr>
          <w:rFonts w:ascii="Times New Roman" w:hAnsi="Times New Roman"/>
          <w:sz w:val="18"/>
          <w:szCs w:val="18"/>
        </w:rPr>
        <w:t>清单及提交日期</w:t>
      </w:r>
    </w:p>
    <w:p w14:paraId="2CB3237A" w14:textId="33078A11" w:rsidR="00D010CF" w:rsidRPr="005D35E7" w:rsidRDefault="00D010CF" w:rsidP="00F812C1">
      <w:pPr>
        <w:pStyle w:val="BodyTextIndent21"/>
        <w:numPr>
          <w:ilvl w:val="0"/>
          <w:numId w:val="54"/>
        </w:numPr>
        <w:snapToGrid w:val="0"/>
        <w:spacing w:beforeLines="50" w:before="120"/>
        <w:contextualSpacing/>
        <w:rPr>
          <w:rFonts w:ascii="Times New Roman" w:hAnsi="Times New Roman"/>
          <w:sz w:val="18"/>
          <w:szCs w:val="18"/>
        </w:rPr>
      </w:pPr>
      <w:r w:rsidRPr="005D35E7">
        <w:rPr>
          <w:rFonts w:ascii="Times New Roman" w:hAnsi="Times New Roman"/>
          <w:sz w:val="18"/>
          <w:szCs w:val="18"/>
        </w:rPr>
        <w:t xml:space="preserve">ITP &amp; FAT Procedures </w:t>
      </w:r>
      <w:r w:rsidRPr="005D35E7">
        <w:rPr>
          <w:rFonts w:ascii="Times New Roman" w:hAnsi="Times New Roman"/>
          <w:sz w:val="18"/>
          <w:szCs w:val="18"/>
          <w:highlight w:val="yellow"/>
        </w:rPr>
        <w:t>(if applicable)</w:t>
      </w:r>
    </w:p>
    <w:p w14:paraId="25CB4B6B" w14:textId="6FAE45C0" w:rsidR="008873EB" w:rsidRPr="005D35E7" w:rsidRDefault="008873EB" w:rsidP="00F812C1">
      <w:pPr>
        <w:pStyle w:val="BodyTextIndent21"/>
        <w:snapToGrid w:val="0"/>
        <w:spacing w:beforeLines="50" w:before="120"/>
        <w:ind w:left="720" w:firstLine="0"/>
        <w:contextualSpacing/>
        <w:rPr>
          <w:rFonts w:ascii="Times New Roman" w:hAnsi="Times New Roman"/>
          <w:sz w:val="18"/>
          <w:szCs w:val="18"/>
        </w:rPr>
      </w:pPr>
      <w:r w:rsidRPr="005D35E7">
        <w:rPr>
          <w:rFonts w:ascii="Times New Roman" w:hAnsi="Times New Roman"/>
          <w:sz w:val="18"/>
          <w:szCs w:val="18"/>
        </w:rPr>
        <w:t>ITP</w:t>
      </w:r>
      <w:r w:rsidRPr="005D35E7">
        <w:rPr>
          <w:rFonts w:ascii="Times New Roman" w:hAnsi="Times New Roman"/>
          <w:sz w:val="18"/>
          <w:szCs w:val="18"/>
        </w:rPr>
        <w:t>和</w:t>
      </w:r>
      <w:r w:rsidRPr="005D35E7">
        <w:rPr>
          <w:rFonts w:ascii="Times New Roman" w:hAnsi="Times New Roman"/>
          <w:sz w:val="18"/>
          <w:szCs w:val="18"/>
        </w:rPr>
        <w:t>FAT</w:t>
      </w:r>
      <w:r w:rsidRPr="005D35E7">
        <w:rPr>
          <w:rFonts w:ascii="Times New Roman" w:hAnsi="Times New Roman"/>
          <w:sz w:val="18"/>
          <w:szCs w:val="18"/>
        </w:rPr>
        <w:t>程序文件</w:t>
      </w:r>
      <w:r w:rsidRPr="005D35E7">
        <w:rPr>
          <w:rFonts w:ascii="Times New Roman" w:hAnsi="Times New Roman"/>
          <w:sz w:val="18"/>
          <w:szCs w:val="18"/>
          <w:highlight w:val="yellow"/>
        </w:rPr>
        <w:t>（如适用）</w:t>
      </w:r>
    </w:p>
    <w:p w14:paraId="47907507" w14:textId="4D24A6BC" w:rsidR="00D010CF" w:rsidRPr="005D35E7" w:rsidRDefault="00D010CF" w:rsidP="00F812C1">
      <w:pPr>
        <w:pStyle w:val="BodyTextIndent21"/>
        <w:numPr>
          <w:ilvl w:val="0"/>
          <w:numId w:val="54"/>
        </w:numPr>
        <w:snapToGrid w:val="0"/>
        <w:spacing w:beforeLines="50" w:before="120"/>
        <w:contextualSpacing/>
        <w:rPr>
          <w:rFonts w:ascii="Times New Roman" w:hAnsi="Times New Roman"/>
          <w:sz w:val="18"/>
          <w:szCs w:val="18"/>
        </w:rPr>
      </w:pPr>
      <w:r w:rsidRPr="005D35E7">
        <w:rPr>
          <w:rFonts w:ascii="Times New Roman" w:hAnsi="Times New Roman"/>
          <w:sz w:val="18"/>
          <w:szCs w:val="18"/>
        </w:rPr>
        <w:t>Others</w:t>
      </w:r>
      <w:r w:rsidR="00072AB4" w:rsidRPr="005D35E7">
        <w:rPr>
          <w:rFonts w:ascii="Times New Roman" w:hAnsi="Times New Roman"/>
          <w:sz w:val="18"/>
          <w:szCs w:val="18"/>
        </w:rPr>
        <w:t xml:space="preserve"> requested by BUYER</w:t>
      </w:r>
      <w:r w:rsidR="00B71D12" w:rsidRPr="005D35E7">
        <w:rPr>
          <w:rFonts w:ascii="Times New Roman" w:hAnsi="Times New Roman"/>
          <w:sz w:val="18"/>
          <w:szCs w:val="18"/>
        </w:rPr>
        <w:t xml:space="preserve"> </w:t>
      </w:r>
      <w:r w:rsidR="00B71D12" w:rsidRPr="005D35E7">
        <w:rPr>
          <w:rFonts w:ascii="Times New Roman" w:hAnsi="Times New Roman"/>
          <w:sz w:val="18"/>
          <w:szCs w:val="18"/>
          <w:highlight w:val="yellow"/>
        </w:rPr>
        <w:t>(if applicable)</w:t>
      </w:r>
    </w:p>
    <w:p w14:paraId="61094BFC" w14:textId="0B0FD668" w:rsidR="00E67633" w:rsidRPr="005D35E7" w:rsidRDefault="008873EB" w:rsidP="00F812C1">
      <w:pPr>
        <w:pStyle w:val="BodyTextIndent21"/>
        <w:snapToGrid w:val="0"/>
        <w:spacing w:beforeLines="50" w:before="120"/>
        <w:ind w:left="720" w:firstLine="0"/>
        <w:contextualSpacing/>
        <w:rPr>
          <w:rFonts w:ascii="Times New Roman" w:hAnsi="Times New Roman"/>
          <w:sz w:val="18"/>
          <w:szCs w:val="18"/>
        </w:rPr>
      </w:pPr>
      <w:r w:rsidRPr="005D35E7">
        <w:rPr>
          <w:rFonts w:ascii="Times New Roman" w:hAnsi="Times New Roman"/>
          <w:sz w:val="18"/>
          <w:szCs w:val="18"/>
        </w:rPr>
        <w:t>买方的其他要求</w:t>
      </w:r>
      <w:r w:rsidRPr="005D35E7">
        <w:rPr>
          <w:rFonts w:ascii="Times New Roman" w:hAnsi="Times New Roman"/>
          <w:sz w:val="18"/>
          <w:szCs w:val="18"/>
          <w:highlight w:val="yellow"/>
        </w:rPr>
        <w:t>（如适用）</w:t>
      </w:r>
    </w:p>
    <w:p w14:paraId="06768D1A" w14:textId="64A83649"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Inspection</w:t>
      </w:r>
      <w:r w:rsidRPr="005D35E7">
        <w:rPr>
          <w:rFonts w:cs="Times New Roman"/>
          <w:sz w:val="18"/>
          <w:szCs w:val="18"/>
        </w:rPr>
        <w:t>检验</w:t>
      </w:r>
    </w:p>
    <w:p w14:paraId="0D0FC6D6"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lang w:eastAsia="zh-CN"/>
        </w:rPr>
      </w:pPr>
    </w:p>
    <w:p w14:paraId="314BAF8C" w14:textId="7FA257F3" w:rsidR="00D93172" w:rsidRPr="005D35E7" w:rsidRDefault="00515120" w:rsidP="00F812C1">
      <w:pPr>
        <w:pStyle w:val="BodyTextIndent21"/>
        <w:numPr>
          <w:ilvl w:val="1"/>
          <w:numId w:val="30"/>
        </w:numPr>
        <w:snapToGrid w:val="0"/>
        <w:spacing w:beforeLines="50" w:before="120"/>
        <w:ind w:left="0" w:firstLine="0"/>
        <w:contextualSpacing/>
        <w:rPr>
          <w:rFonts w:ascii="Times New Roman" w:hAnsi="Times New Roman"/>
          <w:strike/>
          <w:sz w:val="18"/>
          <w:szCs w:val="18"/>
        </w:rPr>
      </w:pPr>
      <w:r w:rsidRPr="005D35E7">
        <w:rPr>
          <w:rFonts w:ascii="Times New Roman" w:hAnsi="Times New Roman"/>
          <w:sz w:val="18"/>
          <w:szCs w:val="18"/>
        </w:rPr>
        <w:t>S</w:t>
      </w:r>
      <w:r w:rsidR="00CA037D" w:rsidRPr="005D35E7">
        <w:rPr>
          <w:rFonts w:ascii="Times New Roman" w:hAnsi="Times New Roman"/>
          <w:sz w:val="18"/>
          <w:szCs w:val="18"/>
        </w:rPr>
        <w:t>ELLER</w:t>
      </w:r>
      <w:r w:rsidRPr="005D35E7">
        <w:rPr>
          <w:rFonts w:ascii="Times New Roman" w:hAnsi="Times New Roman"/>
          <w:sz w:val="18"/>
          <w:szCs w:val="18"/>
        </w:rPr>
        <w:t xml:space="preserve"> shall allow B</w:t>
      </w:r>
      <w:r w:rsidR="00CA037D" w:rsidRPr="005D35E7">
        <w:rPr>
          <w:rFonts w:ascii="Times New Roman" w:hAnsi="Times New Roman"/>
          <w:sz w:val="18"/>
          <w:szCs w:val="18"/>
        </w:rPr>
        <w:t>UYER</w:t>
      </w:r>
      <w:r w:rsidRPr="005D35E7">
        <w:rPr>
          <w:rFonts w:ascii="Times New Roman" w:hAnsi="Times New Roman"/>
          <w:sz w:val="18"/>
          <w:szCs w:val="18"/>
        </w:rPr>
        <w:t xml:space="preserve"> the right for inspection of C</w:t>
      </w:r>
      <w:r w:rsidR="00CA037D" w:rsidRPr="005D35E7">
        <w:rPr>
          <w:rFonts w:ascii="Times New Roman" w:hAnsi="Times New Roman"/>
          <w:sz w:val="18"/>
          <w:szCs w:val="18"/>
        </w:rPr>
        <w:t>ONTRACT</w:t>
      </w:r>
      <w:r w:rsidRPr="005D35E7">
        <w:rPr>
          <w:rFonts w:ascii="Times New Roman" w:hAnsi="Times New Roman"/>
          <w:sz w:val="18"/>
          <w:szCs w:val="18"/>
        </w:rPr>
        <w:t xml:space="preserve"> G</w:t>
      </w:r>
      <w:r w:rsidR="00CA037D" w:rsidRPr="005D35E7">
        <w:rPr>
          <w:rFonts w:ascii="Times New Roman" w:hAnsi="Times New Roman"/>
          <w:sz w:val="18"/>
          <w:szCs w:val="18"/>
        </w:rPr>
        <w:t>OODS</w:t>
      </w:r>
      <w:r w:rsidRPr="005D35E7">
        <w:rPr>
          <w:rFonts w:ascii="Times New Roman" w:hAnsi="Times New Roman"/>
          <w:sz w:val="18"/>
          <w:szCs w:val="18"/>
        </w:rPr>
        <w:t xml:space="preserve"> </w:t>
      </w:r>
      <w:r w:rsidR="00F03139" w:rsidRPr="005D35E7">
        <w:rPr>
          <w:rFonts w:ascii="Times New Roman" w:hAnsi="Times New Roman"/>
          <w:sz w:val="18"/>
          <w:szCs w:val="18"/>
        </w:rPr>
        <w:t xml:space="preserve">during fabrication, assembly and/or </w:t>
      </w:r>
      <w:r w:rsidRPr="005D35E7">
        <w:rPr>
          <w:rFonts w:ascii="Times New Roman" w:hAnsi="Times New Roman"/>
          <w:sz w:val="18"/>
          <w:szCs w:val="18"/>
        </w:rPr>
        <w:t xml:space="preserve">prior to </w:t>
      </w:r>
      <w:r w:rsidR="00F03139" w:rsidRPr="005D35E7">
        <w:rPr>
          <w:rFonts w:ascii="Times New Roman" w:hAnsi="Times New Roman"/>
          <w:sz w:val="18"/>
          <w:szCs w:val="18"/>
        </w:rPr>
        <w:t>shipment</w:t>
      </w:r>
      <w:r w:rsidRPr="005D35E7">
        <w:rPr>
          <w:rFonts w:ascii="Times New Roman" w:hAnsi="Times New Roman"/>
          <w:sz w:val="18"/>
          <w:szCs w:val="18"/>
        </w:rPr>
        <w:t xml:space="preserve">, to check the accuracy of related documentation on weights, </w:t>
      </w:r>
      <w:r w:rsidR="00146C45" w:rsidRPr="005D35E7">
        <w:rPr>
          <w:rFonts w:ascii="Times New Roman" w:hAnsi="Times New Roman"/>
          <w:sz w:val="18"/>
          <w:szCs w:val="18"/>
        </w:rPr>
        <w:t xml:space="preserve">quality, </w:t>
      </w:r>
      <w:r w:rsidRPr="005D35E7">
        <w:rPr>
          <w:rFonts w:ascii="Times New Roman" w:hAnsi="Times New Roman"/>
          <w:sz w:val="18"/>
          <w:szCs w:val="18"/>
        </w:rPr>
        <w:t>quantity and certificates, if they are conforming to C</w:t>
      </w:r>
      <w:r w:rsidR="00CA037D" w:rsidRPr="005D35E7">
        <w:rPr>
          <w:rFonts w:ascii="Times New Roman" w:hAnsi="Times New Roman"/>
          <w:sz w:val="18"/>
          <w:szCs w:val="18"/>
        </w:rPr>
        <w:t>ONTRACT</w:t>
      </w:r>
      <w:r w:rsidRPr="005D35E7">
        <w:rPr>
          <w:rFonts w:ascii="Times New Roman" w:hAnsi="Times New Roman"/>
          <w:sz w:val="18"/>
          <w:szCs w:val="18"/>
        </w:rPr>
        <w:t xml:space="preserve"> specifications.</w:t>
      </w:r>
    </w:p>
    <w:p w14:paraId="3F9A635A" w14:textId="285354F8" w:rsidR="00D93172" w:rsidRPr="005D35E7" w:rsidRDefault="00CA037D"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卖方应允许买方对正在制造、组装或装运</w:t>
      </w:r>
      <w:r w:rsidR="00F268B5" w:rsidRPr="005D35E7">
        <w:rPr>
          <w:rFonts w:ascii="Times New Roman" w:hAnsi="Times New Roman"/>
          <w:sz w:val="18"/>
          <w:szCs w:val="18"/>
        </w:rPr>
        <w:t>期间</w:t>
      </w:r>
      <w:r w:rsidR="009C6794" w:rsidRPr="005D35E7">
        <w:rPr>
          <w:rFonts w:ascii="Times New Roman" w:hAnsi="Times New Roman"/>
          <w:sz w:val="18"/>
          <w:szCs w:val="18"/>
        </w:rPr>
        <w:t>和</w:t>
      </w:r>
      <w:r w:rsidR="009C6794" w:rsidRPr="005D35E7">
        <w:rPr>
          <w:rFonts w:ascii="Times New Roman" w:hAnsi="Times New Roman"/>
          <w:sz w:val="18"/>
          <w:szCs w:val="18"/>
        </w:rPr>
        <w:t>/</w:t>
      </w:r>
      <w:r w:rsidR="009C6794" w:rsidRPr="005D35E7">
        <w:rPr>
          <w:rFonts w:ascii="Times New Roman" w:hAnsi="Times New Roman"/>
          <w:sz w:val="18"/>
          <w:szCs w:val="18"/>
        </w:rPr>
        <w:t>或</w:t>
      </w:r>
      <w:r w:rsidRPr="005D35E7">
        <w:rPr>
          <w:rFonts w:ascii="Times New Roman" w:hAnsi="Times New Roman"/>
          <w:sz w:val="18"/>
          <w:szCs w:val="18"/>
        </w:rPr>
        <w:t>前的合同货物进行检查，以检查重量、质量、数量和证书等相关文件是否符合合同规格。</w:t>
      </w:r>
    </w:p>
    <w:p w14:paraId="686C2CDD" w14:textId="1F3091BA" w:rsidR="00F03139" w:rsidRPr="005D35E7" w:rsidRDefault="007A5A16" w:rsidP="00F812C1">
      <w:pPr>
        <w:pStyle w:val="BodyTextIndent21"/>
        <w:numPr>
          <w:ilvl w:val="1"/>
          <w:numId w:val="30"/>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lastRenderedPageBreak/>
        <w:t xml:space="preserve">After the arrival of the CONTRACT GOODS at </w:t>
      </w:r>
      <w:r w:rsidR="0068768D" w:rsidRPr="005D35E7">
        <w:rPr>
          <w:rFonts w:ascii="Times New Roman" w:hAnsi="Times New Roman"/>
          <w:sz w:val="18"/>
          <w:szCs w:val="18"/>
        </w:rPr>
        <w:t>SITE/PROJECT LOCATION</w:t>
      </w:r>
      <w:r w:rsidRPr="005D35E7">
        <w:rPr>
          <w:rFonts w:ascii="Times New Roman" w:hAnsi="Times New Roman"/>
          <w:sz w:val="18"/>
          <w:szCs w:val="18"/>
        </w:rPr>
        <w:t xml:space="preserve">, BUYER shall organize the open-package inspection for a preliminary inspection on quality, specification, quantity, etc. within two (2) weeks. SELLER shall send his </w:t>
      </w:r>
      <w:r w:rsidR="00F03139" w:rsidRPr="005D35E7">
        <w:rPr>
          <w:rFonts w:ascii="Times New Roman" w:hAnsi="Times New Roman"/>
          <w:sz w:val="18"/>
          <w:szCs w:val="18"/>
        </w:rPr>
        <w:t>representative</w:t>
      </w:r>
      <w:r w:rsidRPr="005D35E7">
        <w:rPr>
          <w:rFonts w:ascii="Times New Roman" w:hAnsi="Times New Roman"/>
          <w:sz w:val="18"/>
          <w:szCs w:val="18"/>
        </w:rPr>
        <w:t xml:space="preserve"> at his own expense to join in the inspection. BUYER shall inform SELLER of the date of inspection at least one (1) week ahead, and the “Open Package Inspection Report” shall be signed by the </w:t>
      </w:r>
      <w:r w:rsidR="00F03139" w:rsidRPr="005D35E7">
        <w:rPr>
          <w:rFonts w:ascii="Times New Roman" w:hAnsi="Times New Roman"/>
          <w:sz w:val="18"/>
          <w:szCs w:val="18"/>
        </w:rPr>
        <w:t>PARTIES’s representative</w:t>
      </w:r>
      <w:r w:rsidRPr="005D35E7">
        <w:rPr>
          <w:rFonts w:ascii="Times New Roman" w:hAnsi="Times New Roman"/>
          <w:sz w:val="18"/>
          <w:szCs w:val="18"/>
        </w:rPr>
        <w:t>. However, BUYER is entitled to do the inspection by himself if</w:t>
      </w:r>
      <w:r w:rsidR="00F03139" w:rsidRPr="005D35E7">
        <w:rPr>
          <w:rFonts w:ascii="Times New Roman" w:hAnsi="Times New Roman"/>
          <w:sz w:val="18"/>
          <w:szCs w:val="18"/>
        </w:rPr>
        <w:t xml:space="preserve"> SELLER failed to present at the planned inspection after notification has been given.</w:t>
      </w:r>
    </w:p>
    <w:p w14:paraId="263821C3" w14:textId="09FA2DE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合同货物到达指定现场后，买方应在两周内组织对货物的质量、规格、数量等进行开箱检验工作，卖方应该自费派遣其检测员参加。买方应提前</w:t>
      </w:r>
      <w:r w:rsidRPr="005D35E7">
        <w:rPr>
          <w:rFonts w:ascii="Times New Roman" w:hAnsi="Times New Roman"/>
          <w:sz w:val="18"/>
          <w:szCs w:val="18"/>
        </w:rPr>
        <w:t>1</w:t>
      </w:r>
      <w:r w:rsidRPr="005D35E7">
        <w:rPr>
          <w:rFonts w:ascii="Times New Roman" w:hAnsi="Times New Roman"/>
          <w:sz w:val="18"/>
          <w:szCs w:val="18"/>
        </w:rPr>
        <w:t>周通知卖方开箱的日期，而后买卖双方应签署开箱检验报告。然而，如果</w:t>
      </w:r>
      <w:r w:rsidR="009C6794" w:rsidRPr="005D35E7">
        <w:rPr>
          <w:rFonts w:ascii="Times New Roman" w:hAnsi="Times New Roman"/>
          <w:sz w:val="18"/>
          <w:szCs w:val="18"/>
        </w:rPr>
        <w:t>卖方在收到通知后未能按计划参加检验</w:t>
      </w:r>
      <w:r w:rsidRPr="005D35E7">
        <w:rPr>
          <w:rFonts w:ascii="Times New Roman" w:hAnsi="Times New Roman"/>
          <w:sz w:val="18"/>
          <w:szCs w:val="18"/>
        </w:rPr>
        <w:t>，买方有权单方自己检验。</w:t>
      </w:r>
    </w:p>
    <w:p w14:paraId="5273EE56" w14:textId="1352EDA4" w:rsidR="00D93172" w:rsidRPr="005D35E7" w:rsidRDefault="007A5A16" w:rsidP="00F812C1">
      <w:pPr>
        <w:pStyle w:val="BodyTextIndent21"/>
        <w:numPr>
          <w:ilvl w:val="1"/>
          <w:numId w:val="30"/>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Should the quality of </w:t>
      </w:r>
      <w:r w:rsidR="00F03139" w:rsidRPr="005D35E7">
        <w:rPr>
          <w:rFonts w:ascii="Times New Roman" w:hAnsi="Times New Roman"/>
          <w:sz w:val="18"/>
          <w:szCs w:val="18"/>
        </w:rPr>
        <w:t>the delivered GOODS</w:t>
      </w:r>
      <w:r w:rsidRPr="005D35E7">
        <w:rPr>
          <w:rFonts w:ascii="Times New Roman" w:hAnsi="Times New Roman"/>
          <w:sz w:val="18"/>
          <w:szCs w:val="18"/>
        </w:rPr>
        <w:t xml:space="preserve"> </w:t>
      </w:r>
      <w:r w:rsidR="00F03139" w:rsidRPr="005D35E7">
        <w:rPr>
          <w:rFonts w:ascii="Times New Roman" w:hAnsi="Times New Roman"/>
          <w:sz w:val="18"/>
          <w:szCs w:val="18"/>
        </w:rPr>
        <w:t xml:space="preserve">is </w:t>
      </w:r>
      <w:r w:rsidRPr="005D35E7">
        <w:rPr>
          <w:rFonts w:ascii="Times New Roman" w:hAnsi="Times New Roman"/>
          <w:sz w:val="18"/>
          <w:szCs w:val="18"/>
        </w:rPr>
        <w:t>not in conformity with the CONTRACT</w:t>
      </w:r>
      <w:r w:rsidR="00F03139" w:rsidRPr="005D35E7">
        <w:rPr>
          <w:rFonts w:ascii="Times New Roman" w:hAnsi="Times New Roman"/>
          <w:sz w:val="18"/>
          <w:szCs w:val="18"/>
        </w:rPr>
        <w:t xml:space="preserve"> or not meeting the specifications of the TECHNICAL AGREEMENT</w:t>
      </w:r>
      <w:r w:rsidRPr="005D35E7">
        <w:rPr>
          <w:rFonts w:ascii="Times New Roman" w:hAnsi="Times New Roman"/>
          <w:sz w:val="18"/>
          <w:szCs w:val="18"/>
        </w:rPr>
        <w:t xml:space="preserve">, or should such </w:t>
      </w:r>
      <w:r w:rsidR="00F03139" w:rsidRPr="005D35E7">
        <w:rPr>
          <w:rFonts w:ascii="Times New Roman" w:hAnsi="Times New Roman"/>
          <w:sz w:val="18"/>
          <w:szCs w:val="18"/>
        </w:rPr>
        <w:t xml:space="preserve">GOODS </w:t>
      </w:r>
      <w:r w:rsidRPr="005D35E7">
        <w:rPr>
          <w:rFonts w:ascii="Times New Roman" w:hAnsi="Times New Roman"/>
          <w:sz w:val="18"/>
          <w:szCs w:val="18"/>
        </w:rPr>
        <w:t xml:space="preserve">prove to be defective within the warranty period stipulated in the </w:t>
      </w:r>
      <w:r w:rsidR="00F03139" w:rsidRPr="005D35E7">
        <w:rPr>
          <w:rFonts w:ascii="Times New Roman" w:hAnsi="Times New Roman"/>
          <w:sz w:val="18"/>
          <w:szCs w:val="18"/>
        </w:rPr>
        <w:t xml:space="preserve">CONTRACT </w:t>
      </w:r>
      <w:r w:rsidRPr="005D35E7">
        <w:rPr>
          <w:rFonts w:ascii="Times New Roman" w:hAnsi="Times New Roman"/>
          <w:sz w:val="18"/>
          <w:szCs w:val="18"/>
        </w:rPr>
        <w:t xml:space="preserve">for any reason, including latent defect or the use of unsuitable materials, the BUYER shall arrange for a </w:t>
      </w:r>
      <w:r w:rsidR="00F03139" w:rsidRPr="005D35E7">
        <w:rPr>
          <w:rFonts w:ascii="Times New Roman" w:hAnsi="Times New Roman"/>
          <w:sz w:val="18"/>
          <w:szCs w:val="18"/>
        </w:rPr>
        <w:t>joint investigation with SELLER.</w:t>
      </w:r>
      <w:r w:rsidRPr="005D35E7">
        <w:rPr>
          <w:rFonts w:ascii="Times New Roman" w:hAnsi="Times New Roman"/>
          <w:sz w:val="18"/>
          <w:szCs w:val="18"/>
        </w:rPr>
        <w:t xml:space="preserve"> </w:t>
      </w:r>
      <w:r w:rsidR="00F03139" w:rsidRPr="005D35E7">
        <w:rPr>
          <w:rFonts w:ascii="Times New Roman" w:hAnsi="Times New Roman"/>
          <w:sz w:val="18"/>
          <w:szCs w:val="18"/>
        </w:rPr>
        <w:t>If SELLER is found to be responsible, all related costs shall be borne by SELLER including but not limited to</w:t>
      </w:r>
      <w:r w:rsidR="00515120" w:rsidRPr="005D35E7">
        <w:rPr>
          <w:rFonts w:ascii="Times New Roman" w:hAnsi="Times New Roman"/>
          <w:sz w:val="18"/>
          <w:szCs w:val="18"/>
        </w:rPr>
        <w:t xml:space="preserve">: </w:t>
      </w:r>
      <w:r w:rsidR="00F03139" w:rsidRPr="005D35E7">
        <w:rPr>
          <w:rFonts w:ascii="Times New Roman" w:hAnsi="Times New Roman"/>
          <w:sz w:val="18"/>
          <w:szCs w:val="18"/>
        </w:rPr>
        <w:t>a) the cost of dispatch for SELLER representative for joint inspection b) dismantling and handling cost</w:t>
      </w:r>
      <w:r w:rsidR="00E25B6E" w:rsidRPr="005D35E7">
        <w:rPr>
          <w:rFonts w:ascii="Times New Roman" w:hAnsi="Times New Roman"/>
          <w:sz w:val="18"/>
          <w:szCs w:val="18"/>
        </w:rPr>
        <w:t>s</w:t>
      </w:r>
      <w:r w:rsidR="00F03139" w:rsidRPr="005D35E7">
        <w:rPr>
          <w:rFonts w:ascii="Times New Roman" w:hAnsi="Times New Roman"/>
          <w:sz w:val="18"/>
          <w:szCs w:val="18"/>
        </w:rPr>
        <w:t xml:space="preserve"> of the </w:t>
      </w:r>
      <w:r w:rsidR="00E25B6E" w:rsidRPr="005D35E7">
        <w:rPr>
          <w:rFonts w:ascii="Times New Roman" w:hAnsi="Times New Roman"/>
          <w:sz w:val="18"/>
          <w:szCs w:val="18"/>
        </w:rPr>
        <w:t>said GOODS, if applicable c</w:t>
      </w:r>
      <w:r w:rsidR="00515120" w:rsidRPr="005D35E7">
        <w:rPr>
          <w:rFonts w:ascii="Times New Roman" w:hAnsi="Times New Roman"/>
          <w:sz w:val="18"/>
          <w:szCs w:val="18"/>
        </w:rPr>
        <w:t>) return of defective C</w:t>
      </w:r>
      <w:r w:rsidR="00CA037D" w:rsidRPr="005D35E7">
        <w:rPr>
          <w:rFonts w:ascii="Times New Roman" w:hAnsi="Times New Roman"/>
          <w:sz w:val="18"/>
          <w:szCs w:val="18"/>
        </w:rPr>
        <w:t>ONTRACT</w:t>
      </w:r>
      <w:r w:rsidR="00515120" w:rsidRPr="005D35E7">
        <w:rPr>
          <w:rFonts w:ascii="Times New Roman" w:hAnsi="Times New Roman"/>
          <w:sz w:val="18"/>
          <w:szCs w:val="18"/>
        </w:rPr>
        <w:t xml:space="preserve"> G</w:t>
      </w:r>
      <w:r w:rsidR="00CA037D" w:rsidRPr="005D35E7">
        <w:rPr>
          <w:rFonts w:ascii="Times New Roman" w:hAnsi="Times New Roman"/>
          <w:sz w:val="18"/>
          <w:szCs w:val="18"/>
        </w:rPr>
        <w:t>OODS</w:t>
      </w:r>
      <w:r w:rsidR="00E25B6E" w:rsidRPr="005D35E7">
        <w:rPr>
          <w:rFonts w:ascii="Times New Roman" w:hAnsi="Times New Roman"/>
          <w:sz w:val="18"/>
          <w:szCs w:val="18"/>
        </w:rPr>
        <w:t xml:space="preserve"> to SELLER’s premise for repair or replacement</w:t>
      </w:r>
      <w:r w:rsidR="00515120" w:rsidRPr="005D35E7">
        <w:rPr>
          <w:rFonts w:ascii="Times New Roman" w:hAnsi="Times New Roman"/>
          <w:sz w:val="18"/>
          <w:szCs w:val="18"/>
        </w:rPr>
        <w:t xml:space="preserve">, </w:t>
      </w:r>
      <w:r w:rsidR="00E25B6E" w:rsidRPr="005D35E7">
        <w:rPr>
          <w:rFonts w:ascii="Times New Roman" w:hAnsi="Times New Roman"/>
          <w:sz w:val="18"/>
          <w:szCs w:val="18"/>
        </w:rPr>
        <w:t>d</w:t>
      </w:r>
      <w:r w:rsidR="00515120" w:rsidRPr="005D35E7">
        <w:rPr>
          <w:rFonts w:ascii="Times New Roman" w:hAnsi="Times New Roman"/>
          <w:sz w:val="18"/>
          <w:szCs w:val="18"/>
        </w:rPr>
        <w:t xml:space="preserve">) </w:t>
      </w:r>
      <w:r w:rsidR="00E25B6E" w:rsidRPr="005D35E7">
        <w:rPr>
          <w:rFonts w:ascii="Times New Roman" w:hAnsi="Times New Roman"/>
          <w:sz w:val="18"/>
          <w:szCs w:val="18"/>
        </w:rPr>
        <w:t>cost for repair or replacement, e) all relevant tests and re-certification costs, f) cost for delivery of repaired GOODS or replacement g) handling and installation cost h) additional site acceptance tests</w:t>
      </w:r>
      <w:r w:rsidR="00123F15" w:rsidRPr="005D35E7">
        <w:rPr>
          <w:rFonts w:ascii="Times New Roman" w:hAnsi="Times New Roman"/>
          <w:sz w:val="18"/>
          <w:szCs w:val="18"/>
        </w:rPr>
        <w:t xml:space="preserve">; </w:t>
      </w:r>
      <w:proofErr w:type="spellStart"/>
      <w:r w:rsidR="00123F15" w:rsidRPr="005D35E7">
        <w:rPr>
          <w:rFonts w:ascii="Times New Roman" w:hAnsi="Times New Roman"/>
          <w:sz w:val="18"/>
          <w:szCs w:val="18"/>
        </w:rPr>
        <w:t>i</w:t>
      </w:r>
      <w:proofErr w:type="spellEnd"/>
      <w:r w:rsidR="00123F15" w:rsidRPr="005D35E7">
        <w:rPr>
          <w:rFonts w:ascii="Times New Roman" w:hAnsi="Times New Roman"/>
          <w:sz w:val="18"/>
          <w:szCs w:val="18"/>
        </w:rPr>
        <w:t xml:space="preserve">) BUYER’s </w:t>
      </w:r>
      <w:proofErr w:type="spellStart"/>
      <w:r w:rsidR="00123F15" w:rsidRPr="005D35E7">
        <w:rPr>
          <w:rFonts w:ascii="Times New Roman" w:hAnsi="Times New Roman"/>
          <w:sz w:val="18"/>
          <w:szCs w:val="18"/>
        </w:rPr>
        <w:t>stanby</w:t>
      </w:r>
      <w:proofErr w:type="spellEnd"/>
      <w:r w:rsidR="00123F15" w:rsidRPr="005D35E7">
        <w:rPr>
          <w:rFonts w:ascii="Times New Roman" w:hAnsi="Times New Roman"/>
          <w:sz w:val="18"/>
          <w:szCs w:val="18"/>
        </w:rPr>
        <w:t xml:space="preserve"> costs</w:t>
      </w:r>
      <w:r w:rsidR="009C6794" w:rsidRPr="005D35E7">
        <w:rPr>
          <w:rFonts w:ascii="Times New Roman" w:hAnsi="Times New Roman"/>
          <w:sz w:val="18"/>
          <w:szCs w:val="18"/>
        </w:rPr>
        <w:t>.</w:t>
      </w:r>
    </w:p>
    <w:p w14:paraId="448B316F" w14:textId="50B22906"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在合同规定的质保期内</w:t>
      </w:r>
      <w:r w:rsidR="009C6794" w:rsidRPr="005D35E7">
        <w:rPr>
          <w:rFonts w:ascii="Times New Roman" w:hAnsi="Times New Roman"/>
          <w:sz w:val="18"/>
          <w:szCs w:val="18"/>
        </w:rPr>
        <w:t>，如果所交付的</w:t>
      </w:r>
      <w:r w:rsidRPr="005D35E7">
        <w:rPr>
          <w:rFonts w:ascii="Times New Roman" w:hAnsi="Times New Roman"/>
          <w:sz w:val="18"/>
          <w:szCs w:val="18"/>
        </w:rPr>
        <w:t>货物质量、规格与合同</w:t>
      </w:r>
      <w:r w:rsidR="009C6794" w:rsidRPr="005D35E7">
        <w:rPr>
          <w:rFonts w:ascii="Times New Roman" w:hAnsi="Times New Roman"/>
          <w:sz w:val="18"/>
          <w:szCs w:val="18"/>
        </w:rPr>
        <w:t>规定</w:t>
      </w:r>
      <w:r w:rsidRPr="005D35E7">
        <w:rPr>
          <w:rFonts w:ascii="Times New Roman" w:hAnsi="Times New Roman"/>
          <w:sz w:val="18"/>
          <w:szCs w:val="18"/>
        </w:rPr>
        <w:t>不符</w:t>
      </w:r>
      <w:r w:rsidR="00F268B5" w:rsidRPr="005D35E7">
        <w:rPr>
          <w:rFonts w:ascii="Times New Roman" w:hAnsi="Times New Roman"/>
          <w:sz w:val="18"/>
          <w:szCs w:val="18"/>
        </w:rPr>
        <w:t>或不符合技术协议的规格</w:t>
      </w:r>
      <w:r w:rsidRPr="005D35E7">
        <w:rPr>
          <w:rFonts w:ascii="Times New Roman" w:hAnsi="Times New Roman"/>
          <w:sz w:val="18"/>
          <w:szCs w:val="18"/>
        </w:rPr>
        <w:t>，或者因任何原因，包括潜在的瑕疵或者使用不适当的材料被证明存在缺陷，买方应安排</w:t>
      </w:r>
      <w:r w:rsidR="00F268B5" w:rsidRPr="005D35E7">
        <w:rPr>
          <w:rFonts w:ascii="Times New Roman" w:hAnsi="Times New Roman"/>
          <w:sz w:val="18"/>
          <w:szCs w:val="18"/>
        </w:rPr>
        <w:t>与卖方进行联合</w:t>
      </w:r>
      <w:r w:rsidRPr="005D35E7">
        <w:rPr>
          <w:rFonts w:ascii="Times New Roman" w:hAnsi="Times New Roman"/>
          <w:sz w:val="18"/>
          <w:szCs w:val="18"/>
        </w:rPr>
        <w:t>检验</w:t>
      </w:r>
      <w:r w:rsidR="009C6794" w:rsidRPr="005D35E7">
        <w:rPr>
          <w:rFonts w:ascii="Times New Roman" w:hAnsi="Times New Roman"/>
          <w:sz w:val="18"/>
          <w:szCs w:val="18"/>
        </w:rPr>
        <w:t>。如果卖方被认定负有责任，则</w:t>
      </w:r>
      <w:r w:rsidR="00F268B5" w:rsidRPr="005D35E7">
        <w:rPr>
          <w:rFonts w:ascii="Times New Roman" w:hAnsi="Times New Roman"/>
          <w:sz w:val="18"/>
          <w:szCs w:val="18"/>
        </w:rPr>
        <w:t>所有</w:t>
      </w:r>
      <w:r w:rsidR="00BD02F7" w:rsidRPr="005D35E7">
        <w:rPr>
          <w:rFonts w:ascii="Times New Roman" w:hAnsi="Times New Roman"/>
          <w:sz w:val="18"/>
          <w:szCs w:val="18"/>
        </w:rPr>
        <w:t>相关费用应由卖方承担，包括但不限于</w:t>
      </w:r>
      <w:r w:rsidR="00CA037D" w:rsidRPr="005D35E7">
        <w:rPr>
          <w:rFonts w:ascii="Times New Roman" w:hAnsi="Times New Roman"/>
          <w:sz w:val="18"/>
          <w:szCs w:val="18"/>
        </w:rPr>
        <w:t>:</w:t>
      </w:r>
      <w:r w:rsidR="0031002A" w:rsidRPr="005D35E7">
        <w:rPr>
          <w:rFonts w:ascii="Times New Roman" w:hAnsi="Times New Roman"/>
          <w:sz w:val="18"/>
          <w:szCs w:val="18"/>
        </w:rPr>
        <w:t>a)</w:t>
      </w:r>
      <w:r w:rsidR="0031002A" w:rsidRPr="005D35E7">
        <w:rPr>
          <w:rFonts w:ascii="Times New Roman" w:hAnsi="Times New Roman"/>
          <w:sz w:val="18"/>
          <w:szCs w:val="18"/>
        </w:rPr>
        <w:t>派遣卖方检验员进行联合检查的费用；</w:t>
      </w:r>
      <w:r w:rsidR="0031002A" w:rsidRPr="005D35E7">
        <w:rPr>
          <w:rFonts w:ascii="Times New Roman" w:hAnsi="Times New Roman"/>
          <w:sz w:val="18"/>
          <w:szCs w:val="18"/>
        </w:rPr>
        <w:t>b)</w:t>
      </w:r>
      <w:r w:rsidR="0031002A" w:rsidRPr="005D35E7">
        <w:rPr>
          <w:rFonts w:ascii="Times New Roman" w:hAnsi="Times New Roman"/>
          <w:sz w:val="18"/>
          <w:szCs w:val="18"/>
        </w:rPr>
        <w:t>上述货物的拆卸和搬运费用（如适用）</w:t>
      </w:r>
      <w:r w:rsidR="0031002A" w:rsidRPr="005D35E7">
        <w:rPr>
          <w:rFonts w:ascii="Times New Roman" w:hAnsi="Times New Roman"/>
          <w:sz w:val="18"/>
          <w:szCs w:val="18"/>
        </w:rPr>
        <w:t>c</w:t>
      </w:r>
      <w:r w:rsidR="00CA037D" w:rsidRPr="005D35E7">
        <w:rPr>
          <w:rFonts w:ascii="Times New Roman" w:hAnsi="Times New Roman"/>
          <w:sz w:val="18"/>
          <w:szCs w:val="18"/>
        </w:rPr>
        <w:t>)</w:t>
      </w:r>
      <w:r w:rsidR="0031002A" w:rsidRPr="005D35E7">
        <w:rPr>
          <w:rFonts w:ascii="Times New Roman" w:hAnsi="Times New Roman"/>
          <w:sz w:val="18"/>
          <w:szCs w:val="18"/>
        </w:rPr>
        <w:t>将</w:t>
      </w:r>
      <w:r w:rsidR="00CA037D" w:rsidRPr="005D35E7">
        <w:rPr>
          <w:rFonts w:ascii="Times New Roman" w:hAnsi="Times New Roman"/>
          <w:sz w:val="18"/>
          <w:szCs w:val="18"/>
        </w:rPr>
        <w:t>有缺陷的合同货物</w:t>
      </w:r>
      <w:r w:rsidR="0031002A" w:rsidRPr="005D35E7">
        <w:rPr>
          <w:rFonts w:ascii="Times New Roman" w:hAnsi="Times New Roman"/>
          <w:sz w:val="18"/>
          <w:szCs w:val="18"/>
        </w:rPr>
        <w:t>退回到卖方进行修理或更换；</w:t>
      </w:r>
      <w:r w:rsidR="0031002A" w:rsidRPr="005D35E7">
        <w:rPr>
          <w:rFonts w:ascii="Times New Roman" w:hAnsi="Times New Roman"/>
          <w:sz w:val="18"/>
          <w:szCs w:val="18"/>
        </w:rPr>
        <w:t>d)</w:t>
      </w:r>
      <w:r w:rsidR="0031002A" w:rsidRPr="005D35E7">
        <w:rPr>
          <w:rFonts w:ascii="Times New Roman" w:hAnsi="Times New Roman"/>
          <w:sz w:val="18"/>
          <w:szCs w:val="18"/>
        </w:rPr>
        <w:t>修理或更换的费用；</w:t>
      </w:r>
      <w:r w:rsidR="0031002A" w:rsidRPr="005D35E7">
        <w:rPr>
          <w:rFonts w:ascii="Times New Roman" w:hAnsi="Times New Roman"/>
          <w:sz w:val="18"/>
          <w:szCs w:val="18"/>
        </w:rPr>
        <w:t>e)</w:t>
      </w:r>
      <w:r w:rsidR="0031002A" w:rsidRPr="005D35E7">
        <w:rPr>
          <w:rFonts w:ascii="Times New Roman" w:hAnsi="Times New Roman"/>
          <w:sz w:val="18"/>
          <w:szCs w:val="18"/>
        </w:rPr>
        <w:t>所有相关测试和重新认证的费用；</w:t>
      </w:r>
      <w:r w:rsidR="0031002A" w:rsidRPr="005D35E7">
        <w:rPr>
          <w:rFonts w:ascii="Times New Roman" w:hAnsi="Times New Roman"/>
          <w:sz w:val="18"/>
          <w:szCs w:val="18"/>
        </w:rPr>
        <w:t>f)</w:t>
      </w:r>
      <w:r w:rsidR="0031002A" w:rsidRPr="005D35E7">
        <w:rPr>
          <w:rFonts w:ascii="Times New Roman" w:hAnsi="Times New Roman"/>
          <w:sz w:val="18"/>
          <w:szCs w:val="18"/>
        </w:rPr>
        <w:t>交付修理后或更换货物的费用；</w:t>
      </w:r>
      <w:r w:rsidR="0031002A" w:rsidRPr="005D35E7">
        <w:rPr>
          <w:rFonts w:ascii="Times New Roman" w:hAnsi="Times New Roman"/>
          <w:sz w:val="18"/>
          <w:szCs w:val="18"/>
        </w:rPr>
        <w:t>g)</w:t>
      </w:r>
      <w:r w:rsidR="0031002A" w:rsidRPr="005D35E7">
        <w:rPr>
          <w:rFonts w:ascii="Times New Roman" w:hAnsi="Times New Roman"/>
          <w:sz w:val="18"/>
          <w:szCs w:val="18"/>
        </w:rPr>
        <w:t>搬运和安装的费用；</w:t>
      </w:r>
      <w:r w:rsidR="0031002A" w:rsidRPr="005D35E7">
        <w:rPr>
          <w:rFonts w:ascii="Times New Roman" w:hAnsi="Times New Roman"/>
          <w:sz w:val="18"/>
          <w:szCs w:val="18"/>
        </w:rPr>
        <w:t>h)</w:t>
      </w:r>
      <w:r w:rsidR="0031002A" w:rsidRPr="005D35E7">
        <w:rPr>
          <w:rFonts w:ascii="Times New Roman" w:hAnsi="Times New Roman"/>
          <w:sz w:val="18"/>
          <w:szCs w:val="18"/>
        </w:rPr>
        <w:t>额外的现场验收测试</w:t>
      </w:r>
      <w:r w:rsidR="00123F15" w:rsidRPr="005D35E7">
        <w:rPr>
          <w:rFonts w:ascii="Times New Roman" w:hAnsi="Times New Roman"/>
          <w:sz w:val="18"/>
          <w:szCs w:val="18"/>
        </w:rPr>
        <w:t>；</w:t>
      </w:r>
      <w:proofErr w:type="spellStart"/>
      <w:r w:rsidR="00123F15" w:rsidRPr="005D35E7">
        <w:rPr>
          <w:rFonts w:ascii="Times New Roman" w:hAnsi="Times New Roman"/>
          <w:sz w:val="18"/>
          <w:szCs w:val="18"/>
        </w:rPr>
        <w:t>i</w:t>
      </w:r>
      <w:proofErr w:type="spellEnd"/>
      <w:r w:rsidR="00123F15" w:rsidRPr="005D35E7">
        <w:rPr>
          <w:rFonts w:ascii="Times New Roman" w:hAnsi="Times New Roman"/>
          <w:sz w:val="18"/>
          <w:szCs w:val="18"/>
        </w:rPr>
        <w:t>）买方因此停窝工造成的费用</w:t>
      </w:r>
      <w:r w:rsidR="0031002A" w:rsidRPr="005D35E7">
        <w:rPr>
          <w:rFonts w:ascii="Times New Roman" w:hAnsi="Times New Roman"/>
          <w:sz w:val="18"/>
          <w:szCs w:val="18"/>
        </w:rPr>
        <w:t>。</w:t>
      </w:r>
    </w:p>
    <w:p w14:paraId="7312E5F7" w14:textId="3F031629" w:rsidR="00086C28" w:rsidRPr="005D35E7" w:rsidRDefault="00086C28" w:rsidP="00F812C1">
      <w:pPr>
        <w:pStyle w:val="BodyTextIndent21"/>
        <w:numPr>
          <w:ilvl w:val="1"/>
          <w:numId w:val="30"/>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w:t>
      </w:r>
      <w:r w:rsidR="00490D6F" w:rsidRPr="005D35E7">
        <w:rPr>
          <w:rFonts w:ascii="Times New Roman" w:hAnsi="Times New Roman"/>
          <w:sz w:val="18"/>
          <w:szCs w:val="18"/>
        </w:rPr>
        <w:t xml:space="preserve"> shall agrees to secure the right of free access to its sub-supplier’s and/or </w:t>
      </w:r>
      <w:proofErr w:type="spellStart"/>
      <w:r w:rsidR="00490D6F" w:rsidRPr="005D35E7">
        <w:rPr>
          <w:rFonts w:ascii="Times New Roman" w:hAnsi="Times New Roman"/>
          <w:sz w:val="18"/>
          <w:szCs w:val="18"/>
        </w:rPr>
        <w:t>subcontractors’premises</w:t>
      </w:r>
      <w:proofErr w:type="spellEnd"/>
      <w:r w:rsidR="00490D6F" w:rsidRPr="005D35E7">
        <w:rPr>
          <w:rFonts w:ascii="Times New Roman" w:hAnsi="Times New Roman"/>
          <w:sz w:val="18"/>
          <w:szCs w:val="18"/>
        </w:rPr>
        <w:t xml:space="preserve"> is granted to BUYER or the OWNER together with BUYER representatives and shall be provided convenience for Buyer's or Owner's and Buyer's Representative's inspecting, coordinating, directing, or requesting the progress of work of Seller's sub-subcontractors/sub-suppliers.</w:t>
      </w:r>
    </w:p>
    <w:p w14:paraId="08B24A6F" w14:textId="755E1E8B" w:rsidR="00086C28" w:rsidRPr="005D35E7" w:rsidRDefault="00086C28"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卖方同意并确保给予买方或业主与买方代表自由进出其分包商和</w:t>
      </w:r>
      <w:r w:rsidRPr="005D35E7">
        <w:rPr>
          <w:rFonts w:ascii="Times New Roman" w:hAnsi="Times New Roman"/>
          <w:sz w:val="18"/>
          <w:szCs w:val="18"/>
        </w:rPr>
        <w:t>/</w:t>
      </w:r>
      <w:r w:rsidRPr="005D35E7">
        <w:rPr>
          <w:rFonts w:ascii="Times New Roman" w:hAnsi="Times New Roman"/>
          <w:sz w:val="18"/>
          <w:szCs w:val="18"/>
        </w:rPr>
        <w:t>或分包商处所的权利并提供便利，以便买方或业主与买方代表对卖方的分包商</w:t>
      </w:r>
      <w:r w:rsidRPr="005D35E7">
        <w:rPr>
          <w:rFonts w:ascii="Times New Roman" w:hAnsi="Times New Roman"/>
          <w:sz w:val="18"/>
          <w:szCs w:val="18"/>
        </w:rPr>
        <w:t>/</w:t>
      </w:r>
      <w:proofErr w:type="gramStart"/>
      <w:r w:rsidRPr="005D35E7">
        <w:rPr>
          <w:rFonts w:ascii="Times New Roman" w:hAnsi="Times New Roman"/>
          <w:sz w:val="18"/>
          <w:szCs w:val="18"/>
        </w:rPr>
        <w:t>子供应</w:t>
      </w:r>
      <w:proofErr w:type="gramEnd"/>
      <w:r w:rsidRPr="005D35E7">
        <w:rPr>
          <w:rFonts w:ascii="Times New Roman" w:hAnsi="Times New Roman"/>
          <w:sz w:val="18"/>
          <w:szCs w:val="18"/>
        </w:rPr>
        <w:t>商的工作进展，以及催交与检验等进行检查、协调、指导或要求。</w:t>
      </w:r>
    </w:p>
    <w:p w14:paraId="36C6AC03" w14:textId="75D63FEE" w:rsidR="00086C28" w:rsidRPr="005D35E7" w:rsidRDefault="00086C28" w:rsidP="00F812C1">
      <w:pPr>
        <w:pStyle w:val="BodyTextIndent21"/>
        <w:numPr>
          <w:ilvl w:val="1"/>
          <w:numId w:val="30"/>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14:paraId="2AF44126" w14:textId="09227C86" w:rsidR="00D93172" w:rsidRPr="005D35E7" w:rsidRDefault="00086C28"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p>
    <w:p w14:paraId="3A8DBE8D" w14:textId="5DDCB92C"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ERECTION, TEST-RUN, PERFORMANCE TEST</w:t>
      </w:r>
      <w:r w:rsidRPr="005D35E7">
        <w:rPr>
          <w:rFonts w:cs="Times New Roman"/>
          <w:sz w:val="18"/>
          <w:szCs w:val="18"/>
        </w:rPr>
        <w:t>合同货物的安装、试运行和性能测试</w:t>
      </w:r>
    </w:p>
    <w:p w14:paraId="6AD3F3DF"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lang w:eastAsia="zh-CN"/>
        </w:rPr>
      </w:pPr>
    </w:p>
    <w:p w14:paraId="603FAB3E" w14:textId="722F1F60" w:rsidR="00D93172" w:rsidRPr="005D35E7" w:rsidRDefault="007A5A16" w:rsidP="00F812C1">
      <w:pPr>
        <w:pStyle w:val="BodyTextIndent21"/>
        <w:numPr>
          <w:ilvl w:val="1"/>
          <w:numId w:val="31"/>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erection, test-run, performance test of the CONTRACT GOODS shall be carried out </w:t>
      </w:r>
      <w:r w:rsidR="007A5815" w:rsidRPr="005D35E7">
        <w:rPr>
          <w:rFonts w:ascii="Times New Roman" w:hAnsi="Times New Roman"/>
          <w:sz w:val="18"/>
          <w:szCs w:val="18"/>
        </w:rPr>
        <w:t>by BUYER</w:t>
      </w:r>
      <w:r w:rsidRPr="005D35E7">
        <w:rPr>
          <w:rFonts w:ascii="Times New Roman" w:hAnsi="Times New Roman"/>
          <w:sz w:val="18"/>
          <w:szCs w:val="18"/>
        </w:rPr>
        <w:t xml:space="preserve"> </w:t>
      </w:r>
      <w:r w:rsidR="007A5815" w:rsidRPr="005D35E7">
        <w:rPr>
          <w:rFonts w:ascii="Times New Roman" w:hAnsi="Times New Roman"/>
          <w:sz w:val="18"/>
          <w:szCs w:val="18"/>
        </w:rPr>
        <w:t xml:space="preserve">following the </w:t>
      </w:r>
      <w:r w:rsidRPr="005D35E7">
        <w:rPr>
          <w:rFonts w:ascii="Times New Roman" w:hAnsi="Times New Roman"/>
          <w:sz w:val="18"/>
          <w:szCs w:val="18"/>
        </w:rPr>
        <w:t>technical instruction</w:t>
      </w:r>
      <w:r w:rsidR="007A5815" w:rsidRPr="005D35E7">
        <w:rPr>
          <w:rFonts w:ascii="Times New Roman" w:hAnsi="Times New Roman"/>
          <w:sz w:val="18"/>
          <w:szCs w:val="18"/>
        </w:rPr>
        <w:t xml:space="preserve">s given by </w:t>
      </w:r>
      <w:r w:rsidRPr="005D35E7">
        <w:rPr>
          <w:rFonts w:ascii="Times New Roman" w:hAnsi="Times New Roman"/>
          <w:sz w:val="18"/>
          <w:szCs w:val="18"/>
        </w:rPr>
        <w:t xml:space="preserve">SELLER’s </w:t>
      </w:r>
      <w:r w:rsidR="007A5815" w:rsidRPr="005D35E7">
        <w:rPr>
          <w:rFonts w:ascii="Times New Roman" w:hAnsi="Times New Roman"/>
          <w:sz w:val="18"/>
          <w:szCs w:val="18"/>
        </w:rPr>
        <w:t>representative</w:t>
      </w:r>
      <w:r w:rsidRPr="005D35E7">
        <w:rPr>
          <w:rFonts w:ascii="Times New Roman" w:hAnsi="Times New Roman"/>
          <w:sz w:val="18"/>
          <w:szCs w:val="18"/>
        </w:rPr>
        <w:t xml:space="preserve">. Each party shall authorize one representative to deal with all technical matters in connection with the acceptance of the CONTRACT GOODS during the </w:t>
      </w:r>
      <w:r w:rsidR="00E352C6" w:rsidRPr="005D35E7">
        <w:rPr>
          <w:rFonts w:ascii="Times New Roman" w:hAnsi="Times New Roman"/>
          <w:sz w:val="18"/>
          <w:szCs w:val="18"/>
        </w:rPr>
        <w:t xml:space="preserve">site </w:t>
      </w:r>
      <w:r w:rsidRPr="005D35E7">
        <w:rPr>
          <w:rFonts w:ascii="Times New Roman" w:hAnsi="Times New Roman"/>
          <w:sz w:val="18"/>
          <w:szCs w:val="18"/>
        </w:rPr>
        <w:t>erection</w:t>
      </w:r>
      <w:r w:rsidR="00E352C6" w:rsidRPr="005D35E7">
        <w:rPr>
          <w:rFonts w:ascii="Times New Roman" w:hAnsi="Times New Roman"/>
          <w:sz w:val="18"/>
          <w:szCs w:val="18"/>
        </w:rPr>
        <w:t>, installation</w:t>
      </w:r>
      <w:r w:rsidR="00B11547" w:rsidRPr="005D35E7">
        <w:rPr>
          <w:rFonts w:ascii="Times New Roman" w:hAnsi="Times New Roman"/>
          <w:sz w:val="18"/>
          <w:szCs w:val="18"/>
        </w:rPr>
        <w:t xml:space="preserve">, </w:t>
      </w:r>
      <w:r w:rsidR="00E352C6" w:rsidRPr="005D35E7">
        <w:rPr>
          <w:rFonts w:ascii="Times New Roman" w:hAnsi="Times New Roman"/>
          <w:sz w:val="18"/>
          <w:szCs w:val="18"/>
        </w:rPr>
        <w:t xml:space="preserve">site acceptance test (SAT) </w:t>
      </w:r>
      <w:r w:rsidR="00B11547" w:rsidRPr="005D35E7">
        <w:rPr>
          <w:rFonts w:ascii="Times New Roman" w:hAnsi="Times New Roman"/>
          <w:sz w:val="18"/>
          <w:szCs w:val="18"/>
        </w:rPr>
        <w:t xml:space="preserve">up to the commissioning and start-up </w:t>
      </w:r>
      <w:r w:rsidRPr="005D35E7">
        <w:rPr>
          <w:rFonts w:ascii="Times New Roman" w:hAnsi="Times New Roman"/>
          <w:sz w:val="18"/>
          <w:szCs w:val="18"/>
        </w:rPr>
        <w:t>of the CONTRACT GOODS.</w:t>
      </w:r>
      <w:r w:rsidR="00F67807" w:rsidRPr="005D35E7">
        <w:rPr>
          <w:rFonts w:ascii="Times New Roman" w:hAnsi="Times New Roman"/>
          <w:sz w:val="18"/>
          <w:szCs w:val="18"/>
        </w:rPr>
        <w:t xml:space="preserve"> </w:t>
      </w:r>
      <w:r w:rsidRPr="005D35E7">
        <w:rPr>
          <w:rFonts w:ascii="Times New Roman" w:hAnsi="Times New Roman"/>
          <w:sz w:val="18"/>
          <w:szCs w:val="18"/>
        </w:rPr>
        <w:t xml:space="preserve">The representatives of both PARTIES shall make detailed </w:t>
      </w:r>
      <w:r w:rsidR="00B11547" w:rsidRPr="005D35E7">
        <w:rPr>
          <w:rFonts w:ascii="Times New Roman" w:hAnsi="Times New Roman"/>
          <w:sz w:val="18"/>
          <w:szCs w:val="18"/>
        </w:rPr>
        <w:t xml:space="preserve">plan </w:t>
      </w:r>
      <w:r w:rsidRPr="005D35E7">
        <w:rPr>
          <w:rFonts w:ascii="Times New Roman" w:hAnsi="Times New Roman"/>
          <w:sz w:val="18"/>
          <w:szCs w:val="18"/>
        </w:rPr>
        <w:t xml:space="preserve">through friendly </w:t>
      </w:r>
      <w:r w:rsidR="00B11547" w:rsidRPr="005D35E7">
        <w:rPr>
          <w:rFonts w:ascii="Times New Roman" w:hAnsi="Times New Roman"/>
          <w:sz w:val="18"/>
          <w:szCs w:val="18"/>
        </w:rPr>
        <w:t>discussion.</w:t>
      </w:r>
      <w:r w:rsidRPr="005D35E7">
        <w:rPr>
          <w:rFonts w:ascii="Times New Roman" w:hAnsi="Times New Roman"/>
          <w:sz w:val="18"/>
          <w:szCs w:val="18"/>
        </w:rPr>
        <w:t xml:space="preserve"> Any disagreement shall be settled through friendly negotiation without prejudice to the provisions of this CONTRACT.</w:t>
      </w:r>
    </w:p>
    <w:p w14:paraId="059965D5" w14:textId="7F97F799"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合同货物的安装，试运行和性能测试应</w:t>
      </w:r>
      <w:r w:rsidR="00C56FD0" w:rsidRPr="005D35E7">
        <w:rPr>
          <w:rFonts w:ascii="Times New Roman" w:hAnsi="Times New Roman"/>
          <w:sz w:val="18"/>
          <w:szCs w:val="18"/>
        </w:rPr>
        <w:t>由</w:t>
      </w:r>
      <w:r w:rsidRPr="005D35E7">
        <w:rPr>
          <w:rFonts w:ascii="Times New Roman" w:hAnsi="Times New Roman"/>
          <w:sz w:val="18"/>
          <w:szCs w:val="18"/>
        </w:rPr>
        <w:t>买方</w:t>
      </w:r>
      <w:r w:rsidR="00C56FD0" w:rsidRPr="005D35E7">
        <w:rPr>
          <w:rFonts w:ascii="Times New Roman" w:hAnsi="Times New Roman"/>
          <w:sz w:val="18"/>
          <w:szCs w:val="18"/>
        </w:rPr>
        <w:t>按照</w:t>
      </w:r>
      <w:r w:rsidRPr="005D35E7">
        <w:rPr>
          <w:rFonts w:ascii="Times New Roman" w:hAnsi="Times New Roman"/>
          <w:sz w:val="18"/>
          <w:szCs w:val="18"/>
        </w:rPr>
        <w:t>卖方</w:t>
      </w:r>
      <w:r w:rsidR="00B57258" w:rsidRPr="005D35E7">
        <w:rPr>
          <w:rFonts w:ascii="Times New Roman" w:hAnsi="Times New Roman"/>
          <w:sz w:val="18"/>
          <w:szCs w:val="18"/>
        </w:rPr>
        <w:t>代表</w:t>
      </w:r>
      <w:r w:rsidRPr="005D35E7">
        <w:rPr>
          <w:rFonts w:ascii="Times New Roman" w:hAnsi="Times New Roman"/>
          <w:sz w:val="18"/>
          <w:szCs w:val="18"/>
        </w:rPr>
        <w:t>的技术指导下进行。从</w:t>
      </w:r>
      <w:r w:rsidR="00C56FD0" w:rsidRPr="005D35E7">
        <w:rPr>
          <w:rFonts w:ascii="Times New Roman" w:hAnsi="Times New Roman"/>
          <w:sz w:val="18"/>
          <w:szCs w:val="18"/>
        </w:rPr>
        <w:t>到现场、</w:t>
      </w:r>
      <w:r w:rsidRPr="005D35E7">
        <w:rPr>
          <w:rFonts w:ascii="Times New Roman" w:hAnsi="Times New Roman"/>
          <w:sz w:val="18"/>
          <w:szCs w:val="18"/>
        </w:rPr>
        <w:t>安装</w:t>
      </w:r>
      <w:r w:rsidR="00C56FD0" w:rsidRPr="005D35E7">
        <w:rPr>
          <w:rFonts w:ascii="Times New Roman" w:hAnsi="Times New Roman"/>
          <w:sz w:val="18"/>
          <w:szCs w:val="18"/>
        </w:rPr>
        <w:t>、现场验收试验（</w:t>
      </w:r>
      <w:r w:rsidR="00C56FD0" w:rsidRPr="005D35E7">
        <w:rPr>
          <w:rFonts w:ascii="Times New Roman" w:hAnsi="Times New Roman"/>
          <w:sz w:val="18"/>
          <w:szCs w:val="18"/>
        </w:rPr>
        <w:t>SAT</w:t>
      </w:r>
      <w:r w:rsidR="00C56FD0" w:rsidRPr="005D35E7">
        <w:rPr>
          <w:rFonts w:ascii="Times New Roman" w:hAnsi="Times New Roman"/>
          <w:sz w:val="18"/>
          <w:szCs w:val="18"/>
        </w:rPr>
        <w:t>）</w:t>
      </w:r>
      <w:r w:rsidRPr="005D35E7">
        <w:rPr>
          <w:rFonts w:ascii="Times New Roman" w:hAnsi="Times New Roman"/>
          <w:sz w:val="18"/>
          <w:szCs w:val="18"/>
        </w:rPr>
        <w:t>直到</w:t>
      </w:r>
      <w:r w:rsidR="00C56FD0" w:rsidRPr="005D35E7">
        <w:rPr>
          <w:rFonts w:ascii="Times New Roman" w:hAnsi="Times New Roman"/>
          <w:sz w:val="18"/>
          <w:szCs w:val="18"/>
        </w:rPr>
        <w:t>合同货物调试和启动期间</w:t>
      </w:r>
      <w:r w:rsidRPr="005D35E7">
        <w:rPr>
          <w:rFonts w:ascii="Times New Roman" w:hAnsi="Times New Roman"/>
          <w:sz w:val="18"/>
          <w:szCs w:val="18"/>
        </w:rPr>
        <w:t>，双方应授权一名代表</w:t>
      </w:r>
      <w:r w:rsidR="00C56FD0" w:rsidRPr="005D35E7">
        <w:rPr>
          <w:rFonts w:ascii="Times New Roman" w:hAnsi="Times New Roman"/>
          <w:sz w:val="18"/>
          <w:szCs w:val="18"/>
        </w:rPr>
        <w:t>在现场</w:t>
      </w:r>
      <w:r w:rsidRPr="005D35E7">
        <w:rPr>
          <w:rFonts w:ascii="Times New Roman" w:hAnsi="Times New Roman"/>
          <w:sz w:val="18"/>
          <w:szCs w:val="18"/>
        </w:rPr>
        <w:t>处理与合同货物验收有关的所有的技术问题。双方代表应通过友好协商做出详细安排。双方代表的任何不一致意见，应在合同项下条款范围</w:t>
      </w:r>
      <w:proofErr w:type="gramStart"/>
      <w:r w:rsidRPr="005D35E7">
        <w:rPr>
          <w:rFonts w:ascii="Times New Roman" w:hAnsi="Times New Roman"/>
          <w:sz w:val="18"/>
          <w:szCs w:val="18"/>
        </w:rPr>
        <w:t>内友好</w:t>
      </w:r>
      <w:proofErr w:type="gramEnd"/>
      <w:r w:rsidRPr="005D35E7">
        <w:rPr>
          <w:rFonts w:ascii="Times New Roman" w:hAnsi="Times New Roman"/>
          <w:sz w:val="18"/>
          <w:szCs w:val="18"/>
        </w:rPr>
        <w:t>协商解决。</w:t>
      </w:r>
    </w:p>
    <w:p w14:paraId="0C797F33" w14:textId="74E40DB3" w:rsidR="00C56FD0"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During the site </w:t>
      </w:r>
      <w:r w:rsidR="00F908E0" w:rsidRPr="005D35E7">
        <w:rPr>
          <w:rFonts w:ascii="Times New Roman" w:hAnsi="Times New Roman"/>
          <w:sz w:val="18"/>
          <w:szCs w:val="18"/>
        </w:rPr>
        <w:t>installation</w:t>
      </w:r>
      <w:r w:rsidRPr="005D35E7">
        <w:rPr>
          <w:rFonts w:ascii="Times New Roman" w:hAnsi="Times New Roman"/>
          <w:sz w:val="18"/>
          <w:szCs w:val="18"/>
        </w:rPr>
        <w:t xml:space="preserve">, </w:t>
      </w:r>
      <w:r w:rsidR="00F908E0" w:rsidRPr="005D35E7">
        <w:rPr>
          <w:rFonts w:ascii="Times New Roman" w:hAnsi="Times New Roman"/>
          <w:sz w:val="18"/>
          <w:szCs w:val="18"/>
        </w:rPr>
        <w:t xml:space="preserve">SAT, commissioning and </w:t>
      </w:r>
      <w:r w:rsidRPr="005D35E7">
        <w:rPr>
          <w:rFonts w:ascii="Times New Roman" w:hAnsi="Times New Roman"/>
          <w:sz w:val="18"/>
          <w:szCs w:val="18"/>
        </w:rPr>
        <w:t>start</w:t>
      </w:r>
      <w:r w:rsidR="00F908E0" w:rsidRPr="005D35E7">
        <w:rPr>
          <w:rFonts w:ascii="Times New Roman" w:hAnsi="Times New Roman"/>
          <w:sz w:val="18"/>
          <w:szCs w:val="18"/>
        </w:rPr>
        <w:t>-</w:t>
      </w:r>
      <w:r w:rsidRPr="005D35E7">
        <w:rPr>
          <w:rFonts w:ascii="Times New Roman" w:hAnsi="Times New Roman"/>
          <w:sz w:val="18"/>
          <w:szCs w:val="18"/>
        </w:rPr>
        <w:t>up</w:t>
      </w:r>
      <w:r w:rsidR="00F908E0" w:rsidRPr="005D35E7">
        <w:rPr>
          <w:rFonts w:ascii="Times New Roman" w:hAnsi="Times New Roman"/>
          <w:sz w:val="18"/>
          <w:szCs w:val="18"/>
        </w:rPr>
        <w:t xml:space="preserve"> as well as site</w:t>
      </w:r>
      <w:r w:rsidRPr="005D35E7">
        <w:rPr>
          <w:rFonts w:ascii="Times New Roman" w:hAnsi="Times New Roman"/>
          <w:sz w:val="18"/>
          <w:szCs w:val="18"/>
        </w:rPr>
        <w:t xml:space="preserve"> training, SELLER shall dispatch competent technical PERSONNEL at his own costs for </w:t>
      </w:r>
      <w:r w:rsidR="008E2E7F" w:rsidRPr="005D35E7">
        <w:rPr>
          <w:rFonts w:ascii="Times New Roman" w:hAnsi="Times New Roman"/>
          <w:sz w:val="18"/>
          <w:szCs w:val="18"/>
        </w:rPr>
        <w:t>site TECHNICAL SERVICE which have been detailed in the TECHNICAL AGREEMENT</w:t>
      </w:r>
      <w:r w:rsidRPr="005D35E7">
        <w:rPr>
          <w:rFonts w:ascii="Times New Roman" w:hAnsi="Times New Roman"/>
          <w:sz w:val="18"/>
          <w:szCs w:val="18"/>
        </w:rPr>
        <w:t xml:space="preserve">. </w:t>
      </w:r>
      <w:r w:rsidR="008E2E7F" w:rsidRPr="005D35E7">
        <w:rPr>
          <w:rFonts w:ascii="Times New Roman" w:hAnsi="Times New Roman"/>
          <w:sz w:val="18"/>
          <w:szCs w:val="18"/>
        </w:rPr>
        <w:t xml:space="preserve">The number of days of free site services has been detailed out in </w:t>
      </w:r>
      <w:r w:rsidR="009A4A13" w:rsidRPr="005D35E7">
        <w:rPr>
          <w:rFonts w:ascii="Times New Roman" w:hAnsi="Times New Roman"/>
          <w:sz w:val="18"/>
          <w:szCs w:val="18"/>
        </w:rPr>
        <w:t>ATTACHMENT B</w:t>
      </w:r>
      <w:r w:rsidR="008E2E7F" w:rsidRPr="005D35E7">
        <w:rPr>
          <w:rFonts w:ascii="Times New Roman" w:hAnsi="Times New Roman"/>
          <w:sz w:val="18"/>
          <w:szCs w:val="18"/>
        </w:rPr>
        <w:t xml:space="preserve">. Beyond that, BUYER shall compensate SELLER at the service rates given in </w:t>
      </w:r>
      <w:r w:rsidR="009A4A13" w:rsidRPr="005D35E7">
        <w:rPr>
          <w:rFonts w:ascii="Times New Roman" w:hAnsi="Times New Roman"/>
          <w:sz w:val="18"/>
          <w:szCs w:val="18"/>
        </w:rPr>
        <w:t>ATTACHMENT B</w:t>
      </w:r>
      <w:r w:rsidR="008E2E7F" w:rsidRPr="005D35E7">
        <w:rPr>
          <w:rFonts w:ascii="Times New Roman" w:hAnsi="Times New Roman"/>
          <w:sz w:val="18"/>
          <w:szCs w:val="18"/>
        </w:rPr>
        <w:t>. SELLER’s PERSONNEL shall be authorized to give technical instructions and to solve all technical problems within the scope of the CONTRACT.</w:t>
      </w:r>
    </w:p>
    <w:p w14:paraId="1BCF5F9A" w14:textId="5E606F2B"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在现场组装、</w:t>
      </w:r>
      <w:r w:rsidR="00F020B9" w:rsidRPr="005D35E7">
        <w:rPr>
          <w:rFonts w:ascii="Times New Roman" w:hAnsi="Times New Roman"/>
          <w:sz w:val="18"/>
          <w:szCs w:val="18"/>
        </w:rPr>
        <w:t>现场验收试验、试运行、</w:t>
      </w:r>
      <w:r w:rsidRPr="005D35E7">
        <w:rPr>
          <w:rFonts w:ascii="Times New Roman" w:hAnsi="Times New Roman"/>
          <w:sz w:val="18"/>
          <w:szCs w:val="18"/>
        </w:rPr>
        <w:t>启动和培训期间，卖方应自费派遣合格技术人员进行技术服务</w:t>
      </w:r>
      <w:r w:rsidR="00C56FD0" w:rsidRPr="005D35E7">
        <w:rPr>
          <w:rFonts w:ascii="Times New Roman" w:hAnsi="Times New Roman"/>
          <w:sz w:val="18"/>
          <w:szCs w:val="18"/>
        </w:rPr>
        <w:t>，详见技术协议。免费现场服务的天数已在附件</w:t>
      </w:r>
      <w:r w:rsidR="00440E73" w:rsidRPr="005D35E7">
        <w:rPr>
          <w:rFonts w:ascii="Times New Roman" w:hAnsi="Times New Roman"/>
          <w:sz w:val="18"/>
          <w:szCs w:val="18"/>
        </w:rPr>
        <w:t>B</w:t>
      </w:r>
      <w:r w:rsidR="00C56FD0" w:rsidRPr="005D35E7">
        <w:rPr>
          <w:rFonts w:ascii="Times New Roman" w:hAnsi="Times New Roman"/>
          <w:sz w:val="18"/>
          <w:szCs w:val="18"/>
        </w:rPr>
        <w:t>中详细说明。除此之外，买方应按附件</w:t>
      </w:r>
      <w:r w:rsidR="00440E73" w:rsidRPr="005D35E7">
        <w:rPr>
          <w:rFonts w:ascii="Times New Roman" w:hAnsi="Times New Roman"/>
          <w:sz w:val="18"/>
          <w:szCs w:val="18"/>
        </w:rPr>
        <w:t>B</w:t>
      </w:r>
      <w:r w:rsidR="00C56FD0" w:rsidRPr="005D35E7">
        <w:rPr>
          <w:rFonts w:ascii="Times New Roman" w:hAnsi="Times New Roman"/>
          <w:sz w:val="18"/>
          <w:szCs w:val="18"/>
        </w:rPr>
        <w:t>中规定的服务费率对卖方进行补偿。</w:t>
      </w:r>
      <w:r w:rsidRPr="005D35E7">
        <w:rPr>
          <w:rFonts w:ascii="Times New Roman" w:hAnsi="Times New Roman"/>
          <w:sz w:val="18"/>
          <w:szCs w:val="18"/>
        </w:rPr>
        <w:t>卖方技术人员</w:t>
      </w:r>
      <w:r w:rsidR="00C56FD0" w:rsidRPr="005D35E7">
        <w:rPr>
          <w:rFonts w:ascii="Times New Roman" w:hAnsi="Times New Roman"/>
          <w:sz w:val="18"/>
          <w:szCs w:val="18"/>
        </w:rPr>
        <w:t>有权</w:t>
      </w:r>
      <w:r w:rsidRPr="005D35E7">
        <w:rPr>
          <w:rFonts w:ascii="Times New Roman" w:hAnsi="Times New Roman"/>
          <w:sz w:val="18"/>
          <w:szCs w:val="18"/>
        </w:rPr>
        <w:t>应</w:t>
      </w:r>
      <w:r w:rsidR="00C56FD0" w:rsidRPr="005D35E7">
        <w:rPr>
          <w:rFonts w:ascii="Times New Roman" w:hAnsi="Times New Roman"/>
          <w:sz w:val="18"/>
          <w:szCs w:val="18"/>
        </w:rPr>
        <w:t>提供</w:t>
      </w:r>
      <w:r w:rsidRPr="005D35E7">
        <w:rPr>
          <w:rFonts w:ascii="Times New Roman" w:hAnsi="Times New Roman"/>
          <w:sz w:val="18"/>
          <w:szCs w:val="18"/>
        </w:rPr>
        <w:t>技术指导，并解决所有合同范围内的技术问题。</w:t>
      </w:r>
    </w:p>
    <w:p w14:paraId="17ADD725" w14:textId="4DA848C9" w:rsidR="00D93172" w:rsidRPr="005D35E7" w:rsidRDefault="007A5A16" w:rsidP="00F812C1">
      <w:pPr>
        <w:pStyle w:val="BodyTextIndent21"/>
        <w:numPr>
          <w:ilvl w:val="1"/>
          <w:numId w:val="31"/>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If </w:t>
      </w:r>
      <w:r w:rsidR="008E2E7F" w:rsidRPr="005D35E7">
        <w:rPr>
          <w:rFonts w:ascii="Times New Roman" w:hAnsi="Times New Roman"/>
          <w:sz w:val="18"/>
          <w:szCs w:val="18"/>
        </w:rPr>
        <w:t>the GOODS or any of the BUYER’s properties</w:t>
      </w:r>
      <w:r w:rsidRPr="005D35E7">
        <w:rPr>
          <w:rFonts w:ascii="Times New Roman" w:hAnsi="Times New Roman"/>
          <w:sz w:val="18"/>
          <w:szCs w:val="18"/>
        </w:rPr>
        <w:t xml:space="preserve"> damaged </w:t>
      </w:r>
      <w:r w:rsidR="008E2E7F" w:rsidRPr="005D35E7">
        <w:rPr>
          <w:rFonts w:ascii="Times New Roman" w:hAnsi="Times New Roman"/>
          <w:sz w:val="18"/>
          <w:szCs w:val="18"/>
        </w:rPr>
        <w:t>pursuant</w:t>
      </w:r>
      <w:r w:rsidRPr="005D35E7">
        <w:rPr>
          <w:rFonts w:ascii="Times New Roman" w:hAnsi="Times New Roman"/>
          <w:sz w:val="18"/>
          <w:szCs w:val="18"/>
        </w:rPr>
        <w:t xml:space="preserve"> to the instruction</w:t>
      </w:r>
      <w:r w:rsidR="008E2E7F" w:rsidRPr="005D35E7">
        <w:rPr>
          <w:rFonts w:ascii="Times New Roman" w:hAnsi="Times New Roman"/>
          <w:sz w:val="18"/>
          <w:szCs w:val="18"/>
        </w:rPr>
        <w:t>s given by</w:t>
      </w:r>
      <w:r w:rsidRPr="005D35E7">
        <w:rPr>
          <w:rFonts w:ascii="Times New Roman" w:hAnsi="Times New Roman"/>
          <w:sz w:val="18"/>
          <w:szCs w:val="18"/>
        </w:rPr>
        <w:t xml:space="preserve"> SELLER’s </w:t>
      </w:r>
      <w:r w:rsidR="008E2E7F" w:rsidRPr="005D35E7">
        <w:rPr>
          <w:rFonts w:ascii="Times New Roman" w:hAnsi="Times New Roman"/>
          <w:sz w:val="18"/>
          <w:szCs w:val="18"/>
        </w:rPr>
        <w:t>PERSONNEL</w:t>
      </w:r>
      <w:r w:rsidRPr="005D35E7">
        <w:rPr>
          <w:rFonts w:ascii="Times New Roman" w:hAnsi="Times New Roman"/>
          <w:sz w:val="18"/>
          <w:szCs w:val="18"/>
        </w:rPr>
        <w:t>, all the losses shall be borne by SELLER.</w:t>
      </w:r>
    </w:p>
    <w:p w14:paraId="03235341" w14:textId="466F2892"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w:t>
      </w:r>
      <w:r w:rsidR="00E557D7" w:rsidRPr="005D35E7">
        <w:rPr>
          <w:rFonts w:ascii="Times New Roman" w:hAnsi="Times New Roman"/>
          <w:sz w:val="18"/>
          <w:szCs w:val="18"/>
        </w:rPr>
        <w:t>货物或买方的任何财产</w:t>
      </w:r>
      <w:r w:rsidRPr="005D35E7">
        <w:rPr>
          <w:rFonts w:ascii="Times New Roman" w:hAnsi="Times New Roman"/>
          <w:sz w:val="18"/>
          <w:szCs w:val="18"/>
        </w:rPr>
        <w:t>由于卖方人员的指导</w:t>
      </w:r>
      <w:r w:rsidR="00E557D7" w:rsidRPr="005D35E7">
        <w:rPr>
          <w:rFonts w:ascii="Times New Roman" w:hAnsi="Times New Roman"/>
          <w:sz w:val="18"/>
          <w:szCs w:val="18"/>
        </w:rPr>
        <w:t>而</w:t>
      </w:r>
      <w:r w:rsidRPr="005D35E7">
        <w:rPr>
          <w:rFonts w:ascii="Times New Roman" w:hAnsi="Times New Roman"/>
          <w:sz w:val="18"/>
          <w:szCs w:val="18"/>
        </w:rPr>
        <w:t>损坏，所有损失应由卖方承担。</w:t>
      </w:r>
    </w:p>
    <w:p w14:paraId="7D3D898D" w14:textId="52BB147B" w:rsidR="00D93172" w:rsidRPr="005D35E7" w:rsidRDefault="007A5A16" w:rsidP="00F812C1">
      <w:pPr>
        <w:pStyle w:val="BodyTextIndent21"/>
        <w:numPr>
          <w:ilvl w:val="1"/>
          <w:numId w:val="31"/>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Technical instructions by SELLER's PERSONNEL shall be submitted in written form</w:t>
      </w:r>
      <w:r w:rsidR="00F020B9" w:rsidRPr="005D35E7">
        <w:rPr>
          <w:rFonts w:ascii="Times New Roman" w:hAnsi="Times New Roman"/>
          <w:sz w:val="18"/>
          <w:szCs w:val="18"/>
        </w:rPr>
        <w:t>.</w:t>
      </w:r>
    </w:p>
    <w:p w14:paraId="3CD2D51F" w14:textId="19CBF73B"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卖方人员的技术</w:t>
      </w:r>
      <w:r w:rsidR="00F020B9" w:rsidRPr="005D35E7">
        <w:rPr>
          <w:rFonts w:ascii="Times New Roman" w:hAnsi="Times New Roman"/>
          <w:sz w:val="18"/>
          <w:szCs w:val="18"/>
        </w:rPr>
        <w:t>说明</w:t>
      </w:r>
      <w:r w:rsidRPr="005D35E7">
        <w:rPr>
          <w:rFonts w:ascii="Times New Roman" w:hAnsi="Times New Roman"/>
          <w:sz w:val="18"/>
          <w:szCs w:val="18"/>
        </w:rPr>
        <w:t>应以书面的形式提交。</w:t>
      </w:r>
    </w:p>
    <w:p w14:paraId="62A7BEF9" w14:textId="77777777" w:rsidR="00F020B9" w:rsidRPr="005D35E7" w:rsidRDefault="008E2E7F"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must ensure that their PERSONNEL has been properly insured with accident insurance covering at minimum CNY one million per occurrence prior to the mobilization of the PERSONNEL. Such PERSONNEL must fully adhere to the SITE HSE regulations.</w:t>
      </w:r>
    </w:p>
    <w:p w14:paraId="5AB2E5F5" w14:textId="1047B06E" w:rsidR="00D93172" w:rsidRPr="005D35E7" w:rsidRDefault="00A7723E"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卖方必须确保其人员在调动前</w:t>
      </w:r>
      <w:proofErr w:type="gramStart"/>
      <w:r w:rsidRPr="005D35E7">
        <w:rPr>
          <w:rFonts w:ascii="Times New Roman" w:hAnsi="Times New Roman"/>
          <w:sz w:val="18"/>
          <w:szCs w:val="18"/>
        </w:rPr>
        <w:t>已适当</w:t>
      </w:r>
      <w:proofErr w:type="gramEnd"/>
      <w:r w:rsidRPr="005D35E7">
        <w:rPr>
          <w:rFonts w:ascii="Times New Roman" w:hAnsi="Times New Roman"/>
          <w:sz w:val="18"/>
          <w:szCs w:val="18"/>
        </w:rPr>
        <w:t>投保了意外事故险，每起事故的保险金额至少为</w:t>
      </w:r>
      <w:r w:rsidRPr="005D35E7">
        <w:rPr>
          <w:rFonts w:ascii="Times New Roman" w:hAnsi="Times New Roman"/>
          <w:sz w:val="18"/>
          <w:szCs w:val="18"/>
        </w:rPr>
        <w:t>100</w:t>
      </w:r>
      <w:r w:rsidRPr="005D35E7">
        <w:rPr>
          <w:rFonts w:ascii="Times New Roman" w:hAnsi="Times New Roman"/>
          <w:sz w:val="18"/>
          <w:szCs w:val="18"/>
        </w:rPr>
        <w:t>万元人民币。这些人员必须完全遵守现场的</w:t>
      </w:r>
      <w:r w:rsidRPr="005D35E7">
        <w:rPr>
          <w:rFonts w:ascii="Times New Roman" w:hAnsi="Times New Roman"/>
          <w:sz w:val="18"/>
          <w:szCs w:val="18"/>
        </w:rPr>
        <w:t>HSE</w:t>
      </w:r>
      <w:r w:rsidRPr="005D35E7">
        <w:rPr>
          <w:rFonts w:ascii="Times New Roman" w:hAnsi="Times New Roman"/>
          <w:sz w:val="18"/>
          <w:szCs w:val="18"/>
        </w:rPr>
        <w:t>管理制度。</w:t>
      </w:r>
    </w:p>
    <w:p w14:paraId="1C2CD4CD" w14:textId="4FDA4DD5" w:rsidR="00D93172" w:rsidRPr="005D35E7" w:rsidRDefault="007A5A16" w:rsidP="00F812C1">
      <w:pPr>
        <w:pStyle w:val="BodyTextIndent21"/>
        <w:numPr>
          <w:ilvl w:val="1"/>
          <w:numId w:val="31"/>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If SELLER or its </w:t>
      </w:r>
      <w:r w:rsidR="00651A04" w:rsidRPr="005D35E7">
        <w:rPr>
          <w:rFonts w:ascii="Times New Roman" w:hAnsi="Times New Roman"/>
          <w:sz w:val="18"/>
          <w:szCs w:val="18"/>
        </w:rPr>
        <w:t>SUB-SUPPLIER</w:t>
      </w:r>
      <w:r w:rsidRPr="005D35E7">
        <w:rPr>
          <w:rFonts w:ascii="Times New Roman" w:hAnsi="Times New Roman"/>
          <w:sz w:val="18"/>
          <w:szCs w:val="18"/>
        </w:rPr>
        <w:t xml:space="preserve">’s </w:t>
      </w:r>
      <w:r w:rsidR="0032016E" w:rsidRPr="005D35E7">
        <w:rPr>
          <w:rFonts w:ascii="Times New Roman" w:hAnsi="Times New Roman"/>
          <w:sz w:val="18"/>
          <w:szCs w:val="18"/>
        </w:rPr>
        <w:t>PERSONNEL</w:t>
      </w:r>
      <w:r w:rsidRPr="005D35E7">
        <w:rPr>
          <w:rFonts w:ascii="Times New Roman" w:hAnsi="Times New Roman"/>
          <w:sz w:val="18"/>
          <w:szCs w:val="18"/>
        </w:rPr>
        <w:t xml:space="preserve"> are unable to </w:t>
      </w:r>
      <w:r w:rsidR="0032016E" w:rsidRPr="005D35E7">
        <w:rPr>
          <w:rFonts w:ascii="Times New Roman" w:hAnsi="Times New Roman"/>
          <w:sz w:val="18"/>
          <w:szCs w:val="18"/>
        </w:rPr>
        <w:t>present for site TECHNICAL SERVICE</w:t>
      </w:r>
      <w:r w:rsidRPr="005D35E7">
        <w:rPr>
          <w:rFonts w:ascii="Times New Roman" w:hAnsi="Times New Roman"/>
          <w:sz w:val="18"/>
          <w:szCs w:val="18"/>
        </w:rPr>
        <w:t xml:space="preserve"> because of</w:t>
      </w:r>
      <w:r w:rsidR="00161A09" w:rsidRPr="005D35E7">
        <w:rPr>
          <w:rFonts w:ascii="Times New Roman" w:hAnsi="Times New Roman"/>
          <w:sz w:val="18"/>
          <w:szCs w:val="18"/>
        </w:rPr>
        <w:t xml:space="preserve"> Force Majeure</w:t>
      </w:r>
      <w:r w:rsidRPr="005D35E7">
        <w:rPr>
          <w:rFonts w:ascii="Times New Roman" w:hAnsi="Times New Roman"/>
          <w:sz w:val="18"/>
          <w:szCs w:val="18"/>
        </w:rPr>
        <w:t xml:space="preserve">, BUYER has the right to operate, commission and/or repair the </w:t>
      </w:r>
      <w:r w:rsidR="0032016E" w:rsidRPr="005D35E7">
        <w:rPr>
          <w:rFonts w:ascii="Times New Roman" w:hAnsi="Times New Roman"/>
          <w:sz w:val="18"/>
          <w:szCs w:val="18"/>
        </w:rPr>
        <w:t xml:space="preserve">CONTRACT GOODS </w:t>
      </w:r>
      <w:r w:rsidRPr="005D35E7">
        <w:rPr>
          <w:rFonts w:ascii="Times New Roman" w:hAnsi="Times New Roman"/>
          <w:sz w:val="18"/>
          <w:szCs w:val="18"/>
        </w:rPr>
        <w:t xml:space="preserve">in accordance with the </w:t>
      </w:r>
      <w:r w:rsidR="0032016E" w:rsidRPr="005D35E7">
        <w:rPr>
          <w:rFonts w:ascii="Times New Roman" w:hAnsi="Times New Roman"/>
          <w:sz w:val="18"/>
          <w:szCs w:val="18"/>
        </w:rPr>
        <w:t xml:space="preserve">SELLER’s </w:t>
      </w:r>
      <w:r w:rsidRPr="005D35E7">
        <w:rPr>
          <w:rFonts w:ascii="Times New Roman" w:hAnsi="Times New Roman"/>
          <w:sz w:val="18"/>
          <w:szCs w:val="18"/>
        </w:rPr>
        <w:t xml:space="preserve">manual or instructions, and such performance shall not affect the </w:t>
      </w:r>
      <w:r w:rsidR="0081437A" w:rsidRPr="005D35E7">
        <w:rPr>
          <w:rFonts w:ascii="Times New Roman" w:hAnsi="Times New Roman"/>
          <w:sz w:val="18"/>
          <w:szCs w:val="18"/>
        </w:rPr>
        <w:t xml:space="preserve">SELLER’s </w:t>
      </w:r>
      <w:r w:rsidRPr="005D35E7">
        <w:rPr>
          <w:rFonts w:ascii="Times New Roman" w:hAnsi="Times New Roman"/>
          <w:sz w:val="18"/>
          <w:szCs w:val="18"/>
        </w:rPr>
        <w:t xml:space="preserve">warranty responsibility and shall not relieve SELLER </w:t>
      </w:r>
      <w:r w:rsidR="0032016E" w:rsidRPr="005D35E7">
        <w:rPr>
          <w:rFonts w:ascii="Times New Roman" w:hAnsi="Times New Roman"/>
          <w:sz w:val="18"/>
          <w:szCs w:val="18"/>
        </w:rPr>
        <w:t xml:space="preserve">from </w:t>
      </w:r>
      <w:r w:rsidRPr="005D35E7">
        <w:rPr>
          <w:rFonts w:ascii="Times New Roman" w:hAnsi="Times New Roman"/>
          <w:sz w:val="18"/>
          <w:szCs w:val="18"/>
        </w:rPr>
        <w:t xml:space="preserve">any </w:t>
      </w:r>
      <w:r w:rsidR="0032016E" w:rsidRPr="005D35E7">
        <w:rPr>
          <w:rFonts w:ascii="Times New Roman" w:hAnsi="Times New Roman"/>
          <w:sz w:val="18"/>
          <w:szCs w:val="18"/>
        </w:rPr>
        <w:t xml:space="preserve">of his </w:t>
      </w:r>
      <w:r w:rsidRPr="005D35E7">
        <w:rPr>
          <w:rFonts w:ascii="Times New Roman" w:hAnsi="Times New Roman"/>
          <w:sz w:val="18"/>
          <w:szCs w:val="18"/>
        </w:rPr>
        <w:t>obligations under this CONTRACT.</w:t>
      </w:r>
    </w:p>
    <w:p w14:paraId="53D3DDCE" w14:textId="52759B6E"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若需要卖方或者其分包商厂家的</w:t>
      </w:r>
      <w:r w:rsidR="00A7723E" w:rsidRPr="005D35E7">
        <w:rPr>
          <w:rFonts w:ascii="Times New Roman" w:hAnsi="Times New Roman"/>
          <w:sz w:val="18"/>
          <w:szCs w:val="18"/>
        </w:rPr>
        <w:t>人员</w:t>
      </w:r>
      <w:r w:rsidRPr="005D35E7">
        <w:rPr>
          <w:rFonts w:ascii="Times New Roman" w:hAnsi="Times New Roman"/>
          <w:sz w:val="18"/>
          <w:szCs w:val="18"/>
        </w:rPr>
        <w:t>因</w:t>
      </w:r>
      <w:r w:rsidR="0018701B" w:rsidRPr="005D35E7">
        <w:rPr>
          <w:rFonts w:ascii="Times New Roman" w:hAnsi="Times New Roman"/>
          <w:sz w:val="18"/>
          <w:szCs w:val="18"/>
        </w:rPr>
        <w:t>不可抗力</w:t>
      </w:r>
      <w:r w:rsidRPr="005D35E7">
        <w:rPr>
          <w:rFonts w:ascii="Times New Roman" w:hAnsi="Times New Roman"/>
          <w:sz w:val="18"/>
          <w:szCs w:val="18"/>
        </w:rPr>
        <w:t>等原因无法到现场时，买方有权按照</w:t>
      </w:r>
      <w:r w:rsidR="00A7723E" w:rsidRPr="005D35E7">
        <w:rPr>
          <w:rFonts w:ascii="Times New Roman" w:hAnsi="Times New Roman"/>
          <w:sz w:val="18"/>
          <w:szCs w:val="18"/>
        </w:rPr>
        <w:t>卖方的</w:t>
      </w:r>
      <w:r w:rsidRPr="005D35E7">
        <w:rPr>
          <w:rFonts w:ascii="Times New Roman" w:hAnsi="Times New Roman"/>
          <w:sz w:val="18"/>
          <w:szCs w:val="18"/>
        </w:rPr>
        <w:t>操作手册或说明书对</w:t>
      </w:r>
      <w:r w:rsidR="00A7723E" w:rsidRPr="005D35E7">
        <w:rPr>
          <w:rFonts w:ascii="Times New Roman" w:hAnsi="Times New Roman"/>
          <w:sz w:val="18"/>
          <w:szCs w:val="18"/>
        </w:rPr>
        <w:t>合同货物</w:t>
      </w:r>
      <w:r w:rsidRPr="005D35E7">
        <w:rPr>
          <w:rFonts w:ascii="Times New Roman" w:hAnsi="Times New Roman"/>
          <w:sz w:val="18"/>
          <w:szCs w:val="18"/>
        </w:rPr>
        <w:t>进行操作、调试</w:t>
      </w:r>
      <w:r w:rsidR="00A7723E" w:rsidRPr="005D35E7">
        <w:rPr>
          <w:rFonts w:ascii="Times New Roman" w:hAnsi="Times New Roman"/>
          <w:sz w:val="18"/>
          <w:szCs w:val="18"/>
        </w:rPr>
        <w:t>和</w:t>
      </w:r>
      <w:r w:rsidR="00A7723E" w:rsidRPr="005D35E7">
        <w:rPr>
          <w:rFonts w:ascii="Times New Roman" w:hAnsi="Times New Roman"/>
          <w:sz w:val="18"/>
          <w:szCs w:val="18"/>
        </w:rPr>
        <w:t>/</w:t>
      </w:r>
      <w:r w:rsidRPr="005D35E7">
        <w:rPr>
          <w:rFonts w:ascii="Times New Roman" w:hAnsi="Times New Roman"/>
          <w:sz w:val="18"/>
          <w:szCs w:val="18"/>
        </w:rPr>
        <w:t>或维修，但</w:t>
      </w:r>
      <w:proofErr w:type="gramStart"/>
      <w:r w:rsidRPr="005D35E7">
        <w:rPr>
          <w:rFonts w:ascii="Times New Roman" w:hAnsi="Times New Roman"/>
          <w:sz w:val="18"/>
          <w:szCs w:val="18"/>
        </w:rPr>
        <w:t>不</w:t>
      </w:r>
      <w:proofErr w:type="gramEnd"/>
      <w:r w:rsidRPr="005D35E7">
        <w:rPr>
          <w:rFonts w:ascii="Times New Roman" w:hAnsi="Times New Roman"/>
          <w:sz w:val="18"/>
          <w:szCs w:val="18"/>
        </w:rPr>
        <w:t>免除卖方在合同项下的</w:t>
      </w:r>
      <w:r w:rsidR="00A7723E" w:rsidRPr="005D35E7">
        <w:rPr>
          <w:rFonts w:ascii="Times New Roman" w:hAnsi="Times New Roman"/>
          <w:sz w:val="18"/>
          <w:szCs w:val="18"/>
        </w:rPr>
        <w:t>任何</w:t>
      </w:r>
      <w:r w:rsidRPr="005D35E7">
        <w:rPr>
          <w:rFonts w:ascii="Times New Roman" w:hAnsi="Times New Roman"/>
          <w:sz w:val="18"/>
          <w:szCs w:val="18"/>
        </w:rPr>
        <w:t>责任。</w:t>
      </w:r>
    </w:p>
    <w:p w14:paraId="16D71024" w14:textId="78BD8650"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ACCEPTANCE of the cONTRACT</w:t>
      </w:r>
      <w:r w:rsidR="007D6BF9" w:rsidRPr="005D35E7">
        <w:rPr>
          <w:rFonts w:cs="Times New Roman"/>
          <w:sz w:val="18"/>
          <w:szCs w:val="18"/>
        </w:rPr>
        <w:t xml:space="preserve"> GOODS</w:t>
      </w:r>
      <w:r w:rsidRPr="005D35E7">
        <w:rPr>
          <w:rFonts w:cs="Times New Roman"/>
          <w:sz w:val="18"/>
          <w:szCs w:val="18"/>
        </w:rPr>
        <w:t>合同货物的验收</w:t>
      </w:r>
    </w:p>
    <w:p w14:paraId="5392FD16"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lang w:eastAsia="zh-CN"/>
        </w:rPr>
      </w:pPr>
    </w:p>
    <w:p w14:paraId="490414D3" w14:textId="5E128FC6" w:rsidR="00D93172" w:rsidRPr="005D35E7" w:rsidRDefault="007A5A16" w:rsidP="00F812C1">
      <w:pPr>
        <w:pStyle w:val="BodyTextIndent21"/>
        <w:numPr>
          <w:ilvl w:val="1"/>
          <w:numId w:val="3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If </w:t>
      </w:r>
      <w:bookmarkStart w:id="75" w:name="OLE_LINK43"/>
      <w:bookmarkStart w:id="76" w:name="OLE_LINK42"/>
      <w:r w:rsidRPr="005D35E7">
        <w:rPr>
          <w:rFonts w:ascii="Times New Roman" w:hAnsi="Times New Roman"/>
          <w:sz w:val="18"/>
          <w:szCs w:val="18"/>
        </w:rPr>
        <w:t xml:space="preserve">all the </w:t>
      </w:r>
      <w:r w:rsidR="00EF272A" w:rsidRPr="005D35E7">
        <w:rPr>
          <w:rFonts w:ascii="Times New Roman" w:hAnsi="Times New Roman"/>
          <w:sz w:val="18"/>
          <w:szCs w:val="18"/>
        </w:rPr>
        <w:t xml:space="preserve">criteria </w:t>
      </w:r>
      <w:r w:rsidRPr="005D35E7">
        <w:rPr>
          <w:rFonts w:ascii="Times New Roman" w:hAnsi="Times New Roman"/>
          <w:sz w:val="18"/>
          <w:szCs w:val="18"/>
        </w:rPr>
        <w:t>stipulated in T</w:t>
      </w:r>
      <w:r w:rsidR="00790344" w:rsidRPr="005D35E7">
        <w:rPr>
          <w:rFonts w:ascii="Times New Roman" w:hAnsi="Times New Roman"/>
          <w:sz w:val="18"/>
          <w:szCs w:val="18"/>
        </w:rPr>
        <w:t>ECHNICAL</w:t>
      </w:r>
      <w:r w:rsidRPr="005D35E7">
        <w:rPr>
          <w:rFonts w:ascii="Times New Roman" w:hAnsi="Times New Roman"/>
          <w:sz w:val="18"/>
          <w:szCs w:val="18"/>
        </w:rPr>
        <w:t xml:space="preserve"> A</w:t>
      </w:r>
      <w:r w:rsidR="00790344" w:rsidRPr="005D35E7">
        <w:rPr>
          <w:rFonts w:ascii="Times New Roman" w:hAnsi="Times New Roman"/>
          <w:sz w:val="18"/>
          <w:szCs w:val="18"/>
        </w:rPr>
        <w:t>GREEMENT</w:t>
      </w:r>
      <w:r w:rsidRPr="005D35E7">
        <w:rPr>
          <w:rFonts w:ascii="Times New Roman" w:hAnsi="Times New Roman"/>
          <w:sz w:val="18"/>
          <w:szCs w:val="18"/>
        </w:rPr>
        <w:t xml:space="preserve"> are fulfilled </w:t>
      </w:r>
      <w:r w:rsidR="00EF272A" w:rsidRPr="005D35E7">
        <w:rPr>
          <w:rFonts w:ascii="Times New Roman" w:hAnsi="Times New Roman"/>
          <w:sz w:val="18"/>
          <w:szCs w:val="18"/>
        </w:rPr>
        <w:t xml:space="preserve">during </w:t>
      </w:r>
      <w:r w:rsidR="00492453" w:rsidRPr="005D35E7">
        <w:rPr>
          <w:rFonts w:ascii="Times New Roman" w:hAnsi="Times New Roman"/>
          <w:sz w:val="18"/>
          <w:szCs w:val="18"/>
        </w:rPr>
        <w:t xml:space="preserve">performance test / </w:t>
      </w:r>
      <w:r w:rsidR="00EF272A" w:rsidRPr="005D35E7">
        <w:rPr>
          <w:rFonts w:ascii="Times New Roman" w:hAnsi="Times New Roman"/>
          <w:sz w:val="18"/>
          <w:szCs w:val="18"/>
        </w:rPr>
        <w:t>SAT</w:t>
      </w:r>
      <w:bookmarkEnd w:id="75"/>
      <w:bookmarkEnd w:id="76"/>
      <w:r w:rsidRPr="005D35E7">
        <w:rPr>
          <w:rFonts w:ascii="Times New Roman" w:hAnsi="Times New Roman"/>
          <w:sz w:val="18"/>
          <w:szCs w:val="18"/>
        </w:rPr>
        <w:t>, a</w:t>
      </w:r>
      <w:r w:rsidR="004C32B9" w:rsidRPr="005D35E7">
        <w:rPr>
          <w:rFonts w:ascii="Times New Roman" w:hAnsi="Times New Roman"/>
          <w:sz w:val="18"/>
          <w:szCs w:val="18"/>
        </w:rPr>
        <w:t>n</w:t>
      </w:r>
      <w:r w:rsidRPr="005D35E7">
        <w:rPr>
          <w:rFonts w:ascii="Times New Roman" w:hAnsi="Times New Roman"/>
          <w:sz w:val="18"/>
          <w:szCs w:val="18"/>
        </w:rPr>
        <w:t xml:space="preserve"> Acceptance Certificate of the CONTRACT GOODS shall be </w:t>
      </w:r>
      <w:r w:rsidR="00EF272A" w:rsidRPr="005D35E7">
        <w:rPr>
          <w:rFonts w:ascii="Times New Roman" w:hAnsi="Times New Roman"/>
          <w:sz w:val="18"/>
          <w:szCs w:val="18"/>
        </w:rPr>
        <w:t xml:space="preserve">issued by BUYER and </w:t>
      </w:r>
      <w:r w:rsidRPr="005D35E7">
        <w:rPr>
          <w:rFonts w:ascii="Times New Roman" w:hAnsi="Times New Roman"/>
          <w:sz w:val="18"/>
          <w:szCs w:val="18"/>
        </w:rPr>
        <w:t xml:space="preserve">signed by the authorized representatives of </w:t>
      </w:r>
      <w:r w:rsidR="00EF272A" w:rsidRPr="005D35E7">
        <w:rPr>
          <w:rFonts w:ascii="Times New Roman" w:hAnsi="Times New Roman"/>
          <w:sz w:val="18"/>
          <w:szCs w:val="18"/>
        </w:rPr>
        <w:t xml:space="preserve">the </w:t>
      </w:r>
      <w:r w:rsidRPr="005D35E7">
        <w:rPr>
          <w:rFonts w:ascii="Times New Roman" w:hAnsi="Times New Roman"/>
          <w:sz w:val="18"/>
          <w:szCs w:val="18"/>
        </w:rPr>
        <w:t xml:space="preserve">PARTIES within three (3) working days in four </w:t>
      </w:r>
      <w:r w:rsidR="00EF272A" w:rsidRPr="005D35E7">
        <w:rPr>
          <w:rFonts w:ascii="Times New Roman" w:hAnsi="Times New Roman"/>
          <w:sz w:val="18"/>
          <w:szCs w:val="18"/>
        </w:rPr>
        <w:t xml:space="preserve">original </w:t>
      </w:r>
      <w:r w:rsidRPr="005D35E7">
        <w:rPr>
          <w:rFonts w:ascii="Times New Roman" w:hAnsi="Times New Roman"/>
          <w:sz w:val="18"/>
          <w:szCs w:val="18"/>
        </w:rPr>
        <w:t xml:space="preserve">copies, </w:t>
      </w:r>
      <w:r w:rsidR="00EF272A" w:rsidRPr="005D35E7">
        <w:rPr>
          <w:rFonts w:ascii="Times New Roman" w:hAnsi="Times New Roman"/>
          <w:sz w:val="18"/>
          <w:szCs w:val="18"/>
        </w:rPr>
        <w:t>two copies will be kept by each parties for safekeeping</w:t>
      </w:r>
      <w:r w:rsidRPr="005D35E7">
        <w:rPr>
          <w:rFonts w:ascii="Times New Roman" w:hAnsi="Times New Roman"/>
          <w:sz w:val="18"/>
          <w:szCs w:val="18"/>
        </w:rPr>
        <w:t xml:space="preserve">. This signed “Acceptance Certificate” shall be deemed as </w:t>
      </w:r>
      <w:r w:rsidR="00492453" w:rsidRPr="005D35E7">
        <w:rPr>
          <w:rFonts w:ascii="Times New Roman" w:hAnsi="Times New Roman"/>
          <w:sz w:val="18"/>
          <w:szCs w:val="18"/>
        </w:rPr>
        <w:t xml:space="preserve">the formal </w:t>
      </w:r>
      <w:r w:rsidRPr="005D35E7">
        <w:rPr>
          <w:rFonts w:ascii="Times New Roman" w:hAnsi="Times New Roman"/>
          <w:sz w:val="18"/>
          <w:szCs w:val="18"/>
        </w:rPr>
        <w:t>acceptance of the CONTRACT GOODS by BUYER.</w:t>
      </w:r>
    </w:p>
    <w:p w14:paraId="3C9FC8B5" w14:textId="7285CA4C"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如果合同技术</w:t>
      </w:r>
      <w:r w:rsidR="00A96AAB" w:rsidRPr="005D35E7">
        <w:rPr>
          <w:rFonts w:ascii="Times New Roman" w:hAnsi="Times New Roman"/>
          <w:sz w:val="18"/>
          <w:szCs w:val="18"/>
        </w:rPr>
        <w:t>协议</w:t>
      </w:r>
      <w:r w:rsidRPr="005D35E7">
        <w:rPr>
          <w:rFonts w:ascii="Times New Roman" w:hAnsi="Times New Roman"/>
          <w:sz w:val="18"/>
          <w:szCs w:val="18"/>
        </w:rPr>
        <w:t>规定的所有</w:t>
      </w:r>
      <w:r w:rsidR="00A96AAB" w:rsidRPr="005D35E7">
        <w:rPr>
          <w:rFonts w:ascii="Times New Roman" w:hAnsi="Times New Roman"/>
          <w:sz w:val="18"/>
          <w:szCs w:val="18"/>
        </w:rPr>
        <w:t>标准</w:t>
      </w:r>
      <w:r w:rsidRPr="005D35E7">
        <w:rPr>
          <w:rFonts w:ascii="Times New Roman" w:hAnsi="Times New Roman"/>
          <w:sz w:val="18"/>
          <w:szCs w:val="18"/>
        </w:rPr>
        <w:t>在</w:t>
      </w:r>
      <w:r w:rsidRPr="005D35E7">
        <w:rPr>
          <w:rFonts w:ascii="Times New Roman" w:hAnsi="Times New Roman"/>
          <w:sz w:val="18"/>
          <w:szCs w:val="18"/>
          <w:highlight w:val="yellow"/>
        </w:rPr>
        <w:t>性能</w:t>
      </w:r>
      <w:r w:rsidR="004710C3" w:rsidRPr="005D35E7">
        <w:rPr>
          <w:rFonts w:ascii="Times New Roman" w:hAnsi="Times New Roman"/>
          <w:sz w:val="18"/>
          <w:szCs w:val="18"/>
          <w:highlight w:val="yellow"/>
        </w:rPr>
        <w:t>测试</w:t>
      </w:r>
      <w:r w:rsidR="00F0196C" w:rsidRPr="005D35E7">
        <w:rPr>
          <w:rFonts w:ascii="Times New Roman" w:hAnsi="Times New Roman"/>
          <w:sz w:val="18"/>
          <w:szCs w:val="18"/>
          <w:highlight w:val="yellow"/>
        </w:rPr>
        <w:t>/</w:t>
      </w:r>
      <w:r w:rsidR="004710C3" w:rsidRPr="005D35E7">
        <w:rPr>
          <w:rFonts w:ascii="Times New Roman" w:hAnsi="Times New Roman"/>
          <w:sz w:val="18"/>
          <w:szCs w:val="18"/>
          <w:highlight w:val="yellow"/>
        </w:rPr>
        <w:t>现场验收试验</w:t>
      </w:r>
      <w:r w:rsidRPr="005D35E7">
        <w:rPr>
          <w:rFonts w:ascii="Times New Roman" w:hAnsi="Times New Roman"/>
          <w:sz w:val="18"/>
          <w:szCs w:val="18"/>
        </w:rPr>
        <w:t>期间全部达标，合同货物的</w:t>
      </w:r>
      <w:r w:rsidRPr="005D35E7">
        <w:rPr>
          <w:rFonts w:ascii="Times New Roman" w:hAnsi="Times New Roman"/>
          <w:sz w:val="18"/>
          <w:szCs w:val="18"/>
        </w:rPr>
        <w:t>“</w:t>
      </w:r>
      <w:r w:rsidRPr="005D35E7">
        <w:rPr>
          <w:rFonts w:ascii="Times New Roman" w:hAnsi="Times New Roman"/>
          <w:sz w:val="18"/>
          <w:szCs w:val="18"/>
        </w:rPr>
        <w:t>接收证明</w:t>
      </w:r>
      <w:r w:rsidRPr="005D35E7">
        <w:rPr>
          <w:rFonts w:ascii="Times New Roman" w:hAnsi="Times New Roman"/>
          <w:sz w:val="18"/>
          <w:szCs w:val="18"/>
        </w:rPr>
        <w:t>”</w:t>
      </w:r>
      <w:r w:rsidRPr="005D35E7">
        <w:rPr>
          <w:rFonts w:ascii="Times New Roman" w:hAnsi="Times New Roman"/>
          <w:sz w:val="18"/>
          <w:szCs w:val="18"/>
        </w:rPr>
        <w:t>应由双方的授权代表在</w:t>
      </w:r>
      <w:r w:rsidRPr="005D35E7">
        <w:rPr>
          <w:rFonts w:ascii="Times New Roman" w:hAnsi="Times New Roman"/>
          <w:sz w:val="18"/>
          <w:szCs w:val="18"/>
        </w:rPr>
        <w:t>3</w:t>
      </w:r>
      <w:r w:rsidRPr="005D35E7">
        <w:rPr>
          <w:rFonts w:ascii="Times New Roman" w:hAnsi="Times New Roman"/>
          <w:sz w:val="18"/>
          <w:szCs w:val="18"/>
        </w:rPr>
        <w:t>个工作日内签订，</w:t>
      </w:r>
      <w:r w:rsidR="00A96AAB" w:rsidRPr="005D35E7">
        <w:rPr>
          <w:rFonts w:ascii="Times New Roman" w:hAnsi="Times New Roman"/>
          <w:sz w:val="18"/>
          <w:szCs w:val="18"/>
        </w:rPr>
        <w:t>正本</w:t>
      </w:r>
      <w:r w:rsidRPr="005D35E7">
        <w:rPr>
          <w:rFonts w:ascii="Times New Roman" w:hAnsi="Times New Roman"/>
          <w:sz w:val="18"/>
          <w:szCs w:val="18"/>
        </w:rPr>
        <w:t>一式四份，双方各执两份。此份文件将作为买方验收合同货物合格的</w:t>
      </w:r>
      <w:r w:rsidR="00A96AAB" w:rsidRPr="005D35E7">
        <w:rPr>
          <w:rFonts w:ascii="Times New Roman" w:hAnsi="Times New Roman"/>
          <w:sz w:val="18"/>
          <w:szCs w:val="18"/>
        </w:rPr>
        <w:t>正式</w:t>
      </w:r>
      <w:r w:rsidRPr="005D35E7">
        <w:rPr>
          <w:rFonts w:ascii="Times New Roman" w:hAnsi="Times New Roman"/>
          <w:sz w:val="18"/>
          <w:szCs w:val="18"/>
        </w:rPr>
        <w:t>证明。</w:t>
      </w:r>
    </w:p>
    <w:p w14:paraId="58E38A5D" w14:textId="2C5C678A" w:rsidR="00D93172" w:rsidRPr="005D35E7" w:rsidRDefault="007A5A16" w:rsidP="00F812C1">
      <w:pPr>
        <w:pStyle w:val="BodyTextIndent21"/>
        <w:numPr>
          <w:ilvl w:val="1"/>
          <w:numId w:val="3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If the first performance test</w:t>
      </w:r>
      <w:r w:rsidR="00492453" w:rsidRPr="005D35E7">
        <w:rPr>
          <w:rFonts w:ascii="Times New Roman" w:hAnsi="Times New Roman"/>
          <w:sz w:val="18"/>
          <w:szCs w:val="18"/>
        </w:rPr>
        <w:t xml:space="preserve"> </w:t>
      </w:r>
      <w:r w:rsidR="00F0196C" w:rsidRPr="005D35E7">
        <w:rPr>
          <w:rFonts w:ascii="Times New Roman" w:hAnsi="Times New Roman"/>
          <w:sz w:val="18"/>
          <w:szCs w:val="18"/>
        </w:rPr>
        <w:t>/</w:t>
      </w:r>
      <w:r w:rsidR="00842EC5" w:rsidRPr="005D35E7">
        <w:rPr>
          <w:rFonts w:ascii="Times New Roman" w:hAnsi="Times New Roman"/>
          <w:sz w:val="18"/>
          <w:szCs w:val="18"/>
        </w:rPr>
        <w:t xml:space="preserve"> SAT</w:t>
      </w:r>
      <w:r w:rsidRPr="005D35E7">
        <w:rPr>
          <w:rFonts w:ascii="Times New Roman" w:hAnsi="Times New Roman"/>
          <w:sz w:val="18"/>
          <w:szCs w:val="18"/>
        </w:rPr>
        <w:t xml:space="preserve"> </w:t>
      </w:r>
      <w:r w:rsidR="00492453" w:rsidRPr="005D35E7">
        <w:rPr>
          <w:rFonts w:ascii="Times New Roman" w:hAnsi="Times New Roman"/>
          <w:sz w:val="18"/>
          <w:szCs w:val="18"/>
        </w:rPr>
        <w:t xml:space="preserve">has </w:t>
      </w:r>
      <w:r w:rsidRPr="005D35E7">
        <w:rPr>
          <w:rFonts w:ascii="Times New Roman" w:hAnsi="Times New Roman"/>
          <w:sz w:val="18"/>
          <w:szCs w:val="18"/>
        </w:rPr>
        <w:t>fail</w:t>
      </w:r>
      <w:r w:rsidR="00492453" w:rsidRPr="005D35E7">
        <w:rPr>
          <w:rFonts w:ascii="Times New Roman" w:hAnsi="Times New Roman"/>
          <w:sz w:val="18"/>
          <w:szCs w:val="18"/>
        </w:rPr>
        <w:t>ed</w:t>
      </w:r>
      <w:r w:rsidRPr="005D35E7">
        <w:rPr>
          <w:rFonts w:ascii="Times New Roman" w:hAnsi="Times New Roman"/>
          <w:sz w:val="18"/>
          <w:szCs w:val="18"/>
        </w:rPr>
        <w:t>, SELLER shall make repair, replacement and/or necessary modifications to the CONTRACT GOODS as quickly as possible. All expense</w:t>
      </w:r>
      <w:r w:rsidR="00492453" w:rsidRPr="005D35E7">
        <w:rPr>
          <w:rFonts w:ascii="Times New Roman" w:hAnsi="Times New Roman"/>
          <w:sz w:val="18"/>
          <w:szCs w:val="18"/>
        </w:rPr>
        <w:t>s</w:t>
      </w:r>
      <w:r w:rsidRPr="005D35E7">
        <w:rPr>
          <w:rFonts w:ascii="Times New Roman" w:hAnsi="Times New Roman"/>
          <w:sz w:val="18"/>
          <w:szCs w:val="18"/>
        </w:rPr>
        <w:t xml:space="preserve"> incurred (i.e. SELLER’s PERSONNEL charges, materials, freight from the site to the SELLER’s factory and vice versa, customs duties, insurance premium, storage, loading and unloading</w:t>
      </w:r>
      <w:r w:rsidR="00492453" w:rsidRPr="005D35E7">
        <w:rPr>
          <w:rFonts w:ascii="Times New Roman" w:hAnsi="Times New Roman"/>
          <w:sz w:val="18"/>
          <w:szCs w:val="18"/>
        </w:rPr>
        <w:t>, dismantling and re-installation</w:t>
      </w:r>
      <w:r w:rsidRPr="005D35E7">
        <w:rPr>
          <w:rFonts w:ascii="Times New Roman" w:hAnsi="Times New Roman"/>
          <w:sz w:val="18"/>
          <w:szCs w:val="18"/>
        </w:rPr>
        <w:t xml:space="preserve"> charges and taxes etc.) shall be borne by the SELLER except to the extent </w:t>
      </w:r>
      <w:r w:rsidR="00492453" w:rsidRPr="005D35E7">
        <w:rPr>
          <w:rFonts w:ascii="Times New Roman" w:hAnsi="Times New Roman"/>
          <w:sz w:val="18"/>
          <w:szCs w:val="18"/>
        </w:rPr>
        <w:t xml:space="preserve">that </w:t>
      </w:r>
      <w:r w:rsidRPr="005D35E7">
        <w:rPr>
          <w:rFonts w:ascii="Times New Roman" w:hAnsi="Times New Roman"/>
          <w:sz w:val="18"/>
          <w:szCs w:val="18"/>
        </w:rPr>
        <w:t xml:space="preserve">such failure is </w:t>
      </w:r>
      <w:r w:rsidR="00B92348" w:rsidRPr="005D35E7">
        <w:rPr>
          <w:rFonts w:ascii="Times New Roman" w:hAnsi="Times New Roman"/>
          <w:sz w:val="18"/>
          <w:szCs w:val="18"/>
        </w:rPr>
        <w:t xml:space="preserve">solely </w:t>
      </w:r>
      <w:r w:rsidRPr="005D35E7">
        <w:rPr>
          <w:rFonts w:ascii="Times New Roman" w:hAnsi="Times New Roman"/>
          <w:sz w:val="18"/>
          <w:szCs w:val="18"/>
        </w:rPr>
        <w:t>attributable to BUYER.</w:t>
      </w:r>
    </w:p>
    <w:p w14:paraId="2C3FFDFC" w14:textId="5C4D8E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如果第一次</w:t>
      </w:r>
      <w:r w:rsidRPr="005D35E7">
        <w:rPr>
          <w:rFonts w:ascii="Times New Roman" w:hAnsi="Times New Roman"/>
          <w:sz w:val="18"/>
          <w:szCs w:val="18"/>
          <w:highlight w:val="yellow"/>
        </w:rPr>
        <w:t>性能测试</w:t>
      </w:r>
      <w:r w:rsidR="00F0196C" w:rsidRPr="005D35E7">
        <w:rPr>
          <w:rFonts w:ascii="Times New Roman" w:hAnsi="Times New Roman"/>
          <w:sz w:val="18"/>
          <w:szCs w:val="18"/>
          <w:highlight w:val="yellow"/>
        </w:rPr>
        <w:t>/</w:t>
      </w:r>
      <w:r w:rsidR="00F0196C" w:rsidRPr="005D35E7">
        <w:rPr>
          <w:rFonts w:ascii="Times New Roman" w:hAnsi="Times New Roman"/>
          <w:sz w:val="18"/>
          <w:szCs w:val="18"/>
          <w:highlight w:val="yellow"/>
        </w:rPr>
        <w:t>现场</w:t>
      </w:r>
      <w:r w:rsidR="00B92348" w:rsidRPr="005D35E7">
        <w:rPr>
          <w:rFonts w:ascii="Times New Roman" w:hAnsi="Times New Roman"/>
          <w:sz w:val="18"/>
          <w:szCs w:val="18"/>
          <w:highlight w:val="yellow"/>
        </w:rPr>
        <w:t>验收</w:t>
      </w:r>
      <w:r w:rsidR="00F0196C" w:rsidRPr="005D35E7">
        <w:rPr>
          <w:rFonts w:ascii="Times New Roman" w:hAnsi="Times New Roman"/>
          <w:sz w:val="18"/>
          <w:szCs w:val="18"/>
          <w:highlight w:val="yellow"/>
        </w:rPr>
        <w:t>试验</w:t>
      </w:r>
      <w:r w:rsidRPr="005D35E7">
        <w:rPr>
          <w:rFonts w:ascii="Times New Roman" w:hAnsi="Times New Roman"/>
          <w:sz w:val="18"/>
          <w:szCs w:val="18"/>
        </w:rPr>
        <w:t>不达标，卖方应尽快进行修理、更换或对货物进行必要的更改。一切因此产生的所有费用（例如卖方人员的费用、原材料、从现场到卖方工厂往返的运费</w:t>
      </w:r>
      <w:r w:rsidR="00474A33" w:rsidRPr="005D35E7">
        <w:rPr>
          <w:rFonts w:ascii="Times New Roman" w:hAnsi="Times New Roman"/>
          <w:sz w:val="18"/>
          <w:szCs w:val="18"/>
        </w:rPr>
        <w:t>、</w:t>
      </w:r>
      <w:r w:rsidRPr="005D35E7">
        <w:rPr>
          <w:rFonts w:ascii="Times New Roman" w:hAnsi="Times New Roman"/>
          <w:sz w:val="18"/>
          <w:szCs w:val="18"/>
        </w:rPr>
        <w:t>关税、保险费、仓储费、</w:t>
      </w:r>
      <w:r w:rsidR="00474A33" w:rsidRPr="005D35E7">
        <w:rPr>
          <w:rFonts w:ascii="Times New Roman" w:hAnsi="Times New Roman"/>
          <w:sz w:val="18"/>
          <w:szCs w:val="18"/>
        </w:rPr>
        <w:t>重新安装</w:t>
      </w:r>
      <w:r w:rsidRPr="005D35E7">
        <w:rPr>
          <w:rFonts w:ascii="Times New Roman" w:hAnsi="Times New Roman"/>
          <w:sz w:val="18"/>
          <w:szCs w:val="18"/>
        </w:rPr>
        <w:t>费和税费等）均应由卖方承担，除非</w:t>
      </w:r>
      <w:r w:rsidR="00474A33" w:rsidRPr="005D35E7">
        <w:rPr>
          <w:rFonts w:ascii="Times New Roman" w:hAnsi="Times New Roman"/>
          <w:sz w:val="18"/>
          <w:szCs w:val="18"/>
        </w:rPr>
        <w:t>此</w:t>
      </w:r>
      <w:r w:rsidRPr="005D35E7">
        <w:rPr>
          <w:rFonts w:ascii="Times New Roman" w:hAnsi="Times New Roman"/>
          <w:sz w:val="18"/>
          <w:szCs w:val="18"/>
        </w:rPr>
        <w:t>不达标</w:t>
      </w:r>
      <w:r w:rsidR="00B92348" w:rsidRPr="005D35E7">
        <w:rPr>
          <w:rFonts w:ascii="Times New Roman" w:hAnsi="Times New Roman"/>
          <w:sz w:val="18"/>
          <w:szCs w:val="18"/>
        </w:rPr>
        <w:t>仅</w:t>
      </w:r>
      <w:r w:rsidR="00474A33" w:rsidRPr="005D35E7">
        <w:rPr>
          <w:rFonts w:ascii="Times New Roman" w:hAnsi="Times New Roman"/>
          <w:sz w:val="18"/>
          <w:szCs w:val="18"/>
        </w:rPr>
        <w:t>归咎于</w:t>
      </w:r>
      <w:r w:rsidRPr="005D35E7">
        <w:rPr>
          <w:rFonts w:ascii="Times New Roman" w:hAnsi="Times New Roman"/>
          <w:sz w:val="18"/>
          <w:szCs w:val="18"/>
        </w:rPr>
        <w:t>买方。</w:t>
      </w:r>
    </w:p>
    <w:p w14:paraId="2DFF6B1D" w14:textId="526A3583" w:rsidR="00D93172" w:rsidRPr="005D35E7" w:rsidRDefault="007A5A16" w:rsidP="00F812C1">
      <w:pPr>
        <w:pStyle w:val="BodyTextIndent21"/>
        <w:numPr>
          <w:ilvl w:val="1"/>
          <w:numId w:val="3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BUYER shall use all </w:t>
      </w:r>
      <w:r w:rsidR="00492453" w:rsidRPr="005D35E7">
        <w:rPr>
          <w:rFonts w:ascii="Times New Roman" w:hAnsi="Times New Roman"/>
          <w:sz w:val="18"/>
          <w:szCs w:val="18"/>
        </w:rPr>
        <w:t xml:space="preserve">available resources </w:t>
      </w:r>
      <w:r w:rsidRPr="005D35E7">
        <w:rPr>
          <w:rFonts w:ascii="Times New Roman" w:hAnsi="Times New Roman"/>
          <w:sz w:val="18"/>
          <w:szCs w:val="18"/>
        </w:rPr>
        <w:t xml:space="preserve">to assist SELLER with such activities. After </w:t>
      </w:r>
      <w:r w:rsidR="00492453" w:rsidRPr="005D35E7">
        <w:rPr>
          <w:rFonts w:ascii="Times New Roman" w:hAnsi="Times New Roman"/>
          <w:sz w:val="18"/>
          <w:szCs w:val="18"/>
        </w:rPr>
        <w:t xml:space="preserve">all necessary </w:t>
      </w:r>
      <w:r w:rsidRPr="005D35E7">
        <w:rPr>
          <w:rFonts w:ascii="Times New Roman" w:hAnsi="Times New Roman"/>
          <w:sz w:val="18"/>
          <w:szCs w:val="18"/>
        </w:rPr>
        <w:t xml:space="preserve">modifications and/or repair and/or replacement </w:t>
      </w:r>
      <w:r w:rsidR="00492453" w:rsidRPr="005D35E7">
        <w:rPr>
          <w:rFonts w:ascii="Times New Roman" w:hAnsi="Times New Roman"/>
          <w:sz w:val="18"/>
          <w:szCs w:val="18"/>
        </w:rPr>
        <w:t>have been completed</w:t>
      </w:r>
      <w:r w:rsidRPr="005D35E7">
        <w:rPr>
          <w:rFonts w:ascii="Times New Roman" w:hAnsi="Times New Roman"/>
          <w:sz w:val="18"/>
          <w:szCs w:val="18"/>
        </w:rPr>
        <w:t xml:space="preserve"> by SELLER, a performance test</w:t>
      </w:r>
      <w:r w:rsidR="00842EC5" w:rsidRPr="005D35E7">
        <w:rPr>
          <w:rFonts w:ascii="Times New Roman" w:hAnsi="Times New Roman"/>
          <w:sz w:val="18"/>
          <w:szCs w:val="18"/>
        </w:rPr>
        <w:t xml:space="preserve"> </w:t>
      </w:r>
      <w:r w:rsidR="00F0196C" w:rsidRPr="005D35E7">
        <w:rPr>
          <w:rFonts w:ascii="Times New Roman" w:hAnsi="Times New Roman"/>
          <w:sz w:val="18"/>
          <w:szCs w:val="18"/>
        </w:rPr>
        <w:t>/</w:t>
      </w:r>
      <w:r w:rsidR="00842EC5" w:rsidRPr="005D35E7">
        <w:rPr>
          <w:rFonts w:ascii="Times New Roman" w:hAnsi="Times New Roman"/>
          <w:sz w:val="18"/>
          <w:szCs w:val="18"/>
        </w:rPr>
        <w:t xml:space="preserve"> </w:t>
      </w:r>
      <w:r w:rsidR="00F0196C" w:rsidRPr="005D35E7">
        <w:rPr>
          <w:rFonts w:ascii="Times New Roman" w:hAnsi="Times New Roman"/>
          <w:sz w:val="18"/>
          <w:szCs w:val="18"/>
        </w:rPr>
        <w:t>SAT</w:t>
      </w:r>
      <w:r w:rsidRPr="005D35E7">
        <w:rPr>
          <w:rFonts w:ascii="Times New Roman" w:hAnsi="Times New Roman"/>
          <w:sz w:val="18"/>
          <w:szCs w:val="18"/>
        </w:rPr>
        <w:t xml:space="preserve"> shall be carried out again as soon as possible in accordance with T</w:t>
      </w:r>
      <w:r w:rsidR="00790344" w:rsidRPr="005D35E7">
        <w:rPr>
          <w:rFonts w:ascii="Times New Roman" w:hAnsi="Times New Roman"/>
          <w:sz w:val="18"/>
          <w:szCs w:val="18"/>
        </w:rPr>
        <w:t>ECHNICAL</w:t>
      </w:r>
      <w:r w:rsidRPr="005D35E7">
        <w:rPr>
          <w:rFonts w:ascii="Times New Roman" w:hAnsi="Times New Roman"/>
          <w:sz w:val="18"/>
          <w:szCs w:val="18"/>
        </w:rPr>
        <w:t xml:space="preserve"> A</w:t>
      </w:r>
      <w:r w:rsidR="00790344" w:rsidRPr="005D35E7">
        <w:rPr>
          <w:rFonts w:ascii="Times New Roman" w:hAnsi="Times New Roman"/>
          <w:sz w:val="18"/>
          <w:szCs w:val="18"/>
        </w:rPr>
        <w:t>GREEMENT</w:t>
      </w:r>
      <w:r w:rsidRPr="005D35E7">
        <w:rPr>
          <w:rFonts w:ascii="Times New Roman" w:hAnsi="Times New Roman"/>
          <w:sz w:val="18"/>
          <w:szCs w:val="18"/>
        </w:rPr>
        <w:t>.</w:t>
      </w:r>
    </w:p>
    <w:p w14:paraId="3ABD04B6" w14:textId="17577EFD" w:rsidR="00D93172" w:rsidRPr="005D35E7" w:rsidRDefault="007E4141"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买方应利用一切可用资源协助卖方进行这些行动。</w:t>
      </w:r>
      <w:r w:rsidR="007A5A16" w:rsidRPr="005D35E7">
        <w:rPr>
          <w:rFonts w:ascii="Times New Roman" w:hAnsi="Times New Roman"/>
          <w:sz w:val="18"/>
          <w:szCs w:val="18"/>
        </w:rPr>
        <w:t>在卖方进行</w:t>
      </w:r>
      <w:r w:rsidRPr="005D35E7">
        <w:rPr>
          <w:rFonts w:ascii="Times New Roman" w:hAnsi="Times New Roman"/>
          <w:sz w:val="18"/>
          <w:szCs w:val="18"/>
        </w:rPr>
        <w:t>必要的</w:t>
      </w:r>
      <w:r w:rsidR="007A5A16" w:rsidRPr="005D35E7">
        <w:rPr>
          <w:rFonts w:ascii="Times New Roman" w:hAnsi="Times New Roman"/>
          <w:sz w:val="18"/>
          <w:szCs w:val="18"/>
        </w:rPr>
        <w:t>更正、修理、或更换后，应根据合同技术</w:t>
      </w:r>
      <w:r w:rsidRPr="005D35E7">
        <w:rPr>
          <w:rFonts w:ascii="Times New Roman" w:hAnsi="Times New Roman"/>
          <w:sz w:val="18"/>
          <w:szCs w:val="18"/>
        </w:rPr>
        <w:t>协议</w:t>
      </w:r>
      <w:r w:rsidR="007A5A16" w:rsidRPr="005D35E7">
        <w:rPr>
          <w:rFonts w:ascii="Times New Roman" w:hAnsi="Times New Roman"/>
          <w:sz w:val="18"/>
          <w:szCs w:val="18"/>
        </w:rPr>
        <w:t>的要求尽快进行</w:t>
      </w:r>
      <w:r w:rsidR="007A5A16" w:rsidRPr="005D35E7">
        <w:rPr>
          <w:rFonts w:ascii="Times New Roman" w:hAnsi="Times New Roman"/>
          <w:sz w:val="18"/>
          <w:szCs w:val="18"/>
          <w:highlight w:val="yellow"/>
        </w:rPr>
        <w:t>性能试验</w:t>
      </w:r>
      <w:r w:rsidR="00F0196C" w:rsidRPr="005D35E7">
        <w:rPr>
          <w:rFonts w:ascii="Times New Roman" w:hAnsi="Times New Roman"/>
          <w:sz w:val="18"/>
          <w:szCs w:val="18"/>
          <w:highlight w:val="yellow"/>
        </w:rPr>
        <w:t>/</w:t>
      </w:r>
      <w:r w:rsidR="00F0196C" w:rsidRPr="005D35E7">
        <w:rPr>
          <w:rFonts w:ascii="Times New Roman" w:hAnsi="Times New Roman"/>
          <w:sz w:val="18"/>
          <w:szCs w:val="18"/>
          <w:highlight w:val="yellow"/>
        </w:rPr>
        <w:t>现场</w:t>
      </w:r>
      <w:r w:rsidR="00B96EFA" w:rsidRPr="005D35E7">
        <w:rPr>
          <w:rFonts w:ascii="Times New Roman" w:hAnsi="Times New Roman"/>
          <w:sz w:val="18"/>
          <w:szCs w:val="18"/>
          <w:highlight w:val="yellow"/>
        </w:rPr>
        <w:t>验收</w:t>
      </w:r>
      <w:r w:rsidR="00F0196C" w:rsidRPr="005D35E7">
        <w:rPr>
          <w:rFonts w:ascii="Times New Roman" w:hAnsi="Times New Roman"/>
          <w:sz w:val="18"/>
          <w:szCs w:val="18"/>
          <w:highlight w:val="yellow"/>
        </w:rPr>
        <w:t>试验</w:t>
      </w:r>
      <w:r w:rsidR="007A5A16" w:rsidRPr="005D35E7">
        <w:rPr>
          <w:rFonts w:ascii="Times New Roman" w:hAnsi="Times New Roman"/>
          <w:sz w:val="18"/>
          <w:szCs w:val="18"/>
        </w:rPr>
        <w:t>。</w:t>
      </w:r>
    </w:p>
    <w:p w14:paraId="5F9786E4" w14:textId="75D9AEC8" w:rsidR="00492453" w:rsidRPr="005D35E7" w:rsidRDefault="007A5A16" w:rsidP="00F812C1">
      <w:pPr>
        <w:pStyle w:val="BodyTextIndent21"/>
        <w:numPr>
          <w:ilvl w:val="1"/>
          <w:numId w:val="3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If all the </w:t>
      </w:r>
      <w:r w:rsidR="00492453" w:rsidRPr="005D35E7">
        <w:rPr>
          <w:rFonts w:ascii="Times New Roman" w:hAnsi="Times New Roman"/>
          <w:sz w:val="18"/>
          <w:szCs w:val="18"/>
        </w:rPr>
        <w:t>criteria</w:t>
      </w:r>
      <w:r w:rsidRPr="005D35E7">
        <w:rPr>
          <w:rFonts w:ascii="Times New Roman" w:hAnsi="Times New Roman"/>
          <w:sz w:val="18"/>
          <w:szCs w:val="18"/>
        </w:rPr>
        <w:t xml:space="preserve"> stipulated in T</w:t>
      </w:r>
      <w:r w:rsidR="00790344" w:rsidRPr="005D35E7">
        <w:rPr>
          <w:rFonts w:ascii="Times New Roman" w:hAnsi="Times New Roman"/>
          <w:sz w:val="18"/>
          <w:szCs w:val="18"/>
        </w:rPr>
        <w:t>ECHNICAL</w:t>
      </w:r>
      <w:r w:rsidRPr="005D35E7">
        <w:rPr>
          <w:rFonts w:ascii="Times New Roman" w:hAnsi="Times New Roman"/>
          <w:sz w:val="18"/>
          <w:szCs w:val="18"/>
        </w:rPr>
        <w:t xml:space="preserve"> A</w:t>
      </w:r>
      <w:r w:rsidR="00790344" w:rsidRPr="005D35E7">
        <w:rPr>
          <w:rFonts w:ascii="Times New Roman" w:hAnsi="Times New Roman"/>
          <w:sz w:val="18"/>
          <w:szCs w:val="18"/>
        </w:rPr>
        <w:t>GREEMENT</w:t>
      </w:r>
      <w:r w:rsidRPr="005D35E7">
        <w:rPr>
          <w:rFonts w:ascii="Times New Roman" w:hAnsi="Times New Roman"/>
          <w:sz w:val="18"/>
          <w:szCs w:val="18"/>
        </w:rPr>
        <w:t xml:space="preserve"> have been </w:t>
      </w:r>
      <w:r w:rsidR="00492453" w:rsidRPr="005D35E7">
        <w:rPr>
          <w:rFonts w:ascii="Times New Roman" w:hAnsi="Times New Roman"/>
          <w:sz w:val="18"/>
          <w:szCs w:val="18"/>
        </w:rPr>
        <w:t>fulfilled during the new performance test / SAT</w:t>
      </w:r>
      <w:r w:rsidRPr="005D35E7">
        <w:rPr>
          <w:rFonts w:ascii="Times New Roman" w:hAnsi="Times New Roman"/>
          <w:sz w:val="18"/>
          <w:szCs w:val="18"/>
        </w:rPr>
        <w:t xml:space="preserve">, days </w:t>
      </w:r>
      <w:r w:rsidR="00492453" w:rsidRPr="005D35E7">
        <w:rPr>
          <w:rFonts w:ascii="Times New Roman" w:hAnsi="Times New Roman"/>
          <w:sz w:val="18"/>
          <w:szCs w:val="18"/>
        </w:rPr>
        <w:t>an Acceptance Certificate of the CONTRACT GOODS shall be issued by BUYER and signed by the authorized representatives of the PARTIES within three (3) working days in four original copies, two copies will be kept by each parties for safekeeping</w:t>
      </w:r>
      <w:r w:rsidRPr="005D35E7">
        <w:rPr>
          <w:rFonts w:ascii="Times New Roman" w:hAnsi="Times New Roman"/>
          <w:sz w:val="18"/>
          <w:szCs w:val="18"/>
        </w:rPr>
        <w:t xml:space="preserve">. This signing of the Acceptance Certificate” shall evidence the acceptance to the CONTRACT GOODS by BUYER. </w:t>
      </w:r>
    </w:p>
    <w:p w14:paraId="5AB5CC79" w14:textId="3B132425" w:rsidR="003A4AFC" w:rsidRPr="005D35E7" w:rsidRDefault="003A4AFC"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如果技术协议规定的所有标准在新的</w:t>
      </w:r>
      <w:r w:rsidRPr="005D35E7">
        <w:rPr>
          <w:rFonts w:ascii="Times New Roman" w:hAnsi="Times New Roman"/>
          <w:sz w:val="18"/>
          <w:szCs w:val="18"/>
          <w:highlight w:val="yellow"/>
        </w:rPr>
        <w:t>性能试验</w:t>
      </w:r>
      <w:r w:rsidRPr="005D35E7">
        <w:rPr>
          <w:rFonts w:ascii="Times New Roman" w:hAnsi="Times New Roman"/>
          <w:sz w:val="18"/>
          <w:szCs w:val="18"/>
          <w:highlight w:val="yellow"/>
        </w:rPr>
        <w:t>/</w:t>
      </w:r>
      <w:r w:rsidRPr="005D35E7">
        <w:rPr>
          <w:rFonts w:ascii="Times New Roman" w:hAnsi="Times New Roman"/>
          <w:sz w:val="18"/>
          <w:szCs w:val="18"/>
          <w:highlight w:val="yellow"/>
        </w:rPr>
        <w:t>现场</w:t>
      </w:r>
      <w:r w:rsidR="00B96EFA" w:rsidRPr="005D35E7">
        <w:rPr>
          <w:rFonts w:ascii="Times New Roman" w:hAnsi="Times New Roman"/>
          <w:sz w:val="18"/>
          <w:szCs w:val="18"/>
          <w:highlight w:val="yellow"/>
        </w:rPr>
        <w:t>验收</w:t>
      </w:r>
      <w:r w:rsidRPr="005D35E7">
        <w:rPr>
          <w:rFonts w:ascii="Times New Roman" w:hAnsi="Times New Roman"/>
          <w:sz w:val="18"/>
          <w:szCs w:val="18"/>
          <w:highlight w:val="yellow"/>
        </w:rPr>
        <w:t>试验</w:t>
      </w:r>
      <w:r w:rsidRPr="005D35E7">
        <w:rPr>
          <w:rFonts w:ascii="Times New Roman" w:hAnsi="Times New Roman"/>
          <w:sz w:val="18"/>
          <w:szCs w:val="18"/>
        </w:rPr>
        <w:t>期间全部达标，则买方应在三</w:t>
      </w:r>
      <w:r w:rsidRPr="005D35E7">
        <w:rPr>
          <w:rFonts w:ascii="Times New Roman" w:hAnsi="Times New Roman"/>
          <w:sz w:val="18"/>
          <w:szCs w:val="18"/>
        </w:rPr>
        <w:t xml:space="preserve"> (3) </w:t>
      </w:r>
      <w:proofErr w:type="gramStart"/>
      <w:r w:rsidRPr="005D35E7">
        <w:rPr>
          <w:rFonts w:ascii="Times New Roman" w:hAnsi="Times New Roman"/>
          <w:sz w:val="18"/>
          <w:szCs w:val="18"/>
        </w:rPr>
        <w:t>个</w:t>
      </w:r>
      <w:proofErr w:type="gramEnd"/>
      <w:r w:rsidRPr="005D35E7">
        <w:rPr>
          <w:rFonts w:ascii="Times New Roman" w:hAnsi="Times New Roman"/>
          <w:sz w:val="18"/>
          <w:szCs w:val="18"/>
        </w:rPr>
        <w:t>工作日内签发合同货物验收证书，并由双方授权代表签署，正本一式四份，双方各执两份。签署</w:t>
      </w:r>
      <w:r w:rsidRPr="005D35E7">
        <w:rPr>
          <w:rFonts w:ascii="Times New Roman" w:hAnsi="Times New Roman"/>
          <w:sz w:val="18"/>
          <w:szCs w:val="18"/>
        </w:rPr>
        <w:t xml:space="preserve"> "</w:t>
      </w:r>
      <w:r w:rsidRPr="005D35E7">
        <w:rPr>
          <w:rFonts w:ascii="Times New Roman" w:hAnsi="Times New Roman"/>
          <w:sz w:val="18"/>
          <w:szCs w:val="18"/>
        </w:rPr>
        <w:t>验收证书</w:t>
      </w:r>
      <w:r w:rsidRPr="005D35E7">
        <w:rPr>
          <w:rFonts w:ascii="Times New Roman" w:hAnsi="Times New Roman"/>
          <w:sz w:val="18"/>
          <w:szCs w:val="18"/>
        </w:rPr>
        <w:t xml:space="preserve"> "</w:t>
      </w:r>
      <w:r w:rsidRPr="005D35E7">
        <w:rPr>
          <w:rFonts w:ascii="Times New Roman" w:hAnsi="Times New Roman"/>
          <w:sz w:val="18"/>
          <w:szCs w:val="18"/>
        </w:rPr>
        <w:t>应证明买方已接受合同货物。</w:t>
      </w:r>
    </w:p>
    <w:p w14:paraId="006A9768" w14:textId="4F93CA84" w:rsidR="00D93172" w:rsidRPr="005D35E7" w:rsidRDefault="00492453"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However</w:t>
      </w:r>
      <w:r w:rsidR="007A5A16" w:rsidRPr="005D35E7">
        <w:rPr>
          <w:rFonts w:ascii="Times New Roman" w:hAnsi="Times New Roman"/>
          <w:sz w:val="18"/>
          <w:szCs w:val="18"/>
        </w:rPr>
        <w:t xml:space="preserve">, if the </w:t>
      </w:r>
      <w:r w:rsidR="00790344" w:rsidRPr="005D35E7">
        <w:rPr>
          <w:rFonts w:ascii="Times New Roman" w:hAnsi="Times New Roman"/>
          <w:sz w:val="18"/>
          <w:szCs w:val="18"/>
        </w:rPr>
        <w:t>performance test</w:t>
      </w:r>
      <w:r w:rsidR="00842EC5" w:rsidRPr="005D35E7">
        <w:rPr>
          <w:rFonts w:ascii="Times New Roman" w:hAnsi="Times New Roman"/>
          <w:sz w:val="18"/>
          <w:szCs w:val="18"/>
        </w:rPr>
        <w:t xml:space="preserve"> </w:t>
      </w:r>
      <w:r w:rsidR="00790344" w:rsidRPr="005D35E7">
        <w:rPr>
          <w:rFonts w:ascii="Times New Roman" w:hAnsi="Times New Roman"/>
          <w:sz w:val="18"/>
          <w:szCs w:val="18"/>
        </w:rPr>
        <w:t xml:space="preserve">/ </w:t>
      </w:r>
      <w:r w:rsidRPr="005D35E7">
        <w:rPr>
          <w:rFonts w:ascii="Times New Roman" w:hAnsi="Times New Roman"/>
          <w:sz w:val="18"/>
          <w:szCs w:val="18"/>
        </w:rPr>
        <w:t>SAT</w:t>
      </w:r>
      <w:r w:rsidR="007A5A16" w:rsidRPr="005D35E7">
        <w:rPr>
          <w:rFonts w:ascii="Times New Roman" w:hAnsi="Times New Roman"/>
          <w:sz w:val="18"/>
          <w:szCs w:val="18"/>
        </w:rPr>
        <w:t xml:space="preserve"> fail</w:t>
      </w:r>
      <w:r w:rsidRPr="005D35E7">
        <w:rPr>
          <w:rFonts w:ascii="Times New Roman" w:hAnsi="Times New Roman"/>
          <w:sz w:val="18"/>
          <w:szCs w:val="18"/>
        </w:rPr>
        <w:t>ed again</w:t>
      </w:r>
      <w:r w:rsidR="007A5A16" w:rsidRPr="005D35E7">
        <w:rPr>
          <w:rFonts w:ascii="Times New Roman" w:hAnsi="Times New Roman"/>
          <w:sz w:val="18"/>
          <w:szCs w:val="18"/>
        </w:rPr>
        <w:t xml:space="preserve"> due to </w:t>
      </w:r>
      <w:r w:rsidRPr="005D35E7">
        <w:rPr>
          <w:rFonts w:ascii="Times New Roman" w:hAnsi="Times New Roman"/>
          <w:sz w:val="18"/>
          <w:szCs w:val="18"/>
        </w:rPr>
        <w:t>reasons attributed to SELLER</w:t>
      </w:r>
      <w:r w:rsidR="007A5A16" w:rsidRPr="005D35E7">
        <w:rPr>
          <w:rFonts w:ascii="Times New Roman" w:hAnsi="Times New Roman"/>
          <w:sz w:val="18"/>
          <w:szCs w:val="18"/>
        </w:rPr>
        <w:t xml:space="preserve">, SELLER shall </w:t>
      </w:r>
      <w:r w:rsidRPr="005D35E7">
        <w:rPr>
          <w:rFonts w:ascii="Times New Roman" w:hAnsi="Times New Roman"/>
          <w:sz w:val="18"/>
          <w:szCs w:val="18"/>
        </w:rPr>
        <w:t xml:space="preserve">immediately </w:t>
      </w:r>
      <w:r w:rsidR="007A5A16" w:rsidRPr="005D35E7">
        <w:rPr>
          <w:rFonts w:ascii="Times New Roman" w:hAnsi="Times New Roman"/>
          <w:sz w:val="18"/>
          <w:szCs w:val="18"/>
        </w:rPr>
        <w:t xml:space="preserve">refund the </w:t>
      </w:r>
      <w:r w:rsidRPr="005D35E7">
        <w:rPr>
          <w:rFonts w:ascii="Times New Roman" w:hAnsi="Times New Roman"/>
          <w:sz w:val="18"/>
          <w:szCs w:val="18"/>
        </w:rPr>
        <w:t>amount already paid from BUYER to SELLER for the said</w:t>
      </w:r>
      <w:r w:rsidR="007A5A16" w:rsidRPr="005D35E7">
        <w:rPr>
          <w:rFonts w:ascii="Times New Roman" w:hAnsi="Times New Roman"/>
          <w:sz w:val="18"/>
          <w:szCs w:val="18"/>
        </w:rPr>
        <w:t xml:space="preserve"> CONTRACT GOODS</w:t>
      </w:r>
      <w:r w:rsidRPr="005D35E7">
        <w:rPr>
          <w:rFonts w:ascii="Times New Roman" w:hAnsi="Times New Roman"/>
          <w:sz w:val="18"/>
          <w:szCs w:val="18"/>
        </w:rPr>
        <w:t xml:space="preserve">, and the said CONTRACT GOODS </w:t>
      </w:r>
      <w:r w:rsidR="007A5A16" w:rsidRPr="005D35E7">
        <w:rPr>
          <w:rFonts w:ascii="Times New Roman" w:hAnsi="Times New Roman"/>
          <w:sz w:val="18"/>
          <w:szCs w:val="18"/>
        </w:rPr>
        <w:t>will become the property of SELLER</w:t>
      </w:r>
      <w:r w:rsidR="00B96EFA" w:rsidRPr="005D35E7">
        <w:rPr>
          <w:rFonts w:ascii="Times New Roman" w:hAnsi="Times New Roman"/>
          <w:sz w:val="18"/>
          <w:szCs w:val="18"/>
        </w:rPr>
        <w:t xml:space="preserve"> after BUYER fully received the payment</w:t>
      </w:r>
      <w:r w:rsidR="007A5A16" w:rsidRPr="005D35E7">
        <w:rPr>
          <w:rFonts w:ascii="Times New Roman" w:hAnsi="Times New Roman"/>
          <w:sz w:val="18"/>
          <w:szCs w:val="18"/>
        </w:rPr>
        <w:t xml:space="preserve">. In that case, if any </w:t>
      </w:r>
      <w:r w:rsidR="00EE1567" w:rsidRPr="005D35E7">
        <w:rPr>
          <w:rFonts w:ascii="Times New Roman" w:hAnsi="Times New Roman"/>
          <w:sz w:val="18"/>
          <w:szCs w:val="18"/>
        </w:rPr>
        <w:t xml:space="preserve">further </w:t>
      </w:r>
      <w:r w:rsidR="007A5A16" w:rsidRPr="005D35E7">
        <w:rPr>
          <w:rFonts w:ascii="Times New Roman" w:hAnsi="Times New Roman"/>
          <w:sz w:val="18"/>
          <w:szCs w:val="18"/>
        </w:rPr>
        <w:t xml:space="preserve">losses </w:t>
      </w:r>
      <w:r w:rsidR="00EE1567" w:rsidRPr="005D35E7">
        <w:rPr>
          <w:rFonts w:ascii="Times New Roman" w:hAnsi="Times New Roman"/>
          <w:sz w:val="18"/>
          <w:szCs w:val="18"/>
        </w:rPr>
        <w:t>suffered by the BUYER</w:t>
      </w:r>
      <w:r w:rsidR="00356093" w:rsidRPr="005D35E7">
        <w:rPr>
          <w:rFonts w:ascii="Times New Roman" w:hAnsi="Times New Roman"/>
          <w:sz w:val="18"/>
          <w:szCs w:val="18"/>
        </w:rPr>
        <w:t xml:space="preserve"> from the sourcing activities</w:t>
      </w:r>
      <w:r w:rsidR="00EE1567" w:rsidRPr="005D35E7">
        <w:rPr>
          <w:rFonts w:ascii="Times New Roman" w:hAnsi="Times New Roman"/>
          <w:sz w:val="18"/>
          <w:szCs w:val="18"/>
        </w:rPr>
        <w:t xml:space="preserve">, including of </w:t>
      </w:r>
      <w:r w:rsidR="00356093" w:rsidRPr="005D35E7">
        <w:rPr>
          <w:rFonts w:ascii="Times New Roman" w:hAnsi="Times New Roman"/>
          <w:sz w:val="18"/>
          <w:szCs w:val="18"/>
        </w:rPr>
        <w:t>including the cost difference between the TOTAL CONTRACT PRICE herein and the cost of procuring alternative/replacement goods from any third party, shall be recoverable from the SELLER.</w:t>
      </w:r>
      <w:r w:rsidR="007A5A16" w:rsidRPr="005D35E7">
        <w:rPr>
          <w:rFonts w:ascii="Times New Roman" w:hAnsi="Times New Roman"/>
          <w:sz w:val="18"/>
          <w:szCs w:val="18"/>
        </w:rPr>
        <w:t xml:space="preserve"> </w:t>
      </w:r>
    </w:p>
    <w:p w14:paraId="143F29BB" w14:textId="4A17790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w:t>
      </w:r>
      <w:r w:rsidR="004A22CF" w:rsidRPr="005D35E7">
        <w:rPr>
          <w:rFonts w:ascii="Times New Roman" w:hAnsi="Times New Roman"/>
          <w:sz w:val="18"/>
          <w:szCs w:val="18"/>
        </w:rPr>
        <w:t>由于卖方原因导致</w:t>
      </w:r>
      <w:r w:rsidR="00125578" w:rsidRPr="005D35E7">
        <w:rPr>
          <w:rFonts w:ascii="Times New Roman" w:hAnsi="Times New Roman"/>
          <w:sz w:val="18"/>
          <w:szCs w:val="18"/>
          <w:highlight w:val="yellow"/>
        </w:rPr>
        <w:t>性能试验</w:t>
      </w:r>
      <w:r w:rsidR="00F0196C" w:rsidRPr="005D35E7">
        <w:rPr>
          <w:rFonts w:ascii="Times New Roman" w:hAnsi="Times New Roman"/>
          <w:sz w:val="18"/>
          <w:szCs w:val="18"/>
          <w:highlight w:val="yellow"/>
        </w:rPr>
        <w:t>/</w:t>
      </w:r>
      <w:r w:rsidR="00125578" w:rsidRPr="005D35E7">
        <w:rPr>
          <w:rFonts w:ascii="Times New Roman" w:hAnsi="Times New Roman"/>
          <w:sz w:val="18"/>
          <w:szCs w:val="18"/>
          <w:highlight w:val="yellow"/>
        </w:rPr>
        <w:t>现场验收试验</w:t>
      </w:r>
      <w:r w:rsidR="004A22CF" w:rsidRPr="005D35E7">
        <w:rPr>
          <w:rFonts w:ascii="Times New Roman" w:hAnsi="Times New Roman"/>
          <w:sz w:val="18"/>
          <w:szCs w:val="18"/>
        </w:rPr>
        <w:t>再次失败，</w:t>
      </w:r>
      <w:r w:rsidRPr="005D35E7">
        <w:rPr>
          <w:rFonts w:ascii="Times New Roman" w:hAnsi="Times New Roman"/>
          <w:sz w:val="18"/>
          <w:szCs w:val="18"/>
        </w:rPr>
        <w:t>卖方应</w:t>
      </w:r>
      <w:r w:rsidR="004A22CF" w:rsidRPr="005D35E7">
        <w:rPr>
          <w:rFonts w:ascii="Times New Roman" w:hAnsi="Times New Roman"/>
          <w:sz w:val="18"/>
          <w:szCs w:val="18"/>
        </w:rPr>
        <w:t>立即</w:t>
      </w:r>
      <w:r w:rsidRPr="005D35E7">
        <w:rPr>
          <w:rFonts w:ascii="Times New Roman" w:hAnsi="Times New Roman"/>
          <w:sz w:val="18"/>
          <w:szCs w:val="18"/>
        </w:rPr>
        <w:t>归还买方</w:t>
      </w:r>
      <w:r w:rsidR="004A22CF" w:rsidRPr="005D35E7">
        <w:rPr>
          <w:rFonts w:ascii="Times New Roman" w:hAnsi="Times New Roman"/>
          <w:sz w:val="18"/>
          <w:szCs w:val="18"/>
        </w:rPr>
        <w:t>就上述</w:t>
      </w:r>
      <w:r w:rsidRPr="005D35E7">
        <w:rPr>
          <w:rFonts w:ascii="Times New Roman" w:hAnsi="Times New Roman"/>
          <w:sz w:val="18"/>
          <w:szCs w:val="18"/>
        </w:rPr>
        <w:t>合同项下货物已经支付</w:t>
      </w:r>
      <w:r w:rsidR="004A22CF" w:rsidRPr="005D35E7">
        <w:rPr>
          <w:rFonts w:ascii="Times New Roman" w:hAnsi="Times New Roman"/>
          <w:sz w:val="18"/>
          <w:szCs w:val="18"/>
        </w:rPr>
        <w:t>给卖方</w:t>
      </w:r>
      <w:r w:rsidRPr="005D35E7">
        <w:rPr>
          <w:rFonts w:ascii="Times New Roman" w:hAnsi="Times New Roman"/>
          <w:sz w:val="18"/>
          <w:szCs w:val="18"/>
        </w:rPr>
        <w:t>的款项，</w:t>
      </w:r>
      <w:r w:rsidR="00B96EFA" w:rsidRPr="005D35E7">
        <w:rPr>
          <w:rFonts w:ascii="Times New Roman" w:hAnsi="Times New Roman"/>
          <w:sz w:val="18"/>
          <w:szCs w:val="18"/>
        </w:rPr>
        <w:t>款项足额归还买方后</w:t>
      </w:r>
      <w:r w:rsidRPr="005D35E7">
        <w:rPr>
          <w:rFonts w:ascii="Times New Roman" w:hAnsi="Times New Roman"/>
          <w:sz w:val="18"/>
          <w:szCs w:val="18"/>
        </w:rPr>
        <w:t>货物的所有权转移为卖方</w:t>
      </w:r>
      <w:r w:rsidR="004A22CF" w:rsidRPr="005D35E7">
        <w:rPr>
          <w:rFonts w:ascii="Times New Roman" w:hAnsi="Times New Roman"/>
          <w:sz w:val="18"/>
          <w:szCs w:val="18"/>
        </w:rPr>
        <w:t>。在此情况下，如果买方因此而遭受任何进一步损失，包括本合同总价与从任何第三方采购替代</w:t>
      </w:r>
      <w:r w:rsidR="004A22CF" w:rsidRPr="005D35E7">
        <w:rPr>
          <w:rFonts w:ascii="Times New Roman" w:hAnsi="Times New Roman"/>
          <w:sz w:val="18"/>
          <w:szCs w:val="18"/>
        </w:rPr>
        <w:t>/</w:t>
      </w:r>
      <w:r w:rsidR="004A22CF" w:rsidRPr="005D35E7">
        <w:rPr>
          <w:rFonts w:ascii="Times New Roman" w:hAnsi="Times New Roman"/>
          <w:sz w:val="18"/>
          <w:szCs w:val="18"/>
        </w:rPr>
        <w:t>替换货物的成本直接的差额，应向卖方追偿。</w:t>
      </w:r>
    </w:p>
    <w:p w14:paraId="0A4F1846" w14:textId="19BF88FE" w:rsidR="00A5540E" w:rsidRPr="005D35E7" w:rsidRDefault="00A5540E"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All consumables or special tools required during the performance test / SAT shall be furnished by SELLER at SELLER’s costs. In the event that the spare parts purchased by the BUYER is required to be used, upon BUYER’s consent, SELLER may use the spare parts already purchased by the BUYER and shall immediately replenish it within a reasonable time at SELLER’s own cost.</w:t>
      </w:r>
    </w:p>
    <w:p w14:paraId="227EFC37" w14:textId="0E33889E" w:rsidR="00D93172" w:rsidRPr="005D35E7" w:rsidRDefault="004A22CF"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highlight w:val="yellow"/>
        </w:rPr>
        <w:t>性能试验</w:t>
      </w:r>
      <w:r w:rsidRPr="005D35E7">
        <w:rPr>
          <w:rFonts w:ascii="Times New Roman" w:hAnsi="Times New Roman"/>
          <w:sz w:val="18"/>
          <w:szCs w:val="18"/>
          <w:highlight w:val="yellow"/>
        </w:rPr>
        <w:t>/</w:t>
      </w:r>
      <w:r w:rsidRPr="005D35E7">
        <w:rPr>
          <w:rFonts w:ascii="Times New Roman" w:hAnsi="Times New Roman"/>
          <w:sz w:val="18"/>
          <w:szCs w:val="18"/>
          <w:highlight w:val="yellow"/>
        </w:rPr>
        <w:t>现场</w:t>
      </w:r>
      <w:r w:rsidR="00B96EFA" w:rsidRPr="005D35E7">
        <w:rPr>
          <w:rFonts w:ascii="Times New Roman" w:hAnsi="Times New Roman"/>
          <w:sz w:val="18"/>
          <w:szCs w:val="18"/>
          <w:highlight w:val="yellow"/>
        </w:rPr>
        <w:t>验收</w:t>
      </w:r>
      <w:r w:rsidRPr="005D35E7">
        <w:rPr>
          <w:rFonts w:ascii="Times New Roman" w:hAnsi="Times New Roman"/>
          <w:sz w:val="18"/>
          <w:szCs w:val="18"/>
          <w:highlight w:val="yellow"/>
        </w:rPr>
        <w:t>试验</w:t>
      </w:r>
      <w:r w:rsidRPr="005D35E7">
        <w:rPr>
          <w:rFonts w:ascii="Times New Roman" w:hAnsi="Times New Roman"/>
          <w:sz w:val="18"/>
          <w:szCs w:val="18"/>
        </w:rPr>
        <w:t>期间所需的所有消耗品或特殊工具应由卖方提供，费用由卖方承担。如果需要使用买方购买的备件，经买方同意，卖方可以使用买方已经购买的备件，并应立即在合理的时间内补充，费用由卖方承担。</w:t>
      </w:r>
    </w:p>
    <w:p w14:paraId="7C9E9BCC" w14:textId="3B40B9A9" w:rsidR="00D93172" w:rsidRPr="005D35E7" w:rsidRDefault="007A5A16" w:rsidP="00F812C1">
      <w:pPr>
        <w:pStyle w:val="BodyTextIndent21"/>
        <w:numPr>
          <w:ilvl w:val="1"/>
          <w:numId w:val="3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numbers of SELLER’s technical PERSONNEL required for the activities contemplated by this </w:t>
      </w:r>
      <w:r w:rsidR="0032016E" w:rsidRPr="005D35E7">
        <w:rPr>
          <w:rFonts w:ascii="Times New Roman" w:hAnsi="Times New Roman"/>
          <w:sz w:val="18"/>
          <w:szCs w:val="18"/>
        </w:rPr>
        <w:t>Article</w:t>
      </w:r>
      <w:r w:rsidRPr="005D35E7">
        <w:rPr>
          <w:rFonts w:ascii="Times New Roman" w:hAnsi="Times New Roman"/>
          <w:sz w:val="18"/>
          <w:szCs w:val="18"/>
        </w:rPr>
        <w:t xml:space="preserve"> shall be discussed and fixed by both PARTIES. However, SELLER agrees, notwithstanding the foregoing, that it shall provide at all times sufficient, competent, qualified PERSONNEL to perform the </w:t>
      </w:r>
      <w:r w:rsidR="00651A04" w:rsidRPr="005D35E7">
        <w:rPr>
          <w:rFonts w:ascii="Times New Roman" w:hAnsi="Times New Roman"/>
          <w:sz w:val="18"/>
          <w:szCs w:val="18"/>
        </w:rPr>
        <w:t>SUPPLY</w:t>
      </w:r>
      <w:r w:rsidRPr="005D35E7">
        <w:rPr>
          <w:rFonts w:ascii="Times New Roman" w:hAnsi="Times New Roman"/>
          <w:sz w:val="18"/>
          <w:szCs w:val="18"/>
        </w:rPr>
        <w:t xml:space="preserve"> in compliance with the provisions of the CONTRACT.</w:t>
      </w:r>
    </w:p>
    <w:p w14:paraId="6BCBEECC" w14:textId="1FD83B70" w:rsidR="00D93172" w:rsidRPr="005D35E7" w:rsidRDefault="00F020B9"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本条规定</w:t>
      </w:r>
      <w:r w:rsidR="007A5A16" w:rsidRPr="005D35E7">
        <w:rPr>
          <w:rFonts w:ascii="Times New Roman" w:hAnsi="Times New Roman"/>
          <w:sz w:val="18"/>
          <w:szCs w:val="18"/>
        </w:rPr>
        <w:t>中提及的卖方需要派遣技术人员的数量应由买卖双方讨论确定。然而，尽管有上述规定，卖方同意其应始终提供足够、称职、合格的人员，以按照合同规定执行。</w:t>
      </w:r>
    </w:p>
    <w:p w14:paraId="0994F489" w14:textId="0BBDA3A9"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NOTE: The acceptance of the CONTRACT GOODS as stipulated in T</w:t>
      </w:r>
      <w:r w:rsidR="00790344" w:rsidRPr="005D35E7">
        <w:rPr>
          <w:rFonts w:ascii="Times New Roman" w:hAnsi="Times New Roman"/>
          <w:sz w:val="18"/>
          <w:szCs w:val="18"/>
        </w:rPr>
        <w:t>ECHNICAL</w:t>
      </w:r>
      <w:r w:rsidRPr="005D35E7">
        <w:rPr>
          <w:rFonts w:ascii="Times New Roman" w:hAnsi="Times New Roman"/>
          <w:sz w:val="18"/>
          <w:szCs w:val="18"/>
        </w:rPr>
        <w:t xml:space="preserve"> A</w:t>
      </w:r>
      <w:r w:rsidR="00790344" w:rsidRPr="005D35E7">
        <w:rPr>
          <w:rFonts w:ascii="Times New Roman" w:hAnsi="Times New Roman"/>
          <w:sz w:val="18"/>
          <w:szCs w:val="18"/>
        </w:rPr>
        <w:t>GREEMENT</w:t>
      </w:r>
      <w:r w:rsidRPr="005D35E7">
        <w:rPr>
          <w:rFonts w:ascii="Times New Roman" w:hAnsi="Times New Roman"/>
          <w:sz w:val="18"/>
          <w:szCs w:val="18"/>
        </w:rPr>
        <w:t xml:space="preserve"> shall not</w:t>
      </w:r>
      <w:r w:rsidR="00A5540E" w:rsidRPr="005D35E7">
        <w:rPr>
          <w:rFonts w:ascii="Times New Roman" w:hAnsi="Times New Roman"/>
          <w:sz w:val="18"/>
          <w:szCs w:val="18"/>
        </w:rPr>
        <w:t xml:space="preserve"> relief</w:t>
      </w:r>
      <w:r w:rsidRPr="005D35E7">
        <w:rPr>
          <w:rFonts w:ascii="Times New Roman" w:hAnsi="Times New Roman"/>
          <w:sz w:val="18"/>
          <w:szCs w:val="18"/>
        </w:rPr>
        <w:t xml:space="preserve"> SELLER from his responsibility for the CONTRACT GOODS during </w:t>
      </w:r>
      <w:r w:rsidR="00A5540E" w:rsidRPr="005D35E7">
        <w:rPr>
          <w:rFonts w:ascii="Times New Roman" w:hAnsi="Times New Roman"/>
          <w:sz w:val="18"/>
          <w:szCs w:val="18"/>
        </w:rPr>
        <w:t>the stipulated</w:t>
      </w:r>
      <w:r w:rsidRPr="005D35E7">
        <w:rPr>
          <w:rFonts w:ascii="Times New Roman" w:hAnsi="Times New Roman"/>
          <w:sz w:val="18"/>
          <w:szCs w:val="18"/>
        </w:rPr>
        <w:t xml:space="preserve"> warranty period.</w:t>
      </w:r>
    </w:p>
    <w:p w14:paraId="6E10D06B" w14:textId="408BE8FA"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说明：</w:t>
      </w:r>
      <w:bookmarkStart w:id="77" w:name="OLE_LINK18"/>
      <w:r w:rsidR="00785AAC" w:rsidRPr="005D35E7">
        <w:rPr>
          <w:rFonts w:ascii="Times New Roman" w:hAnsi="Times New Roman"/>
          <w:sz w:val="18"/>
          <w:szCs w:val="18"/>
        </w:rPr>
        <w:t>按照</w:t>
      </w:r>
      <w:r w:rsidR="00790344" w:rsidRPr="005D35E7">
        <w:rPr>
          <w:rFonts w:ascii="Times New Roman" w:hAnsi="Times New Roman"/>
          <w:sz w:val="18"/>
          <w:szCs w:val="18"/>
        </w:rPr>
        <w:t>技术协议规定的合同货物</w:t>
      </w:r>
      <w:r w:rsidRPr="005D35E7">
        <w:rPr>
          <w:rFonts w:ascii="Times New Roman" w:hAnsi="Times New Roman"/>
          <w:sz w:val="18"/>
          <w:szCs w:val="18"/>
        </w:rPr>
        <w:t>验收</w:t>
      </w:r>
      <w:proofErr w:type="gramStart"/>
      <w:r w:rsidRPr="005D35E7">
        <w:rPr>
          <w:rFonts w:ascii="Times New Roman" w:hAnsi="Times New Roman"/>
          <w:sz w:val="18"/>
          <w:szCs w:val="18"/>
        </w:rPr>
        <w:t>不</w:t>
      </w:r>
      <w:proofErr w:type="gramEnd"/>
      <w:r w:rsidRPr="005D35E7">
        <w:rPr>
          <w:rFonts w:ascii="Times New Roman" w:hAnsi="Times New Roman"/>
          <w:sz w:val="18"/>
          <w:szCs w:val="18"/>
        </w:rPr>
        <w:t>免除卖方在质保期内应承担的责任。</w:t>
      </w:r>
      <w:bookmarkEnd w:id="77"/>
    </w:p>
    <w:p w14:paraId="48C67EDF" w14:textId="42056651"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FORCE MAJEURE</w:t>
      </w:r>
      <w:r w:rsidRPr="005D35E7">
        <w:rPr>
          <w:rFonts w:cs="Times New Roman"/>
          <w:sz w:val="18"/>
          <w:szCs w:val="18"/>
        </w:rPr>
        <w:t>不可抗力</w:t>
      </w:r>
    </w:p>
    <w:p w14:paraId="01FE1F03"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rPr>
      </w:pPr>
    </w:p>
    <w:p w14:paraId="243CD48D" w14:textId="77777777" w:rsidR="00975596" w:rsidRPr="005D35E7" w:rsidRDefault="00975596" w:rsidP="00F812C1">
      <w:pPr>
        <w:pStyle w:val="BodyTextIndent21"/>
        <w:numPr>
          <w:ilvl w:val="1"/>
          <w:numId w:val="33"/>
        </w:numPr>
        <w:snapToGrid w:val="0"/>
        <w:spacing w:beforeLines="50" w:before="120"/>
        <w:ind w:left="0" w:firstLine="0"/>
        <w:contextualSpacing/>
        <w:rPr>
          <w:rFonts w:ascii="Times New Roman" w:hAnsi="Times New Roman"/>
          <w:sz w:val="18"/>
          <w:szCs w:val="18"/>
        </w:rPr>
      </w:pPr>
      <w:bookmarkStart w:id="78" w:name="_Hlk114576535"/>
      <w:r w:rsidRPr="005D35E7">
        <w:rPr>
          <w:rFonts w:ascii="Times New Roman" w:hAnsi="Times New Roman"/>
          <w:sz w:val="18"/>
          <w:szCs w:val="18"/>
        </w:rPr>
        <w:t>FORCE MAJEURE means an exceptional event or circumstance which is unforeseeable, insurmountable, outside the control of the PARTY which invokes it, not substantially attributable to either PARTY, and which renders the invoking PARTY unable to comply totally or partially with its/his obligations under ORDER.</w:t>
      </w:r>
    </w:p>
    <w:p w14:paraId="4CB2FD43" w14:textId="77777777" w:rsidR="00975596" w:rsidRPr="005D35E7" w:rsidRDefault="00975596" w:rsidP="00F812C1">
      <w:pPr>
        <w:adjustRightInd w:val="0"/>
        <w:snapToGrid w:val="0"/>
        <w:spacing w:before="50"/>
        <w:contextualSpacing/>
        <w:rPr>
          <w:sz w:val="18"/>
          <w:szCs w:val="18"/>
          <w:lang w:eastAsia="zh-CN"/>
        </w:rPr>
      </w:pPr>
      <w:r w:rsidRPr="005D35E7">
        <w:rPr>
          <w:sz w:val="18"/>
          <w:szCs w:val="18"/>
          <w:lang w:eastAsia="zh-CN"/>
        </w:rPr>
        <w:t>不可抗力：是</w:t>
      </w:r>
      <w:proofErr w:type="gramStart"/>
      <w:r w:rsidRPr="005D35E7">
        <w:rPr>
          <w:sz w:val="18"/>
          <w:szCs w:val="18"/>
          <w:lang w:eastAsia="zh-CN"/>
        </w:rPr>
        <w:t>指不可</w:t>
      </w:r>
      <w:proofErr w:type="gramEnd"/>
      <w:r w:rsidRPr="005D35E7">
        <w:rPr>
          <w:sz w:val="18"/>
          <w:szCs w:val="18"/>
          <w:lang w:eastAsia="zh-CN"/>
        </w:rPr>
        <w:t>预见的、无法克服的、超出援引方控制范围的、实质上不可归责于任何一方的特殊事件或情况，导致援引方无法完全或部分履行其在订单项下的义务。</w:t>
      </w:r>
    </w:p>
    <w:p w14:paraId="09AADD98" w14:textId="77777777" w:rsidR="00975596" w:rsidRPr="005D35E7" w:rsidRDefault="00975596" w:rsidP="00F812C1">
      <w:pPr>
        <w:adjustRightInd w:val="0"/>
        <w:snapToGrid w:val="0"/>
        <w:spacing w:before="50"/>
        <w:contextualSpacing/>
        <w:rPr>
          <w:sz w:val="18"/>
          <w:szCs w:val="18"/>
        </w:rPr>
      </w:pPr>
      <w:r w:rsidRPr="005D35E7">
        <w:rPr>
          <w:sz w:val="18"/>
          <w:szCs w:val="18"/>
        </w:rPr>
        <w:t>Provided the foregoing criteria are fully satisfied, FORCE MAJEURE includes:</w:t>
      </w:r>
    </w:p>
    <w:p w14:paraId="7B03B30F" w14:textId="77777777" w:rsidR="00975596" w:rsidRPr="005D35E7" w:rsidRDefault="00975596" w:rsidP="00F812C1">
      <w:pPr>
        <w:adjustRightInd w:val="0"/>
        <w:snapToGrid w:val="0"/>
        <w:spacing w:before="50"/>
        <w:contextualSpacing/>
        <w:rPr>
          <w:sz w:val="18"/>
          <w:szCs w:val="18"/>
          <w:lang w:eastAsia="zh-CN"/>
        </w:rPr>
      </w:pPr>
      <w:r w:rsidRPr="005D35E7">
        <w:rPr>
          <w:sz w:val="18"/>
          <w:szCs w:val="18"/>
          <w:lang w:eastAsia="zh-CN"/>
        </w:rPr>
        <w:t>如果完全满足上述标准，则不可抗力包括：</w:t>
      </w:r>
    </w:p>
    <w:p w14:paraId="4A65C93C" w14:textId="77777777" w:rsidR="005B634D" w:rsidRPr="005D35E7" w:rsidRDefault="00975596" w:rsidP="00F812C1">
      <w:pPr>
        <w:pStyle w:val="aff"/>
        <w:widowControl w:val="0"/>
        <w:numPr>
          <w:ilvl w:val="2"/>
          <w:numId w:val="39"/>
        </w:numPr>
        <w:tabs>
          <w:tab w:val="left" w:pos="1020"/>
        </w:tabs>
        <w:suppressAutoHyphens/>
        <w:adjustRightInd w:val="0"/>
        <w:snapToGrid w:val="0"/>
        <w:spacing w:beforeLines="50" w:before="120"/>
        <w:ind w:firstLineChars="0"/>
        <w:contextualSpacing/>
        <w:jc w:val="both"/>
        <w:textAlignment w:val="baseline"/>
        <w:rPr>
          <w:sz w:val="18"/>
          <w:szCs w:val="18"/>
        </w:rPr>
      </w:pPr>
      <w:r w:rsidRPr="005D35E7">
        <w:rPr>
          <w:sz w:val="18"/>
          <w:szCs w:val="18"/>
        </w:rPr>
        <w:t>Natural catastrophes such as epidemic, fires, tidal wave, tsunami, lightning, earthquake, hurricane, typhoon, cyclone, volcanic activity,</w:t>
      </w:r>
    </w:p>
    <w:p w14:paraId="0E01C9E8" w14:textId="3DE5EE78" w:rsidR="00975596" w:rsidRPr="005D35E7" w:rsidRDefault="00975596" w:rsidP="00F812C1">
      <w:pPr>
        <w:pStyle w:val="aff"/>
        <w:widowControl w:val="0"/>
        <w:tabs>
          <w:tab w:val="left" w:pos="1020"/>
        </w:tabs>
        <w:suppressAutoHyphens/>
        <w:adjustRightInd w:val="0"/>
        <w:snapToGrid w:val="0"/>
        <w:spacing w:beforeLines="50" w:before="120"/>
        <w:ind w:left="568" w:firstLineChars="0" w:firstLine="0"/>
        <w:contextualSpacing/>
        <w:jc w:val="both"/>
        <w:textAlignment w:val="baseline"/>
        <w:rPr>
          <w:sz w:val="18"/>
          <w:szCs w:val="18"/>
          <w:lang w:eastAsia="zh-CN"/>
        </w:rPr>
      </w:pPr>
      <w:r w:rsidRPr="005D35E7">
        <w:rPr>
          <w:sz w:val="18"/>
          <w:szCs w:val="18"/>
          <w:lang w:eastAsia="zh-CN"/>
        </w:rPr>
        <w:t>流行病、火灾、潮汐、海啸、闪电、地震、飓风、台风、气旋、火山活动等自然灾害，</w:t>
      </w:r>
    </w:p>
    <w:p w14:paraId="5A52B769" w14:textId="77777777" w:rsidR="005B634D" w:rsidRPr="005D35E7" w:rsidRDefault="00975596" w:rsidP="00F812C1">
      <w:pPr>
        <w:pStyle w:val="aff"/>
        <w:widowControl w:val="0"/>
        <w:numPr>
          <w:ilvl w:val="2"/>
          <w:numId w:val="39"/>
        </w:numPr>
        <w:suppressAutoHyphens/>
        <w:adjustRightInd w:val="0"/>
        <w:snapToGrid w:val="0"/>
        <w:spacing w:beforeLines="50" w:before="120"/>
        <w:ind w:firstLineChars="0"/>
        <w:contextualSpacing/>
        <w:jc w:val="both"/>
        <w:textAlignment w:val="baseline"/>
        <w:rPr>
          <w:sz w:val="18"/>
          <w:szCs w:val="18"/>
        </w:rPr>
      </w:pPr>
      <w:bookmarkStart w:id="79" w:name="_DV_M184"/>
      <w:bookmarkEnd w:id="79"/>
      <w:r w:rsidRPr="005D35E7">
        <w:rPr>
          <w:sz w:val="18"/>
          <w:szCs w:val="18"/>
        </w:rPr>
        <w:t>Hostilities or acts of war (whether declared or not), acts of terrorism, civil or military disturbances,</w:t>
      </w:r>
    </w:p>
    <w:p w14:paraId="51E8ED1A" w14:textId="32531AA7" w:rsidR="00975596" w:rsidRPr="005D35E7" w:rsidRDefault="00975596" w:rsidP="00F812C1">
      <w:pPr>
        <w:pStyle w:val="aff"/>
        <w:widowControl w:val="0"/>
        <w:suppressAutoHyphens/>
        <w:adjustRightInd w:val="0"/>
        <w:snapToGrid w:val="0"/>
        <w:spacing w:beforeLines="50" w:before="120"/>
        <w:ind w:left="568" w:firstLineChars="0" w:firstLine="0"/>
        <w:contextualSpacing/>
        <w:jc w:val="both"/>
        <w:textAlignment w:val="baseline"/>
        <w:rPr>
          <w:sz w:val="18"/>
          <w:szCs w:val="18"/>
          <w:lang w:eastAsia="zh-CN"/>
        </w:rPr>
      </w:pPr>
      <w:r w:rsidRPr="005D35E7">
        <w:rPr>
          <w:sz w:val="18"/>
          <w:szCs w:val="18"/>
          <w:lang w:eastAsia="zh-CN"/>
        </w:rPr>
        <w:t>敌对行动或战争行为（无论是否宣布）、恐怖主义行为、内乱或军事动乱，</w:t>
      </w:r>
    </w:p>
    <w:p w14:paraId="49E4794F" w14:textId="77777777" w:rsidR="005B634D" w:rsidRPr="005D35E7" w:rsidRDefault="00975596" w:rsidP="00F812C1">
      <w:pPr>
        <w:pStyle w:val="aff"/>
        <w:widowControl w:val="0"/>
        <w:numPr>
          <w:ilvl w:val="2"/>
          <w:numId w:val="39"/>
        </w:numPr>
        <w:suppressAutoHyphens/>
        <w:adjustRightInd w:val="0"/>
        <w:snapToGrid w:val="0"/>
        <w:spacing w:beforeLines="50" w:before="120"/>
        <w:ind w:firstLineChars="0"/>
        <w:contextualSpacing/>
        <w:jc w:val="both"/>
        <w:textAlignment w:val="baseline"/>
        <w:rPr>
          <w:sz w:val="18"/>
          <w:szCs w:val="18"/>
        </w:rPr>
      </w:pPr>
      <w:bookmarkStart w:id="80" w:name="_DV_M185"/>
      <w:bookmarkEnd w:id="80"/>
      <w:r w:rsidRPr="005D35E7">
        <w:rPr>
          <w:sz w:val="18"/>
          <w:szCs w:val="18"/>
        </w:rPr>
        <w:t>sabotage, riots (other than among employees of BUYER, SELLER or subcontractors), national or regional labor strikes (excluding those referred to in paragraph (m) below) and acts of any government or public authority or any representative thereof whether or not legally valid.</w:t>
      </w:r>
    </w:p>
    <w:p w14:paraId="05B00237" w14:textId="5D0E9E92" w:rsidR="00975596" w:rsidRPr="005D35E7" w:rsidRDefault="00975596" w:rsidP="00F812C1">
      <w:pPr>
        <w:pStyle w:val="aff"/>
        <w:widowControl w:val="0"/>
        <w:suppressAutoHyphens/>
        <w:adjustRightInd w:val="0"/>
        <w:snapToGrid w:val="0"/>
        <w:spacing w:beforeLines="50" w:before="120"/>
        <w:ind w:left="568" w:firstLineChars="0" w:firstLine="0"/>
        <w:contextualSpacing/>
        <w:jc w:val="both"/>
        <w:textAlignment w:val="baseline"/>
        <w:rPr>
          <w:sz w:val="18"/>
          <w:szCs w:val="18"/>
          <w:lang w:eastAsia="zh-CN"/>
        </w:rPr>
      </w:pPr>
      <w:r w:rsidRPr="005D35E7">
        <w:rPr>
          <w:sz w:val="18"/>
          <w:szCs w:val="18"/>
          <w:lang w:eastAsia="zh-CN"/>
        </w:rPr>
        <w:t>蓄意破坏、暴乱（买方、卖方或分包商的员工除外）、全国或地区劳工罢工以及任何政府或公共当局或其</w:t>
      </w:r>
      <w:proofErr w:type="gramStart"/>
      <w:r w:rsidRPr="005D35E7">
        <w:rPr>
          <w:sz w:val="18"/>
          <w:szCs w:val="18"/>
          <w:lang w:eastAsia="zh-CN"/>
        </w:rPr>
        <w:t>任何代表</w:t>
      </w:r>
      <w:proofErr w:type="gramEnd"/>
      <w:r w:rsidRPr="005D35E7">
        <w:rPr>
          <w:sz w:val="18"/>
          <w:szCs w:val="18"/>
          <w:lang w:eastAsia="zh-CN"/>
        </w:rPr>
        <w:t>的行为，无论是否合法。</w:t>
      </w:r>
    </w:p>
    <w:p w14:paraId="1B8A65C0" w14:textId="77777777" w:rsidR="005B634D" w:rsidRPr="005D35E7" w:rsidRDefault="00975596" w:rsidP="00F812C1">
      <w:pPr>
        <w:pStyle w:val="aff"/>
        <w:widowControl w:val="0"/>
        <w:numPr>
          <w:ilvl w:val="2"/>
          <w:numId w:val="39"/>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ionizing radiations or contamination by radioactivity from any nuclear fuel or from any nuclear wastes from the combustion of nuclear fuel or radioactive, toxic, explosive or other hazardous properties of any explosive nuclear assembly or nuclear component thereof,</w:t>
      </w:r>
    </w:p>
    <w:p w14:paraId="72261074" w14:textId="276E3EE8" w:rsidR="00975596" w:rsidRPr="005D35E7" w:rsidRDefault="00975596" w:rsidP="00F812C1">
      <w:pPr>
        <w:pStyle w:val="aff"/>
        <w:widowControl w:val="0"/>
        <w:suppressAutoHyphens/>
        <w:adjustRightInd w:val="0"/>
        <w:snapToGrid w:val="0"/>
        <w:spacing w:beforeLines="50" w:before="120"/>
        <w:ind w:left="568" w:firstLineChars="0" w:firstLine="0"/>
        <w:contextualSpacing/>
        <w:jc w:val="both"/>
        <w:textAlignment w:val="baseline"/>
        <w:rPr>
          <w:sz w:val="18"/>
          <w:szCs w:val="18"/>
          <w:lang w:eastAsia="zh-CN"/>
        </w:rPr>
      </w:pPr>
      <w:r w:rsidRPr="005D35E7">
        <w:rPr>
          <w:sz w:val="18"/>
          <w:szCs w:val="18"/>
          <w:lang w:eastAsia="zh-CN"/>
        </w:rPr>
        <w:lastRenderedPageBreak/>
        <w:t>任何核燃料或核燃料燃烧产生的任何核废料的电离辐射或放射性污染，或任何爆炸性核组件或其核部件的放射性、毒性、爆炸性或其他危险特性，</w:t>
      </w:r>
    </w:p>
    <w:p w14:paraId="797C1F64" w14:textId="19EBCC57" w:rsidR="00D93172" w:rsidRPr="005D35E7" w:rsidRDefault="007A5A16" w:rsidP="00F812C1">
      <w:pPr>
        <w:pStyle w:val="BodyTextIndent21"/>
        <w:numPr>
          <w:ilvl w:val="1"/>
          <w:numId w:val="3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To the extent that, and for the period of time during which, a PARTY is fully or partially delayed, prevented or hindered by FORCE MAJEURE from performing any obligation under this CONTRACT (other than an obligation to make payment)</w:t>
      </w:r>
      <w:r w:rsidR="00A522BE" w:rsidRPr="005D35E7">
        <w:rPr>
          <w:rFonts w:ascii="Times New Roman" w:hAnsi="Times New Roman"/>
          <w:sz w:val="18"/>
          <w:szCs w:val="18"/>
        </w:rPr>
        <w:t xml:space="preserve"> who has given such notice to the other PARTY in accordance with Article 14.4, </w:t>
      </w:r>
      <w:r w:rsidRPr="005D35E7">
        <w:rPr>
          <w:rFonts w:ascii="Times New Roman" w:hAnsi="Times New Roman"/>
          <w:sz w:val="18"/>
          <w:szCs w:val="18"/>
        </w:rPr>
        <w:t xml:space="preserve">despite the exercise of reasonable diligence by the affected PARTY, the failure to perform shall be excused by the occurrence </w:t>
      </w:r>
      <w:r w:rsidR="00975596" w:rsidRPr="005D35E7">
        <w:rPr>
          <w:rFonts w:ascii="Times New Roman" w:hAnsi="Times New Roman"/>
          <w:sz w:val="18"/>
          <w:szCs w:val="18"/>
        </w:rPr>
        <w:t xml:space="preserve">and to the extent </w:t>
      </w:r>
      <w:r w:rsidRPr="005D35E7">
        <w:rPr>
          <w:rFonts w:ascii="Times New Roman" w:hAnsi="Times New Roman"/>
          <w:sz w:val="18"/>
          <w:szCs w:val="18"/>
        </w:rPr>
        <w:t>of such event of FORCE MAJEURE.</w:t>
      </w:r>
    </w:p>
    <w:p w14:paraId="29CD4B42" w14:textId="28E3E0D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如果一方因不可抗力完全或部分延迟、阻止或阻碍履行本合同项下的任何义务（付款义务除外），</w:t>
      </w:r>
      <w:r w:rsidR="00A522BE" w:rsidRPr="005D35E7">
        <w:rPr>
          <w:rFonts w:ascii="Times New Roman" w:hAnsi="Times New Roman"/>
          <w:sz w:val="18"/>
          <w:szCs w:val="18"/>
        </w:rPr>
        <w:t>并根据第</w:t>
      </w:r>
      <w:r w:rsidR="00A522BE" w:rsidRPr="005D35E7">
        <w:rPr>
          <w:rFonts w:ascii="Times New Roman" w:hAnsi="Times New Roman"/>
          <w:sz w:val="18"/>
          <w:szCs w:val="18"/>
        </w:rPr>
        <w:t>14.4</w:t>
      </w:r>
      <w:r w:rsidR="00A522BE" w:rsidRPr="005D35E7">
        <w:rPr>
          <w:rFonts w:ascii="Times New Roman" w:hAnsi="Times New Roman"/>
          <w:sz w:val="18"/>
          <w:szCs w:val="18"/>
        </w:rPr>
        <w:t>条约定及时通知了另一方，</w:t>
      </w:r>
      <w:r w:rsidRPr="005D35E7">
        <w:rPr>
          <w:rFonts w:ascii="Times New Roman" w:hAnsi="Times New Roman"/>
          <w:sz w:val="18"/>
          <w:szCs w:val="18"/>
        </w:rPr>
        <w:t>且在该段时间内，尽管受影响方已尽了合理的努力，但该方未能履行义务的情况，应视为不可抗力事件发生，免除其</w:t>
      </w:r>
      <w:r w:rsidR="00B96EFA" w:rsidRPr="005D35E7">
        <w:rPr>
          <w:rFonts w:ascii="Times New Roman" w:hAnsi="Times New Roman"/>
          <w:sz w:val="18"/>
          <w:szCs w:val="18"/>
        </w:rPr>
        <w:t>在不可抗力影响下的</w:t>
      </w:r>
      <w:r w:rsidRPr="005D35E7">
        <w:rPr>
          <w:rFonts w:ascii="Times New Roman" w:hAnsi="Times New Roman"/>
          <w:sz w:val="18"/>
          <w:szCs w:val="18"/>
        </w:rPr>
        <w:t>相关责任。</w:t>
      </w:r>
    </w:p>
    <w:p w14:paraId="43CCF1E0" w14:textId="77777777" w:rsidR="00D93172" w:rsidRPr="005D35E7" w:rsidRDefault="007A5A16" w:rsidP="00F812C1">
      <w:pPr>
        <w:pStyle w:val="BodyTextIndent21"/>
        <w:numPr>
          <w:ilvl w:val="1"/>
          <w:numId w:val="3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Without limiting the events that do not constitute FORCE MAJEURE, the following events or circumstances shall not constitute FORCE MAJEURE, unless the affected PARTY can clearly demonstrate that such event was otherwise caused by an event which would qualify as FORCE MAJEURE:</w:t>
      </w:r>
    </w:p>
    <w:p w14:paraId="69073D91" w14:textId="488E7A65" w:rsidR="00345072" w:rsidRPr="005D35E7" w:rsidRDefault="00345072"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在并不限制不构成不可抗力的事件的情况下，下列事件或情况不构成不不可抗力，</w:t>
      </w:r>
      <w:proofErr w:type="gramStart"/>
      <w:r w:rsidRPr="005D35E7">
        <w:rPr>
          <w:rFonts w:ascii="Times New Roman" w:hAnsi="Times New Roman"/>
          <w:sz w:val="18"/>
          <w:szCs w:val="18"/>
        </w:rPr>
        <w:t>除非受</w:t>
      </w:r>
      <w:proofErr w:type="gramEnd"/>
      <w:r w:rsidRPr="005D35E7">
        <w:rPr>
          <w:rFonts w:ascii="Times New Roman" w:hAnsi="Times New Roman"/>
          <w:sz w:val="18"/>
          <w:szCs w:val="18"/>
        </w:rPr>
        <w:t>影响方能够明确证明该事件是由符合不可抗力条件的事件造成的：</w:t>
      </w:r>
    </w:p>
    <w:p w14:paraId="2868027B" w14:textId="63DC0567"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late delivery to SELLER GROUP of CONSTRUCTION EQUIPMENT;</w:t>
      </w:r>
      <w:r w:rsidR="00345072" w:rsidRPr="005D35E7">
        <w:rPr>
          <w:sz w:val="18"/>
          <w:szCs w:val="18"/>
          <w:lang w:eastAsia="zh-CN"/>
        </w:rPr>
        <w:t xml:space="preserve"> </w:t>
      </w:r>
      <w:r w:rsidR="00345072" w:rsidRPr="005D35E7">
        <w:rPr>
          <w:sz w:val="18"/>
          <w:szCs w:val="18"/>
          <w:lang w:eastAsia="zh-CN"/>
        </w:rPr>
        <w:t>延迟向卖方集团交付施工设备和</w:t>
      </w:r>
      <w:r w:rsidR="00345072" w:rsidRPr="005D35E7">
        <w:rPr>
          <w:sz w:val="18"/>
          <w:szCs w:val="18"/>
          <w:lang w:eastAsia="zh-CN"/>
        </w:rPr>
        <w:t>/</w:t>
      </w:r>
      <w:r w:rsidR="00345072" w:rsidRPr="005D35E7">
        <w:rPr>
          <w:sz w:val="18"/>
          <w:szCs w:val="18"/>
          <w:lang w:eastAsia="zh-CN"/>
        </w:rPr>
        <w:t>或卖方项目；</w:t>
      </w:r>
    </w:p>
    <w:p w14:paraId="3933F5EF" w14:textId="40435EDF"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a delay in the performance of any </w:t>
      </w:r>
      <w:r w:rsidR="00651A04" w:rsidRPr="005D35E7">
        <w:rPr>
          <w:sz w:val="18"/>
          <w:szCs w:val="18"/>
        </w:rPr>
        <w:t>SUB-SUPPLIER</w:t>
      </w:r>
      <w:r w:rsidRPr="005D35E7">
        <w:rPr>
          <w:sz w:val="18"/>
          <w:szCs w:val="18"/>
        </w:rPr>
        <w:t xml:space="preserve"> or another person (other than BUYER GROUP);</w:t>
      </w:r>
      <w:r w:rsidR="00345072" w:rsidRPr="005D35E7">
        <w:rPr>
          <w:sz w:val="18"/>
          <w:szCs w:val="18"/>
          <w:lang w:eastAsia="zh-CN"/>
        </w:rPr>
        <w:t xml:space="preserve"> </w:t>
      </w:r>
      <w:r w:rsidR="00345072" w:rsidRPr="005D35E7">
        <w:rPr>
          <w:sz w:val="18"/>
          <w:szCs w:val="18"/>
          <w:lang w:eastAsia="zh-CN"/>
        </w:rPr>
        <w:t>任何分包商或其他人员（买方集团除外）的履约延误；</w:t>
      </w:r>
    </w:p>
    <w:p w14:paraId="196EB615" w14:textId="6218373C"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shortage of, or inability to obtain </w:t>
      </w:r>
      <w:proofErr w:type="spellStart"/>
      <w:r w:rsidRPr="005D35E7">
        <w:rPr>
          <w:sz w:val="18"/>
          <w:szCs w:val="18"/>
        </w:rPr>
        <w:t>labour</w:t>
      </w:r>
      <w:proofErr w:type="spellEnd"/>
      <w:r w:rsidRPr="005D35E7">
        <w:rPr>
          <w:sz w:val="18"/>
          <w:szCs w:val="18"/>
        </w:rPr>
        <w:t xml:space="preserve">, machinery, CONSTRUCTION EQUIPMENT, </w:t>
      </w:r>
      <w:r w:rsidR="00651A04" w:rsidRPr="005D35E7">
        <w:rPr>
          <w:sz w:val="18"/>
          <w:szCs w:val="18"/>
        </w:rPr>
        <w:t>SUPPLY</w:t>
      </w:r>
      <w:r w:rsidRPr="005D35E7">
        <w:rPr>
          <w:sz w:val="18"/>
          <w:szCs w:val="18"/>
        </w:rPr>
        <w:t>, including transportation;</w:t>
      </w:r>
      <w:r w:rsidR="00345072" w:rsidRPr="005D35E7">
        <w:rPr>
          <w:sz w:val="18"/>
          <w:szCs w:val="18"/>
          <w:lang w:eastAsia="zh-CN"/>
        </w:rPr>
        <w:t xml:space="preserve"> </w:t>
      </w:r>
      <w:r w:rsidR="00345072" w:rsidRPr="005D35E7">
        <w:rPr>
          <w:sz w:val="18"/>
          <w:szCs w:val="18"/>
          <w:lang w:eastAsia="zh-CN"/>
        </w:rPr>
        <w:t>缺少或无法获得劳动力、机械、施工设备、卖方项目或供货，包括运输；</w:t>
      </w:r>
    </w:p>
    <w:p w14:paraId="474BF874" w14:textId="3849EB2C"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normal wear and tear of, and random flaws in, CONSTRUCTION EQUIPMENT;</w:t>
      </w:r>
      <w:r w:rsidR="00345072" w:rsidRPr="005D35E7">
        <w:rPr>
          <w:sz w:val="18"/>
          <w:szCs w:val="18"/>
          <w:lang w:eastAsia="zh-CN"/>
        </w:rPr>
        <w:t xml:space="preserve"> </w:t>
      </w:r>
      <w:r w:rsidR="00345072" w:rsidRPr="005D35E7">
        <w:rPr>
          <w:sz w:val="18"/>
          <w:szCs w:val="18"/>
          <w:lang w:eastAsia="zh-CN"/>
        </w:rPr>
        <w:t>施工设备、卖方项目的正常磨损和随机缺陷；</w:t>
      </w:r>
    </w:p>
    <w:p w14:paraId="48875627" w14:textId="0759B6DD"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unavailability of funds, insolvency, inability or delay in paying, or change in economic circumstances affecting a PARTY;</w:t>
      </w:r>
      <w:r w:rsidR="00345072" w:rsidRPr="005D35E7">
        <w:rPr>
          <w:sz w:val="18"/>
          <w:szCs w:val="18"/>
          <w:lang w:eastAsia="zh-CN"/>
        </w:rPr>
        <w:t xml:space="preserve"> </w:t>
      </w:r>
      <w:r w:rsidR="00345072" w:rsidRPr="005D35E7">
        <w:rPr>
          <w:sz w:val="18"/>
          <w:szCs w:val="18"/>
          <w:lang w:eastAsia="zh-CN"/>
        </w:rPr>
        <w:t>资金</w:t>
      </w:r>
      <w:proofErr w:type="gramStart"/>
      <w:r w:rsidR="00345072" w:rsidRPr="005D35E7">
        <w:rPr>
          <w:sz w:val="18"/>
          <w:szCs w:val="18"/>
          <w:lang w:eastAsia="zh-CN"/>
        </w:rPr>
        <w:t>不</w:t>
      </w:r>
      <w:proofErr w:type="gramEnd"/>
      <w:r w:rsidR="00345072" w:rsidRPr="005D35E7">
        <w:rPr>
          <w:sz w:val="18"/>
          <w:szCs w:val="18"/>
          <w:lang w:eastAsia="zh-CN"/>
        </w:rPr>
        <w:t>可用、资不抵债、无力支付或延迟支付，或影响一方的经济状况发生变化；</w:t>
      </w:r>
    </w:p>
    <w:p w14:paraId="0B00F21C" w14:textId="3C78D341" w:rsidR="00D93172" w:rsidRPr="005D35E7" w:rsidRDefault="00A522BE"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Adverse weather conditions, other than in 14.1 a) </w:t>
      </w:r>
      <w:proofErr w:type="spellStart"/>
      <w:r w:rsidRPr="005D35E7">
        <w:rPr>
          <w:sz w:val="18"/>
          <w:szCs w:val="18"/>
        </w:rPr>
        <w:t>above</w:t>
      </w:r>
      <w:r w:rsidRPr="005D35E7">
        <w:rPr>
          <w:sz w:val="18"/>
          <w:szCs w:val="18"/>
        </w:rPr>
        <w:t>，</w:t>
      </w:r>
      <w:r w:rsidRPr="005D35E7">
        <w:rPr>
          <w:sz w:val="18"/>
          <w:szCs w:val="18"/>
        </w:rPr>
        <w:t>including</w:t>
      </w:r>
      <w:proofErr w:type="spellEnd"/>
      <w:r w:rsidRPr="005D35E7">
        <w:rPr>
          <w:sz w:val="18"/>
          <w:szCs w:val="18"/>
        </w:rPr>
        <w:t xml:space="preserve"> </w:t>
      </w:r>
      <w:r w:rsidR="007A5A16" w:rsidRPr="005D35E7">
        <w:rPr>
          <w:sz w:val="18"/>
          <w:szCs w:val="18"/>
        </w:rPr>
        <w:t>seasonal adverse weather conditions;</w:t>
      </w:r>
      <w:r w:rsidR="00345072" w:rsidRPr="005D35E7">
        <w:rPr>
          <w:sz w:val="18"/>
          <w:szCs w:val="18"/>
          <w:lang w:eastAsia="zh-CN"/>
        </w:rPr>
        <w:t xml:space="preserve"> </w:t>
      </w:r>
      <w:r w:rsidR="00345072" w:rsidRPr="005D35E7">
        <w:rPr>
          <w:sz w:val="18"/>
          <w:szCs w:val="18"/>
          <w:lang w:eastAsia="zh-CN"/>
        </w:rPr>
        <w:t>除上述</w:t>
      </w:r>
      <w:r w:rsidR="00345072" w:rsidRPr="005D35E7">
        <w:rPr>
          <w:sz w:val="18"/>
          <w:szCs w:val="18"/>
          <w:lang w:eastAsia="zh-CN"/>
        </w:rPr>
        <w:t>14.1 a</w:t>
      </w:r>
      <w:r w:rsidR="00345072" w:rsidRPr="005D35E7">
        <w:rPr>
          <w:sz w:val="18"/>
          <w:szCs w:val="18"/>
          <w:lang w:eastAsia="zh-CN"/>
        </w:rPr>
        <w:t>）以外的不利天气条件，包括季节性不利天气条件；</w:t>
      </w:r>
    </w:p>
    <w:p w14:paraId="3E54CAC7" w14:textId="6C6DFD2D"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any event or circumstance which could reasonably have been both (</w:t>
      </w:r>
      <w:proofErr w:type="spellStart"/>
      <w:r w:rsidRPr="005D35E7">
        <w:rPr>
          <w:sz w:val="18"/>
          <w:szCs w:val="18"/>
        </w:rPr>
        <w:t>i</w:t>
      </w:r>
      <w:proofErr w:type="spellEnd"/>
      <w:r w:rsidRPr="005D35E7">
        <w:rPr>
          <w:sz w:val="18"/>
          <w:szCs w:val="18"/>
        </w:rPr>
        <w:t>) foreseen and (ii) prevented or guarded against by the affected PARTY;</w:t>
      </w:r>
      <w:r w:rsidR="00345072" w:rsidRPr="005D35E7">
        <w:rPr>
          <w:sz w:val="18"/>
          <w:szCs w:val="18"/>
          <w:lang w:eastAsia="zh-CN"/>
        </w:rPr>
        <w:t xml:space="preserve"> </w:t>
      </w:r>
      <w:r w:rsidR="00345072" w:rsidRPr="005D35E7">
        <w:rPr>
          <w:sz w:val="18"/>
          <w:szCs w:val="18"/>
          <w:lang w:eastAsia="zh-CN"/>
        </w:rPr>
        <w:t>受影响方可（</w:t>
      </w:r>
      <w:proofErr w:type="spellStart"/>
      <w:r w:rsidR="00345072" w:rsidRPr="005D35E7">
        <w:rPr>
          <w:sz w:val="18"/>
          <w:szCs w:val="18"/>
          <w:lang w:eastAsia="zh-CN"/>
        </w:rPr>
        <w:t>i</w:t>
      </w:r>
      <w:proofErr w:type="spellEnd"/>
      <w:r w:rsidR="00345072" w:rsidRPr="005D35E7">
        <w:rPr>
          <w:sz w:val="18"/>
          <w:szCs w:val="18"/>
          <w:lang w:eastAsia="zh-CN"/>
        </w:rPr>
        <w:t>）合理预见和（</w:t>
      </w:r>
      <w:r w:rsidR="00345072" w:rsidRPr="005D35E7">
        <w:rPr>
          <w:sz w:val="18"/>
          <w:szCs w:val="18"/>
          <w:lang w:eastAsia="zh-CN"/>
        </w:rPr>
        <w:t>ii</w:t>
      </w:r>
      <w:r w:rsidR="00345072" w:rsidRPr="005D35E7">
        <w:rPr>
          <w:sz w:val="18"/>
          <w:szCs w:val="18"/>
          <w:lang w:eastAsia="zh-CN"/>
        </w:rPr>
        <w:t>）防止或防范的任何事件或情况；</w:t>
      </w:r>
    </w:p>
    <w:p w14:paraId="55F40D62" w14:textId="4AC36CC9"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breakdown of SELLER GROUP's plant or factory, CONSTRUCTION EQUIPMENT;</w:t>
      </w:r>
      <w:r w:rsidR="00345072" w:rsidRPr="005D35E7">
        <w:rPr>
          <w:sz w:val="18"/>
          <w:szCs w:val="18"/>
          <w:lang w:eastAsia="zh-CN"/>
        </w:rPr>
        <w:t xml:space="preserve"> </w:t>
      </w:r>
      <w:r w:rsidR="00345072" w:rsidRPr="005D35E7">
        <w:rPr>
          <w:sz w:val="18"/>
          <w:szCs w:val="18"/>
          <w:lang w:eastAsia="zh-CN"/>
        </w:rPr>
        <w:t>卖方集团的工厂或工厂、卖方项目或施工设备的故障；</w:t>
      </w:r>
    </w:p>
    <w:p w14:paraId="0EB24152" w14:textId="52E6F690"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strikes or </w:t>
      </w:r>
      <w:proofErr w:type="spellStart"/>
      <w:r w:rsidRPr="005D35E7">
        <w:rPr>
          <w:sz w:val="18"/>
          <w:szCs w:val="18"/>
        </w:rPr>
        <w:t>labour</w:t>
      </w:r>
      <w:proofErr w:type="spellEnd"/>
      <w:r w:rsidRPr="005D35E7">
        <w:rPr>
          <w:sz w:val="18"/>
          <w:szCs w:val="18"/>
        </w:rPr>
        <w:t xml:space="preserve"> disturbances limited to SELLER GROUP, which are not national strikes;</w:t>
      </w:r>
      <w:r w:rsidR="00345072" w:rsidRPr="005D35E7">
        <w:rPr>
          <w:sz w:val="18"/>
          <w:szCs w:val="18"/>
          <w:lang w:eastAsia="zh-CN"/>
        </w:rPr>
        <w:t xml:space="preserve"> </w:t>
      </w:r>
      <w:r w:rsidR="00345072" w:rsidRPr="005D35E7">
        <w:rPr>
          <w:sz w:val="18"/>
          <w:szCs w:val="18"/>
          <w:lang w:eastAsia="zh-CN"/>
        </w:rPr>
        <w:t>仅限于卖方集团的罢工或劳工骚乱，不属于全国性或地区性罢工；</w:t>
      </w:r>
    </w:p>
    <w:p w14:paraId="67809CA9" w14:textId="1E895771"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inability to procure insurance; </w:t>
      </w:r>
      <w:proofErr w:type="spellStart"/>
      <w:r w:rsidR="00345072" w:rsidRPr="005D35E7">
        <w:rPr>
          <w:sz w:val="18"/>
          <w:szCs w:val="18"/>
        </w:rPr>
        <w:t>无法购买保险</w:t>
      </w:r>
      <w:proofErr w:type="spellEnd"/>
      <w:r w:rsidR="00345072" w:rsidRPr="005D35E7">
        <w:rPr>
          <w:sz w:val="18"/>
          <w:szCs w:val="18"/>
        </w:rPr>
        <w:t>；</w:t>
      </w:r>
    </w:p>
    <w:p w14:paraId="4C06F03C" w14:textId="46CA93E5" w:rsidR="00D93172" w:rsidRPr="005D35E7" w:rsidRDefault="007A5A16"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change in market conditions</w:t>
      </w:r>
      <w:r w:rsidR="00FD7CDA" w:rsidRPr="005D35E7">
        <w:rPr>
          <w:sz w:val="18"/>
          <w:szCs w:val="18"/>
        </w:rPr>
        <w:t>;  and/</w:t>
      </w:r>
      <w:proofErr w:type="spellStart"/>
      <w:r w:rsidR="00FD7CDA" w:rsidRPr="005D35E7">
        <w:rPr>
          <w:sz w:val="18"/>
          <w:szCs w:val="18"/>
        </w:rPr>
        <w:t>or</w:t>
      </w:r>
      <w:r w:rsidR="00345072" w:rsidRPr="005D35E7">
        <w:rPr>
          <w:sz w:val="18"/>
          <w:szCs w:val="18"/>
        </w:rPr>
        <w:t>市场条件的变化；和</w:t>
      </w:r>
      <w:proofErr w:type="spellEnd"/>
      <w:r w:rsidR="00345072" w:rsidRPr="005D35E7">
        <w:rPr>
          <w:sz w:val="18"/>
          <w:szCs w:val="18"/>
        </w:rPr>
        <w:t>/</w:t>
      </w:r>
      <w:r w:rsidR="00345072" w:rsidRPr="005D35E7">
        <w:rPr>
          <w:sz w:val="18"/>
          <w:szCs w:val="18"/>
        </w:rPr>
        <w:t>或</w:t>
      </w:r>
    </w:p>
    <w:p w14:paraId="57EF3ED9" w14:textId="71DAD9E8" w:rsidR="00FD7CDA" w:rsidRPr="005D35E7" w:rsidRDefault="00FD7CDA"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COVID 19 pandemic (or any epidemic related thereto)</w:t>
      </w:r>
      <w:r w:rsidR="00345072" w:rsidRPr="005D35E7">
        <w:rPr>
          <w:sz w:val="18"/>
          <w:szCs w:val="18"/>
        </w:rPr>
        <w:t>; COVID 19</w:t>
      </w:r>
      <w:r w:rsidR="00345072" w:rsidRPr="005D35E7">
        <w:rPr>
          <w:sz w:val="18"/>
          <w:szCs w:val="18"/>
        </w:rPr>
        <w:t>大流行病（或与之相关的任何流行病）</w:t>
      </w:r>
      <w:r w:rsidR="00345072" w:rsidRPr="005D35E7">
        <w:rPr>
          <w:sz w:val="18"/>
          <w:szCs w:val="18"/>
          <w:lang w:eastAsia="zh-CN"/>
        </w:rPr>
        <w:t>；</w:t>
      </w:r>
    </w:p>
    <w:p w14:paraId="56A0CA91" w14:textId="5B244E14" w:rsidR="00A522BE" w:rsidRPr="005D35E7" w:rsidRDefault="00A522BE" w:rsidP="00F812C1">
      <w:pPr>
        <w:pStyle w:val="aff"/>
        <w:widowControl w:val="0"/>
        <w:numPr>
          <w:ilvl w:val="2"/>
          <w:numId w:val="40"/>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Any failure by SELLER to obtain and/or maintain a permit, authorization, consent, approval, license, visa, clearance, certificate or similar thing which is his responsibility under ORDER to obtain and/or maintain, unless itself caused by FORCE MAJEURE</w:t>
      </w:r>
      <w:r w:rsidR="00345072" w:rsidRPr="005D35E7">
        <w:rPr>
          <w:sz w:val="18"/>
          <w:szCs w:val="18"/>
          <w:lang w:eastAsia="zh-CN"/>
        </w:rPr>
        <w:t>卖方未能获得和</w:t>
      </w:r>
      <w:r w:rsidR="00345072" w:rsidRPr="005D35E7">
        <w:rPr>
          <w:sz w:val="18"/>
          <w:szCs w:val="18"/>
          <w:lang w:eastAsia="zh-CN"/>
        </w:rPr>
        <w:t>/</w:t>
      </w:r>
      <w:r w:rsidR="00345072" w:rsidRPr="005D35E7">
        <w:rPr>
          <w:sz w:val="18"/>
          <w:szCs w:val="18"/>
          <w:lang w:eastAsia="zh-CN"/>
        </w:rPr>
        <w:t>或保持订单项下其有责任获得和</w:t>
      </w:r>
      <w:r w:rsidR="00345072" w:rsidRPr="005D35E7">
        <w:rPr>
          <w:sz w:val="18"/>
          <w:szCs w:val="18"/>
          <w:lang w:eastAsia="zh-CN"/>
        </w:rPr>
        <w:t>//</w:t>
      </w:r>
      <w:r w:rsidR="00345072" w:rsidRPr="005D35E7">
        <w:rPr>
          <w:sz w:val="18"/>
          <w:szCs w:val="18"/>
          <w:lang w:eastAsia="zh-CN"/>
        </w:rPr>
        <w:t>或保持的许可证、授权书、同意书、批准书、执照、签证、清关、证书或类似物品，除非其本身是由不可抗力造成的。</w:t>
      </w:r>
    </w:p>
    <w:p w14:paraId="2152F457" w14:textId="77777777" w:rsidR="00D93172" w:rsidRPr="005D35E7" w:rsidRDefault="007A5A16" w:rsidP="00F812C1">
      <w:pPr>
        <w:pStyle w:val="BodyTextIndent21"/>
        <w:numPr>
          <w:ilvl w:val="1"/>
          <w:numId w:val="3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A PARTY claiming that its performance is excused by FORCE MAJEURE shall, promptly within 3 days after the occurrence of FORCE MAJEURE, notify the other PARTY (and, as soon as reasonably possible but no later than within 7 days thereafter, provide such other PARTY with satisfactory supporting evidence) of the nature, date of inception and expected duration of the FORCE MAJEURE and the extent to which the PARTY expects that the event will delay, prevent or hinder the PARTY from performing its obligations under this CONTRACT. The notifying PARTY shall thereafter use its reasonable efforts to eliminate the FORCE MAJEURE and mitigate its effects.</w:t>
      </w:r>
    </w:p>
    <w:p w14:paraId="0674741E"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声称因不可抗力而免除履行义务的一方应在不可抗力发生后</w:t>
      </w:r>
      <w:r w:rsidRPr="005D35E7">
        <w:rPr>
          <w:rFonts w:ascii="Times New Roman" w:hAnsi="Times New Roman"/>
          <w:sz w:val="18"/>
          <w:szCs w:val="18"/>
        </w:rPr>
        <w:t>3</w:t>
      </w:r>
      <w:r w:rsidRPr="005D35E7">
        <w:rPr>
          <w:rFonts w:ascii="Times New Roman" w:hAnsi="Times New Roman"/>
          <w:sz w:val="18"/>
          <w:szCs w:val="18"/>
        </w:rPr>
        <w:t>天内，立即通知另一方（并在合理可能的情况下尽快但不迟于其后</w:t>
      </w:r>
      <w:r w:rsidRPr="005D35E7">
        <w:rPr>
          <w:rFonts w:ascii="Times New Roman" w:hAnsi="Times New Roman"/>
          <w:sz w:val="18"/>
          <w:szCs w:val="18"/>
        </w:rPr>
        <w:t>7</w:t>
      </w:r>
      <w:r w:rsidRPr="005D35E7">
        <w:rPr>
          <w:rFonts w:ascii="Times New Roman" w:hAnsi="Times New Roman"/>
          <w:sz w:val="18"/>
          <w:szCs w:val="18"/>
        </w:rPr>
        <w:t>天内，向该另一方提供令人满意的支持证据），不可抗力的开始日期和预计持续时间，以及该方预计该事件将延迟、阻止或阻碍该方履行本合同项</w:t>
      </w:r>
      <w:proofErr w:type="gramStart"/>
      <w:r w:rsidRPr="005D35E7">
        <w:rPr>
          <w:rFonts w:ascii="Times New Roman" w:hAnsi="Times New Roman"/>
          <w:sz w:val="18"/>
          <w:szCs w:val="18"/>
        </w:rPr>
        <w:t>下义务</w:t>
      </w:r>
      <w:proofErr w:type="gramEnd"/>
      <w:r w:rsidRPr="005D35E7">
        <w:rPr>
          <w:rFonts w:ascii="Times New Roman" w:hAnsi="Times New Roman"/>
          <w:sz w:val="18"/>
          <w:szCs w:val="18"/>
        </w:rPr>
        <w:t>的程度。此后，通知方应尽其合理努力消除不可抗力并减轻其影响。</w:t>
      </w:r>
    </w:p>
    <w:p w14:paraId="70327DE1" w14:textId="77777777" w:rsidR="00217D31" w:rsidRPr="005D35E7" w:rsidRDefault="007A5A16" w:rsidP="00F812C1">
      <w:pPr>
        <w:pStyle w:val="BodyTextIndent21"/>
        <w:numPr>
          <w:ilvl w:val="1"/>
          <w:numId w:val="3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A PARTY that has properly invoked an event of FORCE MAJEURE shall promptly within 3 days notify the other PARTY of termination of any such event of FORCE MAJEURE, whereupon performance of this CONTRACT shall recommence. Notwithstanding any other provision of this CONTRACT, during the period of any such non-performance, each PARTY shall be liable for and bear all of its own costs, expenses, losses and damages suffered and incurred as a result of a circumstance or event of FORCE MAJEURE and the period of any such nonperformance, together with such period as may be necessary for the restoration of any damage, shall be added to the time allowed in this CONTRACT for the performance excused by the event of FORCE MAJEURE.</w:t>
      </w:r>
      <w:r w:rsidR="00656C73" w:rsidRPr="005D35E7">
        <w:rPr>
          <w:rFonts w:ascii="Times New Roman" w:hAnsi="Times New Roman"/>
          <w:sz w:val="18"/>
          <w:szCs w:val="18"/>
        </w:rPr>
        <w:t xml:space="preserve"> </w:t>
      </w:r>
    </w:p>
    <w:p w14:paraId="2C0D92EA" w14:textId="5C140FEE" w:rsidR="000821F9" w:rsidRPr="005D35E7" w:rsidRDefault="00217D31"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Each PARTY shall be responsible for their own direct and indirect financial consequences resulted from any FORCE MAJEURE. BUYER shall not be paying SELLER additional costs or compensation for SELLER's suspension of works due to FORCE MAJEURE.</w:t>
      </w:r>
    </w:p>
    <w:p w14:paraId="08B40C95" w14:textId="77777777" w:rsidR="00217D31"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如一方恰当地援引了任何不可抗力，应在此不可抗力事件终止后的</w:t>
      </w:r>
      <w:r w:rsidRPr="005D35E7">
        <w:rPr>
          <w:rFonts w:ascii="Times New Roman" w:hAnsi="Times New Roman"/>
          <w:sz w:val="18"/>
          <w:szCs w:val="18"/>
        </w:rPr>
        <w:t>3</w:t>
      </w:r>
      <w:r w:rsidRPr="005D35E7">
        <w:rPr>
          <w:rFonts w:ascii="Times New Roman" w:hAnsi="Times New Roman"/>
          <w:sz w:val="18"/>
          <w:szCs w:val="18"/>
        </w:rPr>
        <w:t>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bookmarkEnd w:id="78"/>
    </w:p>
    <w:p w14:paraId="5CFAB8F5" w14:textId="7E5371EA" w:rsidR="00A522BE" w:rsidRPr="005D35E7" w:rsidRDefault="00A522BE"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各方应分别承担此类不可抗力造成的所有直接和间接财务后果，买方不得因不可抗力导致工程暂停而向卖方支付额外款项或赔偿。</w:t>
      </w:r>
    </w:p>
    <w:p w14:paraId="2A326A78" w14:textId="103DF6F7" w:rsidR="00A522BE" w:rsidRPr="005D35E7" w:rsidRDefault="00A522BE" w:rsidP="00F812C1">
      <w:pPr>
        <w:pStyle w:val="BodyTextIndent21"/>
        <w:numPr>
          <w:ilvl w:val="1"/>
          <w:numId w:val="3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If completion of the delivery, in the opinion of BUYER, made impossible or BUYER is no longer interested in further delivery of CONTRACT GOODS due to FORCE MAJEURE, BUYER shall have the right to terminate the CONTRACT by 14 days prior notice to the SELLER. or if FORCE MAJEURE has lasted (or in the joint opinion of the PARTIES is anticipated to last) more than (90) consecutive days and has affected the major part of the SUPPLY currently performed as evidenced by the PARTY invoking such FORCE MAJEURE event, either PARTY shall have the right to terminate the CONTRACT by 14 days prior notice to the other PARTY.</w:t>
      </w:r>
    </w:p>
    <w:p w14:paraId="7584747F" w14:textId="665046E6" w:rsidR="00A522BE" w:rsidRPr="005D35E7" w:rsidRDefault="00A522BE"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lastRenderedPageBreak/>
        <w:t>如果买方认为卖方无法完成交付，或者买方因不可抗力而不再有兴趣进一步交付合同货物，买方有权提前</w:t>
      </w:r>
      <w:r w:rsidRPr="005D35E7">
        <w:rPr>
          <w:rFonts w:ascii="Times New Roman" w:hAnsi="Times New Roman"/>
          <w:sz w:val="18"/>
          <w:szCs w:val="18"/>
        </w:rPr>
        <w:t>14</w:t>
      </w:r>
      <w:r w:rsidRPr="005D35E7">
        <w:rPr>
          <w:rFonts w:ascii="Times New Roman" w:hAnsi="Times New Roman"/>
          <w:sz w:val="18"/>
          <w:szCs w:val="18"/>
        </w:rPr>
        <w:t>天通知卖方终止本合同；或者，如果不可抗力已连续持续（或双方共同认为预计将持续）超过（</w:t>
      </w:r>
      <w:r w:rsidRPr="005D35E7">
        <w:rPr>
          <w:rFonts w:ascii="Times New Roman" w:hAnsi="Times New Roman"/>
          <w:sz w:val="18"/>
          <w:szCs w:val="18"/>
        </w:rPr>
        <w:t>90</w:t>
      </w:r>
      <w:r w:rsidRPr="005D35E7">
        <w:rPr>
          <w:rFonts w:ascii="Times New Roman" w:hAnsi="Times New Roman"/>
          <w:sz w:val="18"/>
          <w:szCs w:val="18"/>
        </w:rPr>
        <w:t>）天，并影响了当前执行的供货的主要部分，如援引该不可抗力事件的一方所证明的，任何一方均有权提前</w:t>
      </w:r>
      <w:r w:rsidRPr="005D35E7">
        <w:rPr>
          <w:rFonts w:ascii="Times New Roman" w:hAnsi="Times New Roman"/>
          <w:sz w:val="18"/>
          <w:szCs w:val="18"/>
        </w:rPr>
        <w:t>14</w:t>
      </w:r>
      <w:r w:rsidRPr="005D35E7">
        <w:rPr>
          <w:rFonts w:ascii="Times New Roman" w:hAnsi="Times New Roman"/>
          <w:sz w:val="18"/>
          <w:szCs w:val="18"/>
        </w:rPr>
        <w:t>天通知另一方终止订单。</w:t>
      </w:r>
    </w:p>
    <w:p w14:paraId="525ECE0A" w14:textId="220E14CD" w:rsidR="00A522BE" w:rsidRPr="005D35E7" w:rsidRDefault="00A522BE" w:rsidP="00F812C1">
      <w:pPr>
        <w:pStyle w:val="BodyTextIndent21"/>
        <w:numPr>
          <w:ilvl w:val="1"/>
          <w:numId w:val="3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In case of termination, BUYER  </w:t>
      </w:r>
      <w:r w:rsidRPr="005D35E7">
        <w:rPr>
          <w:rFonts w:ascii="Times New Roman" w:hAnsi="Times New Roman"/>
          <w:sz w:val="18"/>
          <w:szCs w:val="18"/>
        </w:rPr>
        <w:t>在终止的情况下，买方</w:t>
      </w:r>
    </w:p>
    <w:p w14:paraId="150C6EF1" w14:textId="77777777" w:rsidR="000821F9" w:rsidRPr="005D35E7" w:rsidRDefault="00A522BE" w:rsidP="00F812C1">
      <w:pPr>
        <w:pStyle w:val="aff"/>
        <w:widowControl w:val="0"/>
        <w:numPr>
          <w:ilvl w:val="2"/>
          <w:numId w:val="41"/>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shall pay SELLER the amount due under the CONTRACT for the part of CONTRACT GOODS completed by SELLER and accepted by Buyer prior to the date of termination as agreed between the PARTIES based on means of evaluating the SUPPLY under the CONTRACT, and</w:t>
      </w:r>
    </w:p>
    <w:p w14:paraId="6F94E9A8" w14:textId="1908C4C8" w:rsidR="00A522BE" w:rsidRPr="005D35E7" w:rsidRDefault="00A522BE" w:rsidP="00F812C1">
      <w:pPr>
        <w:pStyle w:val="aff"/>
        <w:widowControl w:val="0"/>
        <w:suppressAutoHyphens/>
        <w:adjustRightInd w:val="0"/>
        <w:snapToGrid w:val="0"/>
        <w:spacing w:beforeLines="50" w:before="120"/>
        <w:ind w:left="568" w:firstLineChars="0" w:firstLine="0"/>
        <w:contextualSpacing/>
        <w:jc w:val="both"/>
        <w:textAlignment w:val="baseline"/>
        <w:rPr>
          <w:sz w:val="18"/>
          <w:szCs w:val="18"/>
          <w:lang w:eastAsia="zh-CN"/>
        </w:rPr>
      </w:pPr>
      <w:r w:rsidRPr="005D35E7">
        <w:rPr>
          <w:sz w:val="18"/>
          <w:szCs w:val="18"/>
          <w:lang w:eastAsia="zh-CN"/>
        </w:rPr>
        <w:t>应根据评估合同项下供货的方式，向卖方支付订单项下卖方在合同终止日期前完成且买方接受的合同货物的应付款项，且</w:t>
      </w:r>
    </w:p>
    <w:p w14:paraId="2DFE0D7A" w14:textId="77777777" w:rsidR="000821F9" w:rsidRPr="005D35E7" w:rsidRDefault="00A522BE" w:rsidP="00F812C1">
      <w:pPr>
        <w:pStyle w:val="aff"/>
        <w:widowControl w:val="0"/>
        <w:numPr>
          <w:ilvl w:val="2"/>
          <w:numId w:val="41"/>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after deduction of the completed payments, on a pro rata basis, for all uncompleted </w:t>
      </w:r>
      <w:r w:rsidR="00C62367" w:rsidRPr="005D35E7">
        <w:rPr>
          <w:sz w:val="18"/>
          <w:szCs w:val="18"/>
        </w:rPr>
        <w:t>SUPPLY</w:t>
      </w:r>
      <w:r w:rsidRPr="005D35E7">
        <w:rPr>
          <w:sz w:val="18"/>
          <w:szCs w:val="18"/>
        </w:rPr>
        <w:t xml:space="preserve"> shall reimburse SELLER, upon presentation of satisfactory supporting documents, for all costs </w:t>
      </w:r>
      <w:r w:rsidR="00C62367" w:rsidRPr="005D35E7">
        <w:rPr>
          <w:sz w:val="18"/>
          <w:szCs w:val="18"/>
        </w:rPr>
        <w:t>reasonably</w:t>
      </w:r>
      <w:r w:rsidR="00C62367" w:rsidRPr="005D35E7">
        <w:rPr>
          <w:sz w:val="18"/>
          <w:szCs w:val="18"/>
          <w:lang w:eastAsia="zh-CN"/>
        </w:rPr>
        <w:t>，</w:t>
      </w:r>
      <w:r w:rsidR="00C62367" w:rsidRPr="005D35E7">
        <w:rPr>
          <w:sz w:val="18"/>
          <w:szCs w:val="18"/>
          <w:lang w:eastAsia="zh-CN"/>
        </w:rPr>
        <w:t xml:space="preserve"> </w:t>
      </w:r>
      <w:r w:rsidRPr="005D35E7">
        <w:rPr>
          <w:sz w:val="18"/>
          <w:szCs w:val="18"/>
        </w:rPr>
        <w:t xml:space="preserve">directly and irrevocably incurred and paid in good faith in respect of the uncompleted parts of the </w:t>
      </w:r>
      <w:r w:rsidR="00C62367" w:rsidRPr="005D35E7">
        <w:rPr>
          <w:sz w:val="18"/>
          <w:szCs w:val="18"/>
        </w:rPr>
        <w:t>SUPPLY</w:t>
      </w:r>
      <w:r w:rsidRPr="005D35E7">
        <w:rPr>
          <w:sz w:val="18"/>
          <w:szCs w:val="18"/>
        </w:rPr>
        <w:t>, it being understood that SELLER shall have the obligation to minimize reimbursable costs.</w:t>
      </w:r>
    </w:p>
    <w:p w14:paraId="4E3B814A" w14:textId="3ECDEB98" w:rsidR="00C62367" w:rsidRPr="005D35E7" w:rsidRDefault="00A522BE" w:rsidP="00F812C1">
      <w:pPr>
        <w:pStyle w:val="aff"/>
        <w:widowControl w:val="0"/>
        <w:suppressAutoHyphens/>
        <w:adjustRightInd w:val="0"/>
        <w:snapToGrid w:val="0"/>
        <w:spacing w:beforeLines="50" w:before="120"/>
        <w:ind w:left="568" w:firstLineChars="0" w:firstLine="0"/>
        <w:contextualSpacing/>
        <w:jc w:val="both"/>
        <w:textAlignment w:val="baseline"/>
        <w:rPr>
          <w:sz w:val="18"/>
          <w:szCs w:val="18"/>
          <w:lang w:eastAsia="zh-CN"/>
        </w:rPr>
      </w:pPr>
      <w:r w:rsidRPr="005D35E7">
        <w:rPr>
          <w:sz w:val="18"/>
          <w:szCs w:val="18"/>
          <w:lang w:eastAsia="zh-CN"/>
        </w:rPr>
        <w:t>扣除所有未完成</w:t>
      </w:r>
      <w:r w:rsidR="00C62367" w:rsidRPr="005D35E7">
        <w:rPr>
          <w:sz w:val="18"/>
          <w:szCs w:val="18"/>
          <w:lang w:eastAsia="zh-CN"/>
        </w:rPr>
        <w:t>供货的未付款后，应在提交令人满意的证明文件后，按比例偿还卖方因供货</w:t>
      </w:r>
      <w:r w:rsidRPr="005D35E7">
        <w:rPr>
          <w:sz w:val="18"/>
          <w:szCs w:val="18"/>
          <w:lang w:eastAsia="zh-CN"/>
        </w:rPr>
        <w:t>未完成部分而</w:t>
      </w:r>
      <w:r w:rsidR="00C62367" w:rsidRPr="005D35E7">
        <w:rPr>
          <w:sz w:val="18"/>
          <w:szCs w:val="18"/>
          <w:lang w:eastAsia="zh-CN"/>
        </w:rPr>
        <w:t>合理、</w:t>
      </w:r>
      <w:r w:rsidRPr="005D35E7">
        <w:rPr>
          <w:sz w:val="18"/>
          <w:szCs w:val="18"/>
          <w:lang w:eastAsia="zh-CN"/>
        </w:rPr>
        <w:t>直接且不可撤销地产生和善意支付的所有费用，双方理解，卖方有义务将已发生费用降至最低。</w:t>
      </w:r>
    </w:p>
    <w:p w14:paraId="0524DE76" w14:textId="1F6E31A9" w:rsidR="00A522BE" w:rsidRPr="005D35E7" w:rsidRDefault="00A522BE" w:rsidP="00F812C1">
      <w:pPr>
        <w:adjustRightInd w:val="0"/>
        <w:snapToGrid w:val="0"/>
        <w:spacing w:before="50"/>
        <w:contextualSpacing/>
        <w:jc w:val="both"/>
        <w:rPr>
          <w:sz w:val="18"/>
          <w:szCs w:val="18"/>
        </w:rPr>
      </w:pPr>
      <w:r w:rsidRPr="005D35E7">
        <w:rPr>
          <w:sz w:val="18"/>
          <w:szCs w:val="18"/>
        </w:rPr>
        <w:t xml:space="preserve">Should FORCE MAJEURE affect only a part of the </w:t>
      </w:r>
      <w:r w:rsidR="00C62367" w:rsidRPr="005D35E7">
        <w:rPr>
          <w:sz w:val="18"/>
          <w:szCs w:val="18"/>
        </w:rPr>
        <w:t>SUPPLY</w:t>
      </w:r>
      <w:r w:rsidRPr="005D35E7">
        <w:rPr>
          <w:sz w:val="18"/>
          <w:szCs w:val="18"/>
        </w:rPr>
        <w:t xml:space="preserve">, BUYER shall be entitled to withdraw such part from the </w:t>
      </w:r>
      <w:r w:rsidR="00C62367" w:rsidRPr="005D35E7">
        <w:rPr>
          <w:sz w:val="18"/>
          <w:szCs w:val="18"/>
        </w:rPr>
        <w:t>CONTRACT</w:t>
      </w:r>
      <w:r w:rsidRPr="005D35E7">
        <w:rPr>
          <w:sz w:val="18"/>
          <w:szCs w:val="18"/>
        </w:rPr>
        <w:t xml:space="preserve">, and the provisions stipulated here above shall apply mutatis mutandis to such part, and the </w:t>
      </w:r>
      <w:r w:rsidR="00C62367" w:rsidRPr="005D35E7">
        <w:rPr>
          <w:sz w:val="18"/>
          <w:szCs w:val="18"/>
        </w:rPr>
        <w:t>CONTRACT</w:t>
      </w:r>
      <w:r w:rsidRPr="005D35E7">
        <w:rPr>
          <w:sz w:val="18"/>
          <w:szCs w:val="18"/>
        </w:rPr>
        <w:t xml:space="preserve"> shall remain in force for those parts of the </w:t>
      </w:r>
      <w:r w:rsidR="00C62367" w:rsidRPr="005D35E7">
        <w:rPr>
          <w:sz w:val="18"/>
          <w:szCs w:val="18"/>
        </w:rPr>
        <w:t>SUPPLY</w:t>
      </w:r>
      <w:r w:rsidRPr="005D35E7">
        <w:rPr>
          <w:sz w:val="18"/>
          <w:szCs w:val="18"/>
        </w:rPr>
        <w:t xml:space="preserve"> unaffected by such FORCE MAJEURE.  In such case, BUYER shall determine the reduction in the </w:t>
      </w:r>
      <w:r w:rsidR="00C62367" w:rsidRPr="005D35E7">
        <w:rPr>
          <w:sz w:val="18"/>
          <w:szCs w:val="18"/>
        </w:rPr>
        <w:t>TOTAL CONTRACT</w:t>
      </w:r>
      <w:r w:rsidRPr="005D35E7">
        <w:rPr>
          <w:sz w:val="18"/>
          <w:szCs w:val="18"/>
        </w:rPr>
        <w:t xml:space="preserve"> </w:t>
      </w:r>
      <w:r w:rsidR="00C62367" w:rsidRPr="005D35E7">
        <w:rPr>
          <w:sz w:val="18"/>
          <w:szCs w:val="18"/>
        </w:rPr>
        <w:t>PRICE</w:t>
      </w:r>
      <w:r w:rsidRPr="005D35E7">
        <w:rPr>
          <w:sz w:val="18"/>
          <w:szCs w:val="18"/>
        </w:rPr>
        <w:t xml:space="preserve"> to reflect the omission based on the value of the </w:t>
      </w:r>
      <w:r w:rsidR="00C62367" w:rsidRPr="005D35E7">
        <w:rPr>
          <w:sz w:val="18"/>
          <w:szCs w:val="18"/>
        </w:rPr>
        <w:t>CONTRACT GOODS</w:t>
      </w:r>
      <w:r w:rsidRPr="005D35E7">
        <w:rPr>
          <w:sz w:val="18"/>
          <w:szCs w:val="18"/>
        </w:rPr>
        <w:t xml:space="preserve"> in the withdrawn and remaining parts calculated by reference to the </w:t>
      </w:r>
      <w:r w:rsidR="00C62367" w:rsidRPr="005D35E7">
        <w:rPr>
          <w:sz w:val="18"/>
          <w:szCs w:val="18"/>
        </w:rPr>
        <w:t>TOTAL CONTRACT PRICE</w:t>
      </w:r>
      <w:r w:rsidR="00C62367" w:rsidRPr="005D35E7">
        <w:rPr>
          <w:sz w:val="18"/>
          <w:szCs w:val="18"/>
          <w:lang w:eastAsia="zh-CN"/>
        </w:rPr>
        <w:t>.</w:t>
      </w:r>
    </w:p>
    <w:p w14:paraId="2C7F31AC" w14:textId="47591BCA" w:rsidR="00D93172" w:rsidRPr="005D35E7" w:rsidRDefault="00A522BE" w:rsidP="00F812C1">
      <w:pPr>
        <w:adjustRightInd w:val="0"/>
        <w:snapToGrid w:val="0"/>
        <w:spacing w:before="50"/>
        <w:contextualSpacing/>
        <w:rPr>
          <w:sz w:val="18"/>
          <w:szCs w:val="18"/>
          <w:lang w:eastAsia="zh-CN"/>
        </w:rPr>
      </w:pPr>
      <w:r w:rsidRPr="005D35E7">
        <w:rPr>
          <w:sz w:val="18"/>
          <w:szCs w:val="18"/>
          <w:lang w:eastAsia="zh-CN"/>
        </w:rPr>
        <w:t>如果不可抗力仅影响</w:t>
      </w:r>
      <w:r w:rsidR="00C62367" w:rsidRPr="005D35E7">
        <w:rPr>
          <w:sz w:val="18"/>
          <w:szCs w:val="18"/>
          <w:lang w:eastAsia="zh-CN"/>
        </w:rPr>
        <w:t>供货</w:t>
      </w:r>
      <w:r w:rsidRPr="005D35E7">
        <w:rPr>
          <w:sz w:val="18"/>
          <w:szCs w:val="18"/>
          <w:lang w:eastAsia="zh-CN"/>
        </w:rPr>
        <w:t>的一部分，买方有权从</w:t>
      </w:r>
      <w:r w:rsidR="00C62367" w:rsidRPr="005D35E7">
        <w:rPr>
          <w:sz w:val="18"/>
          <w:szCs w:val="18"/>
          <w:lang w:eastAsia="zh-CN"/>
        </w:rPr>
        <w:t>合同</w:t>
      </w:r>
      <w:r w:rsidRPr="005D35E7">
        <w:rPr>
          <w:sz w:val="18"/>
          <w:szCs w:val="18"/>
          <w:lang w:eastAsia="zh-CN"/>
        </w:rPr>
        <w:t>中撤回该部分，上述规定应比照适用于该部分，</w:t>
      </w:r>
      <w:r w:rsidR="00C62367" w:rsidRPr="005D35E7">
        <w:rPr>
          <w:sz w:val="18"/>
          <w:szCs w:val="18"/>
          <w:lang w:eastAsia="zh-CN"/>
        </w:rPr>
        <w:t>合同</w:t>
      </w:r>
      <w:r w:rsidRPr="005D35E7">
        <w:rPr>
          <w:sz w:val="18"/>
          <w:szCs w:val="18"/>
          <w:lang w:eastAsia="zh-CN"/>
        </w:rPr>
        <w:t>对不受不可抗力影响的</w:t>
      </w:r>
      <w:r w:rsidR="00C62367" w:rsidRPr="005D35E7">
        <w:rPr>
          <w:sz w:val="18"/>
          <w:szCs w:val="18"/>
          <w:lang w:eastAsia="zh-CN"/>
        </w:rPr>
        <w:t>供货</w:t>
      </w:r>
      <w:r w:rsidRPr="005D35E7">
        <w:rPr>
          <w:sz w:val="18"/>
          <w:szCs w:val="18"/>
          <w:lang w:eastAsia="zh-CN"/>
        </w:rPr>
        <w:t>部分仍然有效。在这种情况下，买方应根据订单价格计算的撤回和剩余部件中</w:t>
      </w:r>
      <w:r w:rsidR="00C62367" w:rsidRPr="005D35E7">
        <w:rPr>
          <w:sz w:val="18"/>
          <w:szCs w:val="18"/>
          <w:lang w:eastAsia="zh-CN"/>
        </w:rPr>
        <w:t>合同货物</w:t>
      </w:r>
      <w:r w:rsidRPr="005D35E7">
        <w:rPr>
          <w:sz w:val="18"/>
          <w:szCs w:val="18"/>
          <w:lang w:eastAsia="zh-CN"/>
        </w:rPr>
        <w:t>的价值，确定</w:t>
      </w:r>
      <w:r w:rsidR="00C62367" w:rsidRPr="005D35E7">
        <w:rPr>
          <w:sz w:val="18"/>
          <w:szCs w:val="18"/>
          <w:lang w:eastAsia="zh-CN"/>
        </w:rPr>
        <w:t>合同总价</w:t>
      </w:r>
      <w:r w:rsidRPr="005D35E7">
        <w:rPr>
          <w:sz w:val="18"/>
          <w:szCs w:val="18"/>
          <w:lang w:eastAsia="zh-CN"/>
        </w:rPr>
        <w:t>的减少，以反映</w:t>
      </w:r>
      <w:r w:rsidR="00C62367" w:rsidRPr="005D35E7">
        <w:rPr>
          <w:sz w:val="18"/>
          <w:szCs w:val="18"/>
          <w:lang w:eastAsia="zh-CN"/>
        </w:rPr>
        <w:t>该等撤回</w:t>
      </w:r>
      <w:r w:rsidRPr="005D35E7">
        <w:rPr>
          <w:sz w:val="18"/>
          <w:szCs w:val="18"/>
          <w:lang w:eastAsia="zh-CN"/>
        </w:rPr>
        <w:t>。</w:t>
      </w:r>
    </w:p>
    <w:p w14:paraId="43B6AD12" w14:textId="65F3E49B"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CLAIMS</w:t>
      </w:r>
      <w:r w:rsidRPr="005D35E7">
        <w:rPr>
          <w:rFonts w:cs="Times New Roman"/>
          <w:sz w:val="18"/>
          <w:szCs w:val="18"/>
        </w:rPr>
        <w:t>索赔</w:t>
      </w:r>
    </w:p>
    <w:p w14:paraId="521A660E" w14:textId="4D2896EF" w:rsidR="00D93172" w:rsidRPr="005D35E7" w:rsidRDefault="00E06404" w:rsidP="00F812C1">
      <w:pPr>
        <w:pStyle w:val="BodyTextIndent21"/>
        <w:numPr>
          <w:ilvl w:val="1"/>
          <w:numId w:val="34"/>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During the execution of the CONTRACT, performance test / SAT or the warranty period, upon receipt of BUYER’s claim(s) in relation to the </w:t>
      </w:r>
      <w:r w:rsidR="00FF6793" w:rsidRPr="005D35E7">
        <w:rPr>
          <w:rFonts w:ascii="Times New Roman" w:hAnsi="Times New Roman"/>
          <w:sz w:val="18"/>
          <w:szCs w:val="18"/>
        </w:rPr>
        <w:t xml:space="preserve">quality </w:t>
      </w:r>
      <w:r w:rsidRPr="005D35E7">
        <w:rPr>
          <w:rFonts w:ascii="Times New Roman" w:hAnsi="Times New Roman"/>
          <w:sz w:val="18"/>
          <w:szCs w:val="18"/>
        </w:rPr>
        <w:t>CONTRACT GOODS, non-conformance</w:t>
      </w:r>
      <w:r w:rsidR="00FF6793" w:rsidRPr="005D35E7">
        <w:rPr>
          <w:rFonts w:ascii="Times New Roman" w:hAnsi="Times New Roman"/>
          <w:sz w:val="18"/>
          <w:szCs w:val="18"/>
        </w:rPr>
        <w:t>, liquidated damages</w:t>
      </w:r>
      <w:r w:rsidRPr="005D35E7">
        <w:rPr>
          <w:rFonts w:ascii="Times New Roman" w:hAnsi="Times New Roman"/>
          <w:sz w:val="18"/>
          <w:szCs w:val="18"/>
        </w:rPr>
        <w:t xml:space="preserve"> or violation to the provisions of this CONTRACT, </w:t>
      </w:r>
      <w:r w:rsidR="007A5A16" w:rsidRPr="005D35E7">
        <w:rPr>
          <w:rFonts w:ascii="Times New Roman" w:hAnsi="Times New Roman"/>
          <w:sz w:val="18"/>
          <w:szCs w:val="18"/>
        </w:rPr>
        <w:t>SELLER shall reply to BUYER's claim not later than seven (7) days after receipt of the claim, the claims will be regarded as having been accepted by SELLER and SELLER shall be deemed to waive any right to dispute such claims.</w:t>
      </w:r>
    </w:p>
    <w:p w14:paraId="59CA01BF" w14:textId="0BA6BA1E" w:rsidR="00D93172" w:rsidRPr="005D35E7" w:rsidRDefault="0057429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在合同执行期间、性能试验</w:t>
      </w:r>
      <w:r w:rsidRPr="005D35E7">
        <w:rPr>
          <w:rFonts w:ascii="Times New Roman" w:hAnsi="Times New Roman"/>
          <w:sz w:val="18"/>
          <w:szCs w:val="18"/>
        </w:rPr>
        <w:t>/</w:t>
      </w:r>
      <w:r w:rsidRPr="005D35E7">
        <w:rPr>
          <w:rFonts w:ascii="Times New Roman" w:hAnsi="Times New Roman"/>
          <w:sz w:val="18"/>
          <w:szCs w:val="18"/>
        </w:rPr>
        <w:t>现场验收试验或保修期内，卖方</w:t>
      </w:r>
      <w:r w:rsidR="007A5A16" w:rsidRPr="005D35E7">
        <w:rPr>
          <w:rFonts w:ascii="Times New Roman" w:hAnsi="Times New Roman"/>
          <w:sz w:val="18"/>
          <w:szCs w:val="18"/>
        </w:rPr>
        <w:t>在收到</w:t>
      </w:r>
      <w:r w:rsidRPr="005D35E7">
        <w:rPr>
          <w:rFonts w:ascii="Times New Roman" w:hAnsi="Times New Roman"/>
          <w:sz w:val="18"/>
          <w:szCs w:val="18"/>
        </w:rPr>
        <w:t>买方有关合同货物质量、不合格、违约赔偿金或违反本合同规定的</w:t>
      </w:r>
      <w:r w:rsidR="007A5A16" w:rsidRPr="005D35E7">
        <w:rPr>
          <w:rFonts w:ascii="Times New Roman" w:hAnsi="Times New Roman"/>
          <w:sz w:val="18"/>
          <w:szCs w:val="18"/>
        </w:rPr>
        <w:t>索赔通知后不迟于</w:t>
      </w:r>
      <w:r w:rsidR="007A5A16" w:rsidRPr="005D35E7">
        <w:rPr>
          <w:rFonts w:ascii="Times New Roman" w:hAnsi="Times New Roman"/>
          <w:sz w:val="18"/>
          <w:szCs w:val="18"/>
        </w:rPr>
        <w:t>7</w:t>
      </w:r>
      <w:r w:rsidR="007A5A16" w:rsidRPr="005D35E7">
        <w:rPr>
          <w:rFonts w:ascii="Times New Roman" w:hAnsi="Times New Roman"/>
          <w:sz w:val="18"/>
          <w:szCs w:val="18"/>
        </w:rPr>
        <w:t>天内应回复买方的索赔。如果卖方没有在上述时限内回复，默认卖方已接受买方的索赔要求。</w:t>
      </w:r>
    </w:p>
    <w:p w14:paraId="35B1F459" w14:textId="668C8F0F" w:rsidR="00D93172" w:rsidRPr="005D35E7" w:rsidRDefault="007A5A16" w:rsidP="00F812C1">
      <w:pPr>
        <w:pStyle w:val="BodyTextIndent21"/>
        <w:numPr>
          <w:ilvl w:val="1"/>
          <w:numId w:val="34"/>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In case SELLER is liable for paying any loss or damages to BUYER, the payment shall be made by T/T within ten (10) days after SELLER has received the claim from BUYER. Otherwise, BUYER will have the right to deduct the amount from any payment made to SELLER</w:t>
      </w:r>
      <w:r w:rsidR="00FF6793" w:rsidRPr="005D35E7">
        <w:rPr>
          <w:rFonts w:ascii="Times New Roman" w:hAnsi="Times New Roman"/>
          <w:sz w:val="18"/>
          <w:szCs w:val="18"/>
        </w:rPr>
        <w:t xml:space="preserve">, or to recover such an amount as much as possible from the </w:t>
      </w:r>
      <w:r w:rsidR="00BE1A68" w:rsidRPr="005D35E7">
        <w:rPr>
          <w:rFonts w:ascii="Times New Roman" w:hAnsi="Times New Roman"/>
          <w:sz w:val="18"/>
          <w:szCs w:val="18"/>
        </w:rPr>
        <w:t xml:space="preserve">performance bond, </w:t>
      </w:r>
      <w:r w:rsidR="00FF6793" w:rsidRPr="005D35E7">
        <w:rPr>
          <w:rFonts w:ascii="Times New Roman" w:hAnsi="Times New Roman"/>
          <w:sz w:val="18"/>
          <w:szCs w:val="18"/>
        </w:rPr>
        <w:t>warranty bond or retention fund, whichever is possible. BUYER, without waiver or limitation of any rights or remedies of BUYER, shall be entitled from time to time to deduct the liquidated damages or back-charges from payment to SELLER.</w:t>
      </w:r>
      <w:r w:rsidR="00C17A6F" w:rsidRPr="005D35E7">
        <w:rPr>
          <w:rFonts w:ascii="Times New Roman" w:hAnsi="Times New Roman"/>
          <w:sz w:val="18"/>
          <w:szCs w:val="18"/>
        </w:rPr>
        <w:t xml:space="preserve"> If there is any unrecoverable amount from the above mentioned means, BUYER shall have the right to seek for such compensation from SELLER following the arbitration Article in this CONTRACT.</w:t>
      </w:r>
    </w:p>
    <w:p w14:paraId="6B76DA75" w14:textId="54E098F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如果卖方应就损失损坏向买方支付罚款和</w:t>
      </w:r>
      <w:r w:rsidRPr="005D35E7">
        <w:rPr>
          <w:rFonts w:ascii="Times New Roman" w:hAnsi="Times New Roman"/>
          <w:sz w:val="18"/>
          <w:szCs w:val="18"/>
        </w:rPr>
        <w:t>/</w:t>
      </w:r>
      <w:r w:rsidRPr="005D35E7">
        <w:rPr>
          <w:rFonts w:ascii="Times New Roman" w:hAnsi="Times New Roman"/>
          <w:sz w:val="18"/>
          <w:szCs w:val="18"/>
        </w:rPr>
        <w:t>或赔偿金，卖方应在收到买方的索赔通知后</w:t>
      </w:r>
      <w:r w:rsidRPr="005D35E7">
        <w:rPr>
          <w:rFonts w:ascii="Times New Roman" w:hAnsi="Times New Roman"/>
          <w:sz w:val="18"/>
          <w:szCs w:val="18"/>
        </w:rPr>
        <w:t>10</w:t>
      </w:r>
      <w:r w:rsidRPr="005D35E7">
        <w:rPr>
          <w:rFonts w:ascii="Times New Roman" w:hAnsi="Times New Roman"/>
          <w:sz w:val="18"/>
          <w:szCs w:val="18"/>
        </w:rPr>
        <w:t>天内通过电汇支付，否则买方有权从付给卖方的任何款项里扣除</w:t>
      </w:r>
      <w:r w:rsidR="00574296" w:rsidRPr="005D35E7">
        <w:rPr>
          <w:rFonts w:ascii="Times New Roman" w:hAnsi="Times New Roman"/>
          <w:sz w:val="18"/>
          <w:szCs w:val="18"/>
        </w:rPr>
        <w:t>，或尽可能从</w:t>
      </w:r>
      <w:r w:rsidR="00BE1A68" w:rsidRPr="005D35E7">
        <w:rPr>
          <w:rFonts w:ascii="Times New Roman" w:hAnsi="Times New Roman"/>
          <w:sz w:val="18"/>
          <w:szCs w:val="18"/>
        </w:rPr>
        <w:t>履约保函、</w:t>
      </w:r>
      <w:r w:rsidR="002304AF" w:rsidRPr="005D35E7">
        <w:rPr>
          <w:rFonts w:ascii="Times New Roman" w:hAnsi="Times New Roman"/>
          <w:sz w:val="18"/>
          <w:szCs w:val="18"/>
        </w:rPr>
        <w:t>质保函或者质保金</w:t>
      </w:r>
      <w:r w:rsidR="00574296" w:rsidRPr="005D35E7">
        <w:rPr>
          <w:rFonts w:ascii="Times New Roman" w:hAnsi="Times New Roman"/>
          <w:sz w:val="18"/>
          <w:szCs w:val="18"/>
        </w:rPr>
        <w:t>中收回该款项（以可能项为准）</w:t>
      </w:r>
      <w:r w:rsidRPr="005D35E7">
        <w:rPr>
          <w:rFonts w:ascii="Times New Roman" w:hAnsi="Times New Roman"/>
          <w:sz w:val="18"/>
          <w:szCs w:val="18"/>
        </w:rPr>
        <w:t>。</w:t>
      </w:r>
      <w:r w:rsidR="00574296" w:rsidRPr="005D35E7">
        <w:rPr>
          <w:rFonts w:ascii="Times New Roman" w:hAnsi="Times New Roman"/>
          <w:sz w:val="18"/>
          <w:szCs w:val="18"/>
        </w:rPr>
        <w:t>在不放弃或限制买方的任何权利或补救措施的情况下，买方有权不时从支付给卖方的款项中扣除违约赔偿金或补收费用。</w:t>
      </w:r>
      <w:r w:rsidR="00C17A6F" w:rsidRPr="005D35E7">
        <w:rPr>
          <w:rFonts w:ascii="Times New Roman" w:hAnsi="Times New Roman"/>
          <w:sz w:val="18"/>
          <w:szCs w:val="18"/>
        </w:rPr>
        <w:t>如果通过上述方式仍有任何无法收回的款项，买方有权按照本合同中的仲裁条款向卖方要求赔偿。</w:t>
      </w:r>
    </w:p>
    <w:p w14:paraId="4087BC89" w14:textId="7E4D1B33"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INTELLECTUAL PROPERTY LICENSES AND INFRINGEMENT</w:t>
      </w:r>
      <w:r w:rsidRPr="005D35E7">
        <w:rPr>
          <w:rFonts w:cs="Times New Roman"/>
          <w:sz w:val="18"/>
          <w:szCs w:val="18"/>
        </w:rPr>
        <w:t>知识产权和侵权</w:t>
      </w:r>
    </w:p>
    <w:p w14:paraId="7A88EFA3" w14:textId="4232FFF2" w:rsidR="00997A82" w:rsidRPr="005D35E7" w:rsidRDefault="007A5A16" w:rsidP="00F812C1">
      <w:pPr>
        <w:pStyle w:val="BodyTextIndent21"/>
        <w:numPr>
          <w:ilvl w:val="1"/>
          <w:numId w:val="4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warrants to BUYER that it owns or has the rights to all INTELLECTUAL PROPERTY utilized in creation of the </w:t>
      </w:r>
      <w:r w:rsidR="00BE1A68" w:rsidRPr="005D35E7">
        <w:rPr>
          <w:rFonts w:ascii="Times New Roman" w:hAnsi="Times New Roman"/>
          <w:sz w:val="18"/>
          <w:szCs w:val="18"/>
        </w:rPr>
        <w:t xml:space="preserve">SUPPLY </w:t>
      </w:r>
      <w:r w:rsidRPr="005D35E7">
        <w:rPr>
          <w:rFonts w:ascii="Times New Roman" w:hAnsi="Times New Roman"/>
          <w:sz w:val="18"/>
          <w:szCs w:val="18"/>
        </w:rPr>
        <w:t>and contained in the</w:t>
      </w:r>
      <w:r w:rsidR="00BE1A68" w:rsidRPr="005D35E7">
        <w:rPr>
          <w:rFonts w:ascii="Times New Roman" w:hAnsi="Times New Roman"/>
          <w:sz w:val="18"/>
          <w:szCs w:val="18"/>
        </w:rPr>
        <w:t xml:space="preserve"> SUPPLY</w:t>
      </w:r>
      <w:r w:rsidRPr="005D35E7">
        <w:rPr>
          <w:rFonts w:ascii="Times New Roman" w:hAnsi="Times New Roman"/>
          <w:sz w:val="18"/>
          <w:szCs w:val="18"/>
        </w:rPr>
        <w:t xml:space="preserve">.  If use of any part of </w:t>
      </w:r>
      <w:r w:rsidR="00BE1A68" w:rsidRPr="005D35E7">
        <w:rPr>
          <w:rFonts w:ascii="Times New Roman" w:hAnsi="Times New Roman"/>
          <w:sz w:val="18"/>
          <w:szCs w:val="18"/>
        </w:rPr>
        <w:t>SUPPLY</w:t>
      </w:r>
      <w:r w:rsidRPr="005D35E7">
        <w:rPr>
          <w:rFonts w:ascii="Times New Roman" w:hAnsi="Times New Roman"/>
          <w:sz w:val="18"/>
          <w:szCs w:val="18"/>
        </w:rPr>
        <w:t xml:space="preserve"> is limited or prohibited, SELLER shall, at sole expense, procure the necessary licenses allowing BUYER and OWNER to use the infringing item or process or with BUYER’s prior written approval, replace it with substantially similar but non-infringing concepts, products, designs, equipment, materials, processes, or copyrighted material; provided, however, that any such substituted or modified concepts, products, designs, equipment, material, processes, or copyrighted material shall meet all the requirements and be subject to all the provisions of this </w:t>
      </w:r>
      <w:r w:rsidR="003B3528" w:rsidRPr="005D35E7">
        <w:rPr>
          <w:rFonts w:ascii="Times New Roman" w:hAnsi="Times New Roman"/>
          <w:sz w:val="18"/>
          <w:szCs w:val="18"/>
        </w:rPr>
        <w:t xml:space="preserve">CONTRACT </w:t>
      </w:r>
      <w:r w:rsidRPr="005D35E7">
        <w:rPr>
          <w:rFonts w:ascii="Times New Roman" w:hAnsi="Times New Roman"/>
          <w:sz w:val="18"/>
          <w:szCs w:val="18"/>
        </w:rPr>
        <w:t xml:space="preserve">and that such replacement or modification shall not modify or relieve SELLER of its obligations under this </w:t>
      </w:r>
      <w:r w:rsidR="003B3528" w:rsidRPr="005D35E7">
        <w:rPr>
          <w:rFonts w:ascii="Times New Roman" w:hAnsi="Times New Roman"/>
          <w:sz w:val="18"/>
          <w:szCs w:val="18"/>
        </w:rPr>
        <w:t>CONTRACT</w:t>
      </w:r>
      <w:r w:rsidRPr="005D35E7">
        <w:rPr>
          <w:rFonts w:ascii="Times New Roman" w:hAnsi="Times New Roman"/>
          <w:sz w:val="18"/>
          <w:szCs w:val="18"/>
        </w:rPr>
        <w:t>.</w:t>
      </w:r>
    </w:p>
    <w:p w14:paraId="16B56531" w14:textId="4B752475" w:rsidR="00556A67" w:rsidRPr="005D35E7" w:rsidRDefault="00556A67"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卖方向买方保证卖方拥有</w:t>
      </w:r>
      <w:r w:rsidR="00BE1A68" w:rsidRPr="005D35E7">
        <w:rPr>
          <w:rFonts w:ascii="Times New Roman" w:hAnsi="Times New Roman"/>
          <w:sz w:val="18"/>
          <w:szCs w:val="18"/>
        </w:rPr>
        <w:t>制造</w:t>
      </w:r>
      <w:r w:rsidR="00821333" w:rsidRPr="005D35E7">
        <w:rPr>
          <w:rFonts w:ascii="Times New Roman" w:hAnsi="Times New Roman"/>
          <w:sz w:val="18"/>
          <w:szCs w:val="18"/>
        </w:rPr>
        <w:t>供货</w:t>
      </w:r>
      <w:r w:rsidRPr="005D35E7">
        <w:rPr>
          <w:rFonts w:ascii="Times New Roman" w:hAnsi="Times New Roman"/>
          <w:sz w:val="18"/>
          <w:szCs w:val="18"/>
        </w:rPr>
        <w:t>时所使用的以及</w:t>
      </w:r>
      <w:proofErr w:type="gramStart"/>
      <w:r w:rsidR="00821333" w:rsidRPr="005D35E7">
        <w:rPr>
          <w:rFonts w:ascii="Times New Roman" w:hAnsi="Times New Roman"/>
          <w:sz w:val="18"/>
          <w:szCs w:val="18"/>
        </w:rPr>
        <w:t>供货</w:t>
      </w:r>
      <w:r w:rsidRPr="005D35E7">
        <w:rPr>
          <w:rFonts w:ascii="Times New Roman" w:hAnsi="Times New Roman"/>
          <w:sz w:val="18"/>
          <w:szCs w:val="18"/>
        </w:rPr>
        <w:t>里</w:t>
      </w:r>
      <w:proofErr w:type="gramEnd"/>
      <w:r w:rsidRPr="005D35E7">
        <w:rPr>
          <w:rFonts w:ascii="Times New Roman" w:hAnsi="Times New Roman"/>
          <w:sz w:val="18"/>
          <w:szCs w:val="18"/>
        </w:rPr>
        <w:t>所包含的所有知识产权或对所有知识产权有各项权利。</w:t>
      </w:r>
      <w:r w:rsidR="00821333" w:rsidRPr="005D35E7">
        <w:rPr>
          <w:rFonts w:ascii="Times New Roman" w:hAnsi="Times New Roman"/>
          <w:sz w:val="18"/>
          <w:szCs w:val="18"/>
        </w:rPr>
        <w:t>供货</w:t>
      </w:r>
      <w:r w:rsidRPr="005D35E7">
        <w:rPr>
          <w:rFonts w:ascii="Times New Roman" w:hAnsi="Times New Roman"/>
          <w:sz w:val="18"/>
          <w:szCs w:val="18"/>
        </w:rPr>
        <w:t>的任何一部分</w:t>
      </w:r>
      <w:r w:rsidR="00BE1A68" w:rsidRPr="005D35E7">
        <w:rPr>
          <w:rFonts w:ascii="Times New Roman" w:hAnsi="Times New Roman"/>
          <w:sz w:val="18"/>
          <w:szCs w:val="18"/>
        </w:rPr>
        <w:t>受到任何限制或被禁止使用</w:t>
      </w:r>
      <w:r w:rsidRPr="005D35E7">
        <w:rPr>
          <w:rFonts w:ascii="Times New Roman" w:hAnsi="Times New Roman"/>
          <w:sz w:val="18"/>
          <w:szCs w:val="18"/>
        </w:rPr>
        <w:t>，卖方应自费购买必要的许可以允许买方和业主使用；或侵权项目或工艺部分在获得买方的事先书面审批后，用本质上相似但是不属于侵权的概念、产品、设计、设备、材料、工艺或者受版权保护的材料来替换原侵权项目或者工艺。但是任何用来替换的或修改的概念、产品、设计、设备、材料、工艺或者受版权保护的材料应符合所有要求以及本采购合同的所有条款，并且这种替换或修改不变更或者解除卖方按照本采购合同所应承担的责任。</w:t>
      </w:r>
    </w:p>
    <w:p w14:paraId="0EEFF85F" w14:textId="0512AFC8" w:rsidR="00D93172" w:rsidRPr="005D35E7" w:rsidRDefault="00AB5886" w:rsidP="00F812C1">
      <w:pPr>
        <w:pStyle w:val="BodyTextIndent21"/>
        <w:numPr>
          <w:ilvl w:val="1"/>
          <w:numId w:val="4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If S</w:t>
      </w:r>
      <w:r w:rsidR="00133D39" w:rsidRPr="005D35E7">
        <w:rPr>
          <w:rFonts w:ascii="Times New Roman" w:hAnsi="Times New Roman"/>
          <w:sz w:val="18"/>
          <w:szCs w:val="18"/>
        </w:rPr>
        <w:t>ELLER</w:t>
      </w:r>
      <w:r w:rsidRPr="005D35E7">
        <w:rPr>
          <w:rFonts w:ascii="Times New Roman" w:hAnsi="Times New Roman"/>
          <w:sz w:val="18"/>
          <w:szCs w:val="18"/>
        </w:rPr>
        <w:t>’s performance on this C</w:t>
      </w:r>
      <w:r w:rsidR="00133D39" w:rsidRPr="005D35E7">
        <w:rPr>
          <w:rFonts w:ascii="Times New Roman" w:hAnsi="Times New Roman"/>
          <w:sz w:val="18"/>
          <w:szCs w:val="18"/>
        </w:rPr>
        <w:t>ONTRACT</w:t>
      </w:r>
      <w:r w:rsidRPr="005D35E7">
        <w:rPr>
          <w:rFonts w:ascii="Times New Roman" w:hAnsi="Times New Roman"/>
          <w:sz w:val="18"/>
          <w:szCs w:val="18"/>
        </w:rPr>
        <w:t xml:space="preserve"> includes experimental design, or new development </w:t>
      </w:r>
      <w:r w:rsidR="00651A04" w:rsidRPr="005D35E7">
        <w:rPr>
          <w:rFonts w:ascii="Times New Roman" w:hAnsi="Times New Roman"/>
          <w:sz w:val="18"/>
          <w:szCs w:val="18"/>
        </w:rPr>
        <w:t>SUPPLY</w:t>
      </w:r>
      <w:r w:rsidRPr="005D35E7">
        <w:rPr>
          <w:rFonts w:ascii="Times New Roman" w:hAnsi="Times New Roman"/>
          <w:sz w:val="18"/>
          <w:szCs w:val="18"/>
        </w:rPr>
        <w:t xml:space="preserve">, and such </w:t>
      </w:r>
      <w:r w:rsidR="00651A04" w:rsidRPr="005D35E7">
        <w:rPr>
          <w:rFonts w:ascii="Times New Roman" w:hAnsi="Times New Roman"/>
          <w:sz w:val="18"/>
          <w:szCs w:val="18"/>
        </w:rPr>
        <w:t>SUPPLY</w:t>
      </w:r>
      <w:r w:rsidRPr="005D35E7">
        <w:rPr>
          <w:rFonts w:ascii="Times New Roman" w:hAnsi="Times New Roman"/>
          <w:sz w:val="18"/>
          <w:szCs w:val="18"/>
        </w:rPr>
        <w:t xml:space="preserve"> is paid for in whole or in part by B</w:t>
      </w:r>
      <w:r w:rsidR="00133D39" w:rsidRPr="005D35E7">
        <w:rPr>
          <w:rFonts w:ascii="Times New Roman" w:hAnsi="Times New Roman"/>
          <w:sz w:val="18"/>
          <w:szCs w:val="18"/>
        </w:rPr>
        <w:t>UYER,</w:t>
      </w:r>
      <w:r w:rsidRPr="005D35E7">
        <w:rPr>
          <w:rFonts w:ascii="Times New Roman" w:hAnsi="Times New Roman"/>
          <w:sz w:val="18"/>
          <w:szCs w:val="18"/>
        </w:rPr>
        <w:t xml:space="preserve"> S</w:t>
      </w:r>
      <w:r w:rsidR="00133D39" w:rsidRPr="005D35E7">
        <w:rPr>
          <w:rFonts w:ascii="Times New Roman" w:hAnsi="Times New Roman"/>
          <w:sz w:val="18"/>
          <w:szCs w:val="18"/>
        </w:rPr>
        <w:t>ELLER</w:t>
      </w:r>
      <w:r w:rsidRPr="005D35E7">
        <w:rPr>
          <w:rFonts w:ascii="Times New Roman" w:hAnsi="Times New Roman"/>
          <w:sz w:val="18"/>
          <w:szCs w:val="18"/>
        </w:rPr>
        <w:t xml:space="preserve"> shall a) Promptly disclose and assign to B</w:t>
      </w:r>
      <w:r w:rsidR="00133D39" w:rsidRPr="005D35E7">
        <w:rPr>
          <w:rFonts w:ascii="Times New Roman" w:hAnsi="Times New Roman"/>
          <w:sz w:val="18"/>
          <w:szCs w:val="18"/>
        </w:rPr>
        <w:t>UYER</w:t>
      </w:r>
      <w:r w:rsidRPr="005D35E7">
        <w:rPr>
          <w:rFonts w:ascii="Times New Roman" w:hAnsi="Times New Roman"/>
          <w:sz w:val="18"/>
          <w:szCs w:val="18"/>
        </w:rPr>
        <w:t xml:space="preserve">, all technical data resulting from such </w:t>
      </w:r>
      <w:r w:rsidR="00651A04" w:rsidRPr="005D35E7">
        <w:rPr>
          <w:rFonts w:ascii="Times New Roman" w:hAnsi="Times New Roman"/>
          <w:sz w:val="18"/>
          <w:szCs w:val="18"/>
        </w:rPr>
        <w:t>SUPPLY</w:t>
      </w:r>
      <w:r w:rsidR="00133D39" w:rsidRPr="005D35E7">
        <w:rPr>
          <w:rFonts w:ascii="Times New Roman" w:hAnsi="Times New Roman"/>
          <w:sz w:val="18"/>
          <w:szCs w:val="18"/>
        </w:rPr>
        <w:t>,</w:t>
      </w:r>
      <w:r w:rsidRPr="005D35E7">
        <w:rPr>
          <w:rFonts w:ascii="Times New Roman" w:hAnsi="Times New Roman"/>
          <w:sz w:val="18"/>
          <w:szCs w:val="18"/>
        </w:rPr>
        <w:t xml:space="preserve"> including all Confidential designs, processes, trade secrets, whether or not patentable, resulting from such </w:t>
      </w:r>
      <w:r w:rsidR="00651A04" w:rsidRPr="005D35E7">
        <w:rPr>
          <w:rFonts w:ascii="Times New Roman" w:hAnsi="Times New Roman"/>
          <w:sz w:val="18"/>
          <w:szCs w:val="18"/>
        </w:rPr>
        <w:t>SUPPLY</w:t>
      </w:r>
      <w:r w:rsidRPr="005D35E7">
        <w:rPr>
          <w:rFonts w:ascii="Times New Roman" w:hAnsi="Times New Roman"/>
          <w:sz w:val="18"/>
          <w:szCs w:val="18"/>
        </w:rPr>
        <w:t>, called “New Technology”, b) Maintain the “New technology” in strict confidence as using the same care as S</w:t>
      </w:r>
      <w:r w:rsidR="00133D39" w:rsidRPr="005D35E7">
        <w:rPr>
          <w:rFonts w:ascii="Times New Roman" w:hAnsi="Times New Roman"/>
          <w:sz w:val="18"/>
          <w:szCs w:val="18"/>
        </w:rPr>
        <w:t>ELLER</w:t>
      </w:r>
      <w:r w:rsidRPr="005D35E7">
        <w:rPr>
          <w:rFonts w:ascii="Times New Roman" w:hAnsi="Times New Roman"/>
          <w:sz w:val="18"/>
          <w:szCs w:val="18"/>
        </w:rPr>
        <w:t xml:space="preserve"> uses to protect its own proprietary information, and c) Not to disclose the “New Technology” to any </w:t>
      </w:r>
      <w:r w:rsidR="00045125" w:rsidRPr="005D35E7">
        <w:rPr>
          <w:rFonts w:ascii="Times New Roman" w:hAnsi="Times New Roman"/>
          <w:sz w:val="18"/>
          <w:szCs w:val="18"/>
        </w:rPr>
        <w:t>Third party</w:t>
      </w:r>
      <w:r w:rsidRPr="005D35E7">
        <w:rPr>
          <w:rFonts w:ascii="Times New Roman" w:hAnsi="Times New Roman"/>
          <w:sz w:val="18"/>
          <w:szCs w:val="18"/>
        </w:rPr>
        <w:t xml:space="preserve"> Entity.</w:t>
      </w:r>
    </w:p>
    <w:p w14:paraId="40117352" w14:textId="56F399DD" w:rsidR="00133D39" w:rsidRPr="005D35E7" w:rsidRDefault="00133D39"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如果卖方履行本合同包括实验性设计或新开发</w:t>
      </w:r>
      <w:r w:rsidR="00821333" w:rsidRPr="005D35E7">
        <w:rPr>
          <w:rFonts w:ascii="Times New Roman" w:hAnsi="Times New Roman"/>
          <w:sz w:val="18"/>
          <w:szCs w:val="18"/>
        </w:rPr>
        <w:t>供货</w:t>
      </w:r>
      <w:r w:rsidRPr="005D35E7">
        <w:rPr>
          <w:rFonts w:ascii="Times New Roman" w:hAnsi="Times New Roman"/>
          <w:sz w:val="18"/>
          <w:szCs w:val="18"/>
        </w:rPr>
        <w:t>，且该等</w:t>
      </w:r>
      <w:r w:rsidR="00821333" w:rsidRPr="005D35E7">
        <w:rPr>
          <w:rFonts w:ascii="Times New Roman" w:hAnsi="Times New Roman"/>
          <w:sz w:val="18"/>
          <w:szCs w:val="18"/>
        </w:rPr>
        <w:t>供货</w:t>
      </w:r>
      <w:r w:rsidRPr="005D35E7">
        <w:rPr>
          <w:rFonts w:ascii="Times New Roman" w:hAnsi="Times New Roman"/>
          <w:sz w:val="18"/>
          <w:szCs w:val="18"/>
        </w:rPr>
        <w:t>全部或部分由买方支付，则卖方应</w:t>
      </w:r>
      <w:r w:rsidRPr="005D35E7">
        <w:rPr>
          <w:rFonts w:ascii="Times New Roman" w:hAnsi="Times New Roman"/>
          <w:sz w:val="18"/>
          <w:szCs w:val="18"/>
        </w:rPr>
        <w:t xml:space="preserve"> a)</w:t>
      </w:r>
      <w:r w:rsidRPr="005D35E7">
        <w:rPr>
          <w:rFonts w:ascii="Times New Roman" w:hAnsi="Times New Roman"/>
          <w:sz w:val="18"/>
          <w:szCs w:val="18"/>
        </w:rPr>
        <w:t>及时向买方披露并转让由该</w:t>
      </w:r>
      <w:r w:rsidR="00821333" w:rsidRPr="005D35E7">
        <w:rPr>
          <w:rFonts w:ascii="Times New Roman" w:hAnsi="Times New Roman"/>
          <w:sz w:val="18"/>
          <w:szCs w:val="18"/>
        </w:rPr>
        <w:t>供货</w:t>
      </w:r>
      <w:r w:rsidRPr="005D35E7">
        <w:rPr>
          <w:rFonts w:ascii="Times New Roman" w:hAnsi="Times New Roman"/>
          <w:sz w:val="18"/>
          <w:szCs w:val="18"/>
        </w:rPr>
        <w:t>产生的所有技术数据，包括由该</w:t>
      </w:r>
      <w:r w:rsidR="00821333" w:rsidRPr="005D35E7">
        <w:rPr>
          <w:rFonts w:ascii="Times New Roman" w:hAnsi="Times New Roman"/>
          <w:sz w:val="18"/>
          <w:szCs w:val="18"/>
        </w:rPr>
        <w:t>供货</w:t>
      </w:r>
      <w:r w:rsidRPr="005D35E7">
        <w:rPr>
          <w:rFonts w:ascii="Times New Roman" w:hAnsi="Times New Roman"/>
          <w:sz w:val="18"/>
          <w:szCs w:val="18"/>
        </w:rPr>
        <w:t>产生的所有保密设计、工艺、商业秘密</w:t>
      </w:r>
      <w:r w:rsidRPr="005D35E7">
        <w:rPr>
          <w:rFonts w:ascii="Times New Roman" w:hAnsi="Times New Roman"/>
          <w:sz w:val="18"/>
          <w:szCs w:val="18"/>
        </w:rPr>
        <w:t>(</w:t>
      </w:r>
      <w:r w:rsidRPr="005D35E7">
        <w:rPr>
          <w:rFonts w:ascii="Times New Roman" w:hAnsi="Times New Roman"/>
          <w:sz w:val="18"/>
          <w:szCs w:val="18"/>
        </w:rPr>
        <w:t>无论是否可获得专利</w:t>
      </w:r>
      <w:r w:rsidRPr="005D35E7">
        <w:rPr>
          <w:rFonts w:ascii="Times New Roman" w:hAnsi="Times New Roman"/>
          <w:sz w:val="18"/>
          <w:szCs w:val="18"/>
        </w:rPr>
        <w:t>)</w:t>
      </w:r>
      <w:r w:rsidRPr="005D35E7">
        <w:rPr>
          <w:rFonts w:ascii="Times New Roman" w:hAnsi="Times New Roman"/>
          <w:sz w:val="18"/>
          <w:szCs w:val="18"/>
        </w:rPr>
        <w:t>，称为</w:t>
      </w:r>
      <w:r w:rsidRPr="005D35E7">
        <w:rPr>
          <w:rFonts w:ascii="Times New Roman" w:hAnsi="Times New Roman"/>
          <w:sz w:val="18"/>
          <w:szCs w:val="18"/>
        </w:rPr>
        <w:t>“</w:t>
      </w:r>
      <w:r w:rsidRPr="005D35E7">
        <w:rPr>
          <w:rFonts w:ascii="Times New Roman" w:hAnsi="Times New Roman"/>
          <w:sz w:val="18"/>
          <w:szCs w:val="18"/>
        </w:rPr>
        <w:t>新技术</w:t>
      </w:r>
      <w:r w:rsidRPr="005D35E7">
        <w:rPr>
          <w:rFonts w:ascii="Times New Roman" w:hAnsi="Times New Roman"/>
          <w:sz w:val="18"/>
          <w:szCs w:val="18"/>
        </w:rPr>
        <w:t>”; b)</w:t>
      </w:r>
      <w:r w:rsidRPr="005D35E7">
        <w:rPr>
          <w:rFonts w:ascii="Times New Roman" w:hAnsi="Times New Roman"/>
          <w:sz w:val="18"/>
          <w:szCs w:val="18"/>
        </w:rPr>
        <w:t>严格保密</w:t>
      </w:r>
      <w:r w:rsidRPr="005D35E7">
        <w:rPr>
          <w:rFonts w:ascii="Times New Roman" w:hAnsi="Times New Roman"/>
          <w:sz w:val="18"/>
          <w:szCs w:val="18"/>
        </w:rPr>
        <w:t>“</w:t>
      </w:r>
      <w:r w:rsidRPr="005D35E7">
        <w:rPr>
          <w:rFonts w:ascii="Times New Roman" w:hAnsi="Times New Roman"/>
          <w:sz w:val="18"/>
          <w:szCs w:val="18"/>
        </w:rPr>
        <w:t>新技术</w:t>
      </w:r>
      <w:r w:rsidRPr="005D35E7">
        <w:rPr>
          <w:rFonts w:ascii="Times New Roman" w:hAnsi="Times New Roman"/>
          <w:sz w:val="18"/>
          <w:szCs w:val="18"/>
        </w:rPr>
        <w:t>”</w:t>
      </w:r>
      <w:r w:rsidRPr="005D35E7">
        <w:rPr>
          <w:rFonts w:ascii="Times New Roman" w:hAnsi="Times New Roman"/>
          <w:sz w:val="18"/>
          <w:szCs w:val="18"/>
        </w:rPr>
        <w:t>，如同卖方保护其专有信息一样</w:t>
      </w:r>
      <w:r w:rsidRPr="005D35E7">
        <w:rPr>
          <w:rFonts w:ascii="Times New Roman" w:hAnsi="Times New Roman"/>
          <w:sz w:val="18"/>
          <w:szCs w:val="18"/>
        </w:rPr>
        <w:t>; c)</w:t>
      </w:r>
      <w:r w:rsidRPr="005D35E7">
        <w:rPr>
          <w:rFonts w:ascii="Times New Roman" w:hAnsi="Times New Roman"/>
          <w:sz w:val="18"/>
          <w:szCs w:val="18"/>
        </w:rPr>
        <w:t>不得向任何第三方实体披露</w:t>
      </w:r>
      <w:r w:rsidRPr="005D35E7">
        <w:rPr>
          <w:rFonts w:ascii="Times New Roman" w:hAnsi="Times New Roman"/>
          <w:sz w:val="18"/>
          <w:szCs w:val="18"/>
        </w:rPr>
        <w:t>“</w:t>
      </w:r>
      <w:r w:rsidRPr="005D35E7">
        <w:rPr>
          <w:rFonts w:ascii="Times New Roman" w:hAnsi="Times New Roman"/>
          <w:sz w:val="18"/>
          <w:szCs w:val="18"/>
        </w:rPr>
        <w:t>新技术</w:t>
      </w:r>
      <w:r w:rsidRPr="005D35E7">
        <w:rPr>
          <w:rFonts w:ascii="Times New Roman" w:hAnsi="Times New Roman"/>
          <w:sz w:val="18"/>
          <w:szCs w:val="18"/>
        </w:rPr>
        <w:t>”</w:t>
      </w:r>
      <w:r w:rsidRPr="005D35E7">
        <w:rPr>
          <w:rFonts w:ascii="Times New Roman" w:hAnsi="Times New Roman"/>
          <w:sz w:val="18"/>
          <w:szCs w:val="18"/>
        </w:rPr>
        <w:t>。</w:t>
      </w:r>
    </w:p>
    <w:p w14:paraId="5E2B5B46" w14:textId="11797A0D" w:rsidR="00D93172" w:rsidRPr="005D35E7" w:rsidRDefault="007A5A16" w:rsidP="00F812C1">
      <w:pPr>
        <w:pStyle w:val="BodyTextIndent21"/>
        <w:numPr>
          <w:ilvl w:val="1"/>
          <w:numId w:val="42"/>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grants the BUYER, OWNER and for the purposes of performing the PROJECT any other member of BUYER GROUP a non-exclusive, perpetual, royalty free, irrevocable, transferable license to use, reproduce, and modify all inventions, patents, trademarks, and copyrights included in the </w:t>
      </w:r>
      <w:r w:rsidR="00BE1A68" w:rsidRPr="005D35E7">
        <w:rPr>
          <w:rFonts w:ascii="Times New Roman" w:hAnsi="Times New Roman"/>
          <w:sz w:val="18"/>
          <w:szCs w:val="18"/>
        </w:rPr>
        <w:t>SUPPLY</w:t>
      </w:r>
      <w:r w:rsidRPr="005D35E7">
        <w:rPr>
          <w:rFonts w:ascii="Times New Roman" w:hAnsi="Times New Roman"/>
          <w:sz w:val="18"/>
          <w:szCs w:val="18"/>
        </w:rPr>
        <w:t xml:space="preserve">.  SELLER agrees to defend, indemnify, and hold harmless to BUYER's GROUP against any and all CLAIMS against BUYER's Group for infringement of any patent, trademark, or copyright which is based upon a process, machine, article of </w:t>
      </w:r>
      <w:r w:rsidRPr="005D35E7">
        <w:rPr>
          <w:rFonts w:ascii="Times New Roman" w:hAnsi="Times New Roman"/>
          <w:sz w:val="18"/>
          <w:szCs w:val="18"/>
        </w:rPr>
        <w:lastRenderedPageBreak/>
        <w:t xml:space="preserve">manufacture, and/or composition of matter contained in the </w:t>
      </w:r>
      <w:r w:rsidR="00BE1A68" w:rsidRPr="005D35E7">
        <w:rPr>
          <w:rFonts w:ascii="Times New Roman" w:hAnsi="Times New Roman"/>
          <w:sz w:val="18"/>
          <w:szCs w:val="18"/>
        </w:rPr>
        <w:t>SUPPLY</w:t>
      </w:r>
      <w:r w:rsidRPr="005D35E7">
        <w:rPr>
          <w:rFonts w:ascii="Times New Roman" w:hAnsi="Times New Roman"/>
          <w:sz w:val="18"/>
          <w:szCs w:val="18"/>
        </w:rPr>
        <w:t>. SELLER shall not, however, be required to hold BUYER's Group harmless against CLAIMs related to infringement of patents, trademarks, or copyrights which infringement results from the use by SELLER of a process, machine, article of manufacture, and/or composition of matter supplied by BUYER.</w:t>
      </w:r>
    </w:p>
    <w:p w14:paraId="40596D03" w14:textId="5E393CDB" w:rsidR="00D93172" w:rsidRPr="005D35E7" w:rsidRDefault="007A5A16" w:rsidP="00F812C1">
      <w:pPr>
        <w:pStyle w:val="BodyTextIndent21"/>
        <w:snapToGrid w:val="0"/>
        <w:spacing w:beforeLines="50" w:before="120"/>
        <w:ind w:left="0" w:firstLine="0"/>
        <w:contextualSpacing/>
        <w:jc w:val="left"/>
        <w:rPr>
          <w:rFonts w:ascii="Times New Roman" w:hAnsi="Times New Roman"/>
          <w:sz w:val="18"/>
          <w:szCs w:val="18"/>
        </w:rPr>
      </w:pPr>
      <w:r w:rsidRPr="005D35E7">
        <w:rPr>
          <w:rFonts w:ascii="Times New Roman" w:hAnsi="Times New Roman"/>
          <w:sz w:val="18"/>
          <w:szCs w:val="18"/>
        </w:rPr>
        <w:t>卖方授权买方和业主以非排他的、永久的、无版权费的、不可撤销的、可转让的授权来使用、复制和更改</w:t>
      </w:r>
      <w:proofErr w:type="gramStart"/>
      <w:r w:rsidR="00821333" w:rsidRPr="005D35E7">
        <w:rPr>
          <w:rFonts w:ascii="Times New Roman" w:hAnsi="Times New Roman"/>
          <w:sz w:val="18"/>
          <w:szCs w:val="18"/>
        </w:rPr>
        <w:t>供货</w:t>
      </w:r>
      <w:r w:rsidRPr="005D35E7">
        <w:rPr>
          <w:rFonts w:ascii="Times New Roman" w:hAnsi="Times New Roman"/>
          <w:sz w:val="18"/>
          <w:szCs w:val="18"/>
        </w:rPr>
        <w:t>里</w:t>
      </w:r>
      <w:proofErr w:type="gramEnd"/>
      <w:r w:rsidRPr="005D35E7">
        <w:rPr>
          <w:rFonts w:ascii="Times New Roman" w:hAnsi="Times New Roman"/>
          <w:sz w:val="18"/>
          <w:szCs w:val="18"/>
        </w:rPr>
        <w:t>的所有发明、专利、商标和版权。卖方同意对买方集团因对基于</w:t>
      </w:r>
      <w:proofErr w:type="gramStart"/>
      <w:r w:rsidR="00821333" w:rsidRPr="005D35E7">
        <w:rPr>
          <w:rFonts w:ascii="Times New Roman" w:hAnsi="Times New Roman"/>
          <w:sz w:val="18"/>
          <w:szCs w:val="18"/>
        </w:rPr>
        <w:t>供货</w:t>
      </w:r>
      <w:r w:rsidRPr="005D35E7">
        <w:rPr>
          <w:rFonts w:ascii="Times New Roman" w:hAnsi="Times New Roman"/>
          <w:sz w:val="18"/>
          <w:szCs w:val="18"/>
        </w:rPr>
        <w:t>里</w:t>
      </w:r>
      <w:proofErr w:type="gramEnd"/>
      <w:r w:rsidRPr="005D35E7">
        <w:rPr>
          <w:rFonts w:ascii="Times New Roman" w:hAnsi="Times New Roman"/>
          <w:sz w:val="18"/>
          <w:szCs w:val="18"/>
        </w:rPr>
        <w:t>所包含的工艺、机器、产品和</w:t>
      </w:r>
      <w:r w:rsidRPr="005D35E7">
        <w:rPr>
          <w:rFonts w:ascii="Times New Roman" w:hAnsi="Times New Roman"/>
          <w:sz w:val="18"/>
          <w:szCs w:val="18"/>
        </w:rPr>
        <w:t>/</w:t>
      </w:r>
      <w:r w:rsidRPr="005D35E7">
        <w:rPr>
          <w:rFonts w:ascii="Times New Roman" w:hAnsi="Times New Roman"/>
          <w:sz w:val="18"/>
          <w:szCs w:val="18"/>
        </w:rPr>
        <w:t>或组合物的任何专利、商标和版权侵权而造成的任何和所有损失进行维护、做出赔偿并保证买方集团不招致任何索偿或索求。但是由于卖方使用由买方提供的工艺、机器、产品和</w:t>
      </w:r>
      <w:r w:rsidRPr="005D35E7">
        <w:rPr>
          <w:rFonts w:ascii="Times New Roman" w:hAnsi="Times New Roman"/>
          <w:sz w:val="18"/>
          <w:szCs w:val="18"/>
        </w:rPr>
        <w:t>/</w:t>
      </w:r>
      <w:r w:rsidRPr="005D35E7">
        <w:rPr>
          <w:rFonts w:ascii="Times New Roman" w:hAnsi="Times New Roman"/>
          <w:sz w:val="18"/>
          <w:szCs w:val="18"/>
        </w:rPr>
        <w:t>或组合物而导致的侵权，卖方无需保证买方集团不招致任何与专利、商标或版权相关的索偿或索求。</w:t>
      </w:r>
    </w:p>
    <w:p w14:paraId="47C30436" w14:textId="05590033"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Confidential Responsibility</w:t>
      </w:r>
      <w:r w:rsidR="002304AF" w:rsidRPr="005D35E7">
        <w:rPr>
          <w:rFonts w:cs="Times New Roman"/>
          <w:sz w:val="18"/>
          <w:szCs w:val="18"/>
        </w:rPr>
        <w:t xml:space="preserve"> </w:t>
      </w:r>
      <w:r w:rsidRPr="005D35E7">
        <w:rPr>
          <w:rFonts w:cs="Times New Roman"/>
          <w:sz w:val="18"/>
          <w:szCs w:val="18"/>
        </w:rPr>
        <w:t>保密责任</w:t>
      </w:r>
    </w:p>
    <w:p w14:paraId="1F855533" w14:textId="2E2E554A" w:rsidR="00D93172" w:rsidRPr="005D35E7" w:rsidDel="001012D7" w:rsidRDefault="001012D7" w:rsidP="00F812C1">
      <w:pPr>
        <w:pStyle w:val="aff"/>
        <w:widowControl w:val="0"/>
        <w:autoSpaceDE w:val="0"/>
        <w:autoSpaceDN w:val="0"/>
        <w:adjustRightInd w:val="0"/>
        <w:snapToGrid w:val="0"/>
        <w:spacing w:beforeLines="50" w:before="120"/>
        <w:ind w:firstLineChars="0" w:firstLine="0"/>
        <w:contextualSpacing/>
        <w:jc w:val="both"/>
        <w:textAlignment w:val="baseline"/>
        <w:rPr>
          <w:del w:id="81" w:author="马宁" w:date="2025-06-30T13:15:00Z"/>
          <w:vanish/>
          <w:sz w:val="18"/>
          <w:szCs w:val="18"/>
          <w:lang w:eastAsia="zh-CN"/>
        </w:rPr>
      </w:pPr>
      <w:r w:rsidRPr="005D35E7">
        <w:rPr>
          <w:sz w:val="18"/>
          <w:szCs w:val="18"/>
          <w:lang w:eastAsia="zh-CN"/>
        </w:rPr>
        <w:t xml:space="preserve">17.1 </w:t>
      </w:r>
    </w:p>
    <w:p w14:paraId="7F7994ED" w14:textId="23641F45" w:rsidR="002304AF" w:rsidRPr="005D35E7" w:rsidRDefault="007A5A16" w:rsidP="005263B0">
      <w:pPr>
        <w:pStyle w:val="aff"/>
        <w:widowControl w:val="0"/>
        <w:autoSpaceDE w:val="0"/>
        <w:autoSpaceDN w:val="0"/>
        <w:adjustRightInd w:val="0"/>
        <w:snapToGrid w:val="0"/>
        <w:spacing w:beforeLines="50" w:before="120"/>
        <w:ind w:firstLineChars="0" w:firstLine="0"/>
        <w:contextualSpacing/>
        <w:jc w:val="both"/>
        <w:textAlignment w:val="baseline"/>
        <w:rPr>
          <w:sz w:val="18"/>
          <w:szCs w:val="18"/>
        </w:rPr>
      </w:pPr>
      <w:bookmarkStart w:id="82" w:name="_Hlk114576708"/>
      <w:r w:rsidRPr="005D35E7">
        <w:rPr>
          <w:sz w:val="18"/>
          <w:szCs w:val="18"/>
        </w:rPr>
        <w:t xml:space="preserve">All communications and any manner of disclosure between the </w:t>
      </w:r>
      <w:r w:rsidR="0040316D" w:rsidRPr="005D35E7">
        <w:rPr>
          <w:sz w:val="18"/>
          <w:szCs w:val="18"/>
        </w:rPr>
        <w:t>PARTIES</w:t>
      </w:r>
      <w:r w:rsidRPr="005D35E7">
        <w:rPr>
          <w:sz w:val="18"/>
          <w:szCs w:val="18"/>
        </w:rPr>
        <w:t xml:space="preserve"> or among members of their respective Groups shall be governed by the</w:t>
      </w:r>
      <w:r w:rsidR="00D12D0F" w:rsidRPr="005D35E7">
        <w:rPr>
          <w:sz w:val="18"/>
          <w:szCs w:val="18"/>
        </w:rPr>
        <w:t xml:space="preserve"> signed NDA (A</w:t>
      </w:r>
      <w:r w:rsidR="005F6E3A" w:rsidRPr="005D35E7">
        <w:rPr>
          <w:sz w:val="18"/>
          <w:szCs w:val="18"/>
        </w:rPr>
        <w:t>TTACHMENT I</w:t>
      </w:r>
      <w:r w:rsidR="009A4A13" w:rsidRPr="005D35E7">
        <w:rPr>
          <w:sz w:val="18"/>
          <w:szCs w:val="18"/>
        </w:rPr>
        <w:t>)</w:t>
      </w:r>
      <w:r w:rsidR="00D12D0F" w:rsidRPr="005D35E7">
        <w:rPr>
          <w:sz w:val="18"/>
          <w:szCs w:val="18"/>
        </w:rPr>
        <w:t>.</w:t>
      </w:r>
      <w:r w:rsidRPr="005D35E7">
        <w:rPr>
          <w:sz w:val="18"/>
          <w:szCs w:val="18"/>
        </w:rPr>
        <w:t xml:space="preserve"> </w:t>
      </w:r>
    </w:p>
    <w:p w14:paraId="6F36B260" w14:textId="6FBA6ECA" w:rsidR="00D93172" w:rsidRPr="005D35E7" w:rsidRDefault="002304AF"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买卖双方之间或各自专家组的成员之间的所有通信和任何形式的信息均应遵守已签署的保密附件。（附件</w:t>
      </w:r>
      <w:r w:rsidR="005F6E3A" w:rsidRPr="005D35E7">
        <w:rPr>
          <w:rFonts w:ascii="Times New Roman" w:hAnsi="Times New Roman"/>
          <w:sz w:val="18"/>
          <w:szCs w:val="18"/>
        </w:rPr>
        <w:t>I</w:t>
      </w:r>
      <w:r w:rsidRPr="005D35E7">
        <w:rPr>
          <w:rFonts w:ascii="Times New Roman" w:hAnsi="Times New Roman"/>
          <w:sz w:val="18"/>
          <w:szCs w:val="18"/>
        </w:rPr>
        <w:t>）</w:t>
      </w:r>
      <w:bookmarkEnd w:id="82"/>
    </w:p>
    <w:p w14:paraId="6E927100" w14:textId="611C4A87" w:rsidR="001012D7" w:rsidRPr="005D35E7" w:rsidRDefault="001012D7" w:rsidP="005263B0">
      <w:pPr>
        <w:pStyle w:val="aff"/>
        <w:widowControl w:val="0"/>
        <w:autoSpaceDE w:val="0"/>
        <w:autoSpaceDN w:val="0"/>
        <w:adjustRightInd w:val="0"/>
        <w:snapToGrid w:val="0"/>
        <w:spacing w:beforeLines="50" w:before="120"/>
        <w:ind w:firstLineChars="0" w:firstLine="0"/>
        <w:contextualSpacing/>
        <w:jc w:val="both"/>
        <w:textAlignment w:val="baseline"/>
        <w:rPr>
          <w:sz w:val="18"/>
          <w:szCs w:val="18"/>
        </w:rPr>
      </w:pPr>
      <w:r w:rsidRPr="005D35E7">
        <w:rPr>
          <w:sz w:val="18"/>
          <w:szCs w:val="18"/>
          <w:lang w:eastAsia="zh-CN"/>
        </w:rPr>
        <w:t xml:space="preserve">17.2 </w:t>
      </w:r>
      <w:r w:rsidR="00C17BEF" w:rsidRPr="005D35E7">
        <w:rPr>
          <w:rStyle w:val="fontstyle01"/>
        </w:rPr>
        <w:t xml:space="preserve">Without the Disclosing Party’s prior written approval, the Receiving Party shall not, directly or indirectly, use the Confidential </w:t>
      </w:r>
      <w:proofErr w:type="spellStart"/>
      <w:r w:rsidR="00C17BEF" w:rsidRPr="005D35E7">
        <w:rPr>
          <w:rStyle w:val="fontstyle01"/>
        </w:rPr>
        <w:t>Informati</w:t>
      </w:r>
      <w:proofErr w:type="spellEnd"/>
      <w:r w:rsidR="00C17BEF" w:rsidRPr="005D35E7">
        <w:rPr>
          <w:rStyle w:val="fontstyle01"/>
        </w:rPr>
        <w:t xml:space="preserve"> on in any other project or disclose or reveal to any third party or make public the Confidential Information and/or any part thereof, in any for </w:t>
      </w:r>
      <w:proofErr w:type="spellStart"/>
      <w:r w:rsidR="00C17BEF" w:rsidRPr="005D35E7">
        <w:rPr>
          <w:rStyle w:val="fontstyle01"/>
        </w:rPr>
        <w:t>ms</w:t>
      </w:r>
      <w:proofErr w:type="spellEnd"/>
      <w:r w:rsidR="00C17BEF" w:rsidRPr="005D35E7">
        <w:rPr>
          <w:rStyle w:val="fontstyle01"/>
        </w:rPr>
        <w:t xml:space="preserve"> or by any means; shall not identify the Disclosing Party or its any Affiliate or any other owner of Confidential Information in any </w:t>
      </w:r>
      <w:proofErr w:type="spellStart"/>
      <w:r w:rsidR="00C17BEF" w:rsidRPr="005D35E7">
        <w:rPr>
          <w:rStyle w:val="fontstyle01"/>
        </w:rPr>
        <w:t>advertis</w:t>
      </w:r>
      <w:proofErr w:type="spellEnd"/>
      <w:r w:rsidR="00C17BEF" w:rsidRPr="005D35E7">
        <w:rPr>
          <w:rStyle w:val="fontstyle01"/>
        </w:rPr>
        <w:t xml:space="preserve"> </w:t>
      </w:r>
      <w:proofErr w:type="spellStart"/>
      <w:r w:rsidR="00C17BEF" w:rsidRPr="005D35E7">
        <w:rPr>
          <w:rStyle w:val="fontstyle01"/>
        </w:rPr>
        <w:t>ing</w:t>
      </w:r>
      <w:proofErr w:type="spellEnd"/>
      <w:r w:rsidR="00C17BEF" w:rsidRPr="005D35E7">
        <w:rPr>
          <w:rStyle w:val="fontstyle01"/>
        </w:rPr>
        <w:t xml:space="preserve">, sales material, press release, public disclosure or publicity. The Receiving Party shall </w:t>
      </w:r>
      <w:proofErr w:type="spellStart"/>
      <w:r w:rsidR="00C17BEF" w:rsidRPr="005D35E7">
        <w:rPr>
          <w:rStyle w:val="fontstyle01"/>
        </w:rPr>
        <w:t>notbe</w:t>
      </w:r>
      <w:proofErr w:type="spellEnd"/>
      <w:r w:rsidR="00C17BEF" w:rsidRPr="005D35E7">
        <w:rPr>
          <w:rStyle w:val="fontstyle01"/>
        </w:rPr>
        <w:t xml:space="preserve"> permitted to provide any third party with any advice with respect to any issue, as based on any Confidential Information provided by the Disclosing Party</w:t>
      </w:r>
    </w:p>
    <w:p w14:paraId="62DE94E7" w14:textId="71DF16E1" w:rsidR="001012D7" w:rsidRPr="005D35E7" w:rsidRDefault="001012D7" w:rsidP="001012D7">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未经披露方的事先书面批准，接受方不得直接或</w:t>
      </w:r>
      <w:proofErr w:type="gramStart"/>
      <w:r w:rsidRPr="005D35E7">
        <w:rPr>
          <w:rFonts w:ascii="Times New Roman" w:hAnsi="Times New Roman"/>
          <w:sz w:val="18"/>
          <w:szCs w:val="18"/>
        </w:rPr>
        <w:t>间接以</w:t>
      </w:r>
      <w:proofErr w:type="gramEnd"/>
      <w:r w:rsidRPr="005D35E7">
        <w:rPr>
          <w:rFonts w:ascii="Times New Roman" w:hAnsi="Times New Roman"/>
          <w:sz w:val="18"/>
          <w:szCs w:val="18"/>
        </w:rPr>
        <w:t>任何形式或任何方式把保密信息和</w:t>
      </w:r>
      <w:r w:rsidRPr="005D35E7">
        <w:rPr>
          <w:rFonts w:ascii="Times New Roman" w:hAnsi="Times New Roman"/>
          <w:sz w:val="18"/>
          <w:szCs w:val="18"/>
        </w:rPr>
        <w:t>/</w:t>
      </w:r>
      <w:r w:rsidRPr="005D35E7">
        <w:rPr>
          <w:rFonts w:ascii="Times New Roman" w:hAnsi="Times New Roman"/>
          <w:sz w:val="18"/>
          <w:szCs w:val="18"/>
        </w:rPr>
        <w:t>或其中的任何部分，用于其他项目或披露、透露给任何第三方或者公开；不得在任何广告、销售资料、媒体、公开宣传中宣称披露方或其任何关联方或保密信息所有者为其合作方。接受方亦不得依据披露方提供的任何保密信息，就任何问题，向任何第三方</w:t>
      </w:r>
      <w:proofErr w:type="gramStart"/>
      <w:r w:rsidRPr="005D35E7">
        <w:rPr>
          <w:rFonts w:ascii="Times New Roman" w:hAnsi="Times New Roman"/>
          <w:sz w:val="18"/>
          <w:szCs w:val="18"/>
        </w:rPr>
        <w:t>作出</w:t>
      </w:r>
      <w:proofErr w:type="gramEnd"/>
      <w:r w:rsidRPr="005D35E7">
        <w:rPr>
          <w:rFonts w:ascii="Times New Roman" w:hAnsi="Times New Roman"/>
          <w:sz w:val="18"/>
          <w:szCs w:val="18"/>
        </w:rPr>
        <w:t>任何建议。</w:t>
      </w:r>
    </w:p>
    <w:p w14:paraId="20660A4F" w14:textId="5BCB22FA" w:rsidR="00D93172" w:rsidRPr="005D35E7" w:rsidRDefault="007A5A16" w:rsidP="00F812C1">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 xml:space="preserve">suspension  AND TERMINATION OF THE </w:t>
      </w:r>
      <w:r w:rsidR="003B3528" w:rsidRPr="005D35E7">
        <w:rPr>
          <w:rFonts w:cs="Times New Roman"/>
          <w:sz w:val="18"/>
          <w:szCs w:val="18"/>
        </w:rPr>
        <w:t>CONTRACT</w:t>
      </w:r>
      <w:r w:rsidRPr="005D35E7">
        <w:rPr>
          <w:rFonts w:cs="Times New Roman"/>
          <w:sz w:val="18"/>
          <w:szCs w:val="18"/>
        </w:rPr>
        <w:t>（</w:t>
      </w:r>
      <w:r w:rsidRPr="005D35E7">
        <w:rPr>
          <w:rFonts w:cs="Times New Roman"/>
          <w:sz w:val="18"/>
          <w:szCs w:val="18"/>
        </w:rPr>
        <w:t>EXCEPT FORCE MAJEURE</w:t>
      </w:r>
      <w:r w:rsidR="00BE6184" w:rsidRPr="005D35E7">
        <w:rPr>
          <w:rFonts w:cs="Times New Roman"/>
          <w:sz w:val="18"/>
          <w:szCs w:val="18"/>
        </w:rPr>
        <w:t>）</w:t>
      </w:r>
    </w:p>
    <w:p w14:paraId="5361075D" w14:textId="43E2C657" w:rsidR="00D93172" w:rsidRPr="005D35E7" w:rsidRDefault="007A5A16" w:rsidP="00F812C1">
      <w:pPr>
        <w:pStyle w:val="afe"/>
        <w:adjustRightInd w:val="0"/>
        <w:snapToGrid w:val="0"/>
        <w:spacing w:line="240" w:lineRule="auto"/>
        <w:ind w:firstLineChars="0" w:firstLine="0"/>
        <w:contextualSpacing/>
        <w:jc w:val="both"/>
        <w:outlineLvl w:val="0"/>
        <w:rPr>
          <w:rFonts w:cs="Times New Roman"/>
          <w:sz w:val="18"/>
          <w:szCs w:val="18"/>
        </w:rPr>
      </w:pPr>
      <w:r w:rsidRPr="005D35E7">
        <w:rPr>
          <w:rFonts w:cs="Times New Roman"/>
          <w:sz w:val="18"/>
          <w:szCs w:val="18"/>
        </w:rPr>
        <w:t>合同的暂停和终止（除不可抗力外）</w:t>
      </w:r>
    </w:p>
    <w:p w14:paraId="5B3DEE33" w14:textId="369AB9D6" w:rsidR="00D93172" w:rsidRPr="005D35E7" w:rsidRDefault="00656C73" w:rsidP="00F812C1">
      <w:pPr>
        <w:pStyle w:val="BodyTextIndent21"/>
        <w:numPr>
          <w:ilvl w:val="1"/>
          <w:numId w:val="4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w:t>
      </w:r>
      <w:r w:rsidR="007A5A16" w:rsidRPr="005D35E7">
        <w:rPr>
          <w:rFonts w:ascii="Times New Roman" w:hAnsi="Times New Roman"/>
          <w:sz w:val="18"/>
          <w:szCs w:val="18"/>
        </w:rPr>
        <w:t>uspended due to the suspension of the PROJECT, the SELLER shall, upon receipt of the written notice of the suspension, stop the execution of this CONTRACT and shall preserve and protect the materials including and CONTRACT GOODS under this CONTRACT. The SELLER shall not charge any additional fee if the CONTRACT is suspended for a period not exceeding (</w:t>
      </w:r>
      <w:ins w:id="83" w:author="冯蕴潇" w:date="2025-11-10T23:39:00Z">
        <w:r w:rsidR="00715929" w:rsidRPr="00715929">
          <w:rPr>
            <w:rFonts w:ascii="Times New Roman" w:hAnsi="Times New Roman"/>
            <w:sz w:val="18"/>
            <w:szCs w:val="18"/>
            <w:highlight w:val="yellow"/>
          </w:rPr>
          <w:t>90</w:t>
        </w:r>
      </w:ins>
      <w:r w:rsidR="007A5A16" w:rsidRPr="005D35E7">
        <w:rPr>
          <w:rFonts w:ascii="Times New Roman" w:hAnsi="Times New Roman"/>
          <w:sz w:val="18"/>
          <w:szCs w:val="18"/>
        </w:rPr>
        <w:t>) days. In the case of a suspension of more than (</w:t>
      </w:r>
      <w:ins w:id="84" w:author="冯蕴潇" w:date="2025-11-10T23:39:00Z">
        <w:r w:rsidR="00715929" w:rsidRPr="00715929">
          <w:rPr>
            <w:rFonts w:ascii="Times New Roman" w:hAnsi="Times New Roman"/>
            <w:sz w:val="18"/>
            <w:szCs w:val="18"/>
            <w:highlight w:val="yellow"/>
          </w:rPr>
          <w:t>90</w:t>
        </w:r>
      </w:ins>
      <w:r w:rsidR="007A5A16" w:rsidRPr="005D35E7">
        <w:rPr>
          <w:rFonts w:ascii="Times New Roman" w:hAnsi="Times New Roman"/>
          <w:sz w:val="18"/>
          <w:szCs w:val="18"/>
        </w:rPr>
        <w:t xml:space="preserve">) days, other than for reasons attributable to SELLER GROUP, the storage or maintenance costs arising </w:t>
      </w:r>
      <w:r w:rsidR="00AB5886" w:rsidRPr="005D35E7">
        <w:rPr>
          <w:rFonts w:ascii="Times New Roman" w:hAnsi="Times New Roman"/>
          <w:sz w:val="18"/>
          <w:szCs w:val="18"/>
        </w:rPr>
        <w:t>thereafter</w:t>
      </w:r>
      <w:r w:rsidR="007A5A16" w:rsidRPr="005D35E7">
        <w:rPr>
          <w:rFonts w:ascii="Times New Roman" w:hAnsi="Times New Roman"/>
          <w:sz w:val="18"/>
          <w:szCs w:val="18"/>
        </w:rPr>
        <w:t xml:space="preserve"> shall be determined by mutual agreement.  Any costs arising from any suspension for reasons attributable to SELLER GROUP shall be </w:t>
      </w:r>
      <w:r w:rsidR="009B28E1" w:rsidRPr="005D35E7">
        <w:rPr>
          <w:rFonts w:ascii="Times New Roman" w:hAnsi="Times New Roman"/>
          <w:sz w:val="18"/>
          <w:szCs w:val="18"/>
        </w:rPr>
        <w:t>borne by the SELLER</w:t>
      </w:r>
    </w:p>
    <w:p w14:paraId="71E80154" w14:textId="71797830" w:rsidR="00D93172" w:rsidRPr="005D35E7" w:rsidRDefault="00AB588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w:t>
      </w:r>
      <w:r w:rsidR="0095535E" w:rsidRPr="005D35E7">
        <w:rPr>
          <w:rFonts w:ascii="Times New Roman" w:hAnsi="Times New Roman"/>
          <w:sz w:val="18"/>
          <w:szCs w:val="18"/>
        </w:rPr>
        <w:t>ELLER</w:t>
      </w:r>
      <w:r w:rsidRPr="005D35E7">
        <w:rPr>
          <w:rFonts w:ascii="Times New Roman" w:hAnsi="Times New Roman"/>
          <w:sz w:val="18"/>
          <w:szCs w:val="18"/>
        </w:rPr>
        <w:t xml:space="preserve"> and B</w:t>
      </w:r>
      <w:r w:rsidR="0095535E" w:rsidRPr="005D35E7">
        <w:rPr>
          <w:rFonts w:ascii="Times New Roman" w:hAnsi="Times New Roman"/>
          <w:sz w:val="18"/>
          <w:szCs w:val="18"/>
        </w:rPr>
        <w:t>UYER</w:t>
      </w:r>
      <w:r w:rsidRPr="005D35E7">
        <w:rPr>
          <w:rFonts w:ascii="Times New Roman" w:hAnsi="Times New Roman"/>
          <w:sz w:val="18"/>
          <w:szCs w:val="18"/>
        </w:rPr>
        <w:t xml:space="preserve"> shall agree on the terms of the </w:t>
      </w:r>
      <w:r w:rsidR="00651A04" w:rsidRPr="005D35E7">
        <w:rPr>
          <w:rFonts w:ascii="Times New Roman" w:hAnsi="Times New Roman"/>
          <w:sz w:val="18"/>
          <w:szCs w:val="18"/>
        </w:rPr>
        <w:t>SUPPLY</w:t>
      </w:r>
      <w:r w:rsidRPr="005D35E7">
        <w:rPr>
          <w:rFonts w:ascii="Times New Roman" w:hAnsi="Times New Roman"/>
          <w:sz w:val="18"/>
          <w:szCs w:val="18"/>
        </w:rPr>
        <w:t xml:space="preserve"> resumption, upon receiving the written notification from B</w:t>
      </w:r>
      <w:r w:rsidR="0095535E" w:rsidRPr="005D35E7">
        <w:rPr>
          <w:rFonts w:ascii="Times New Roman" w:hAnsi="Times New Roman"/>
          <w:sz w:val="18"/>
          <w:szCs w:val="18"/>
        </w:rPr>
        <w:t>UYER</w:t>
      </w:r>
      <w:r w:rsidRPr="005D35E7">
        <w:rPr>
          <w:rFonts w:ascii="Times New Roman" w:hAnsi="Times New Roman"/>
          <w:sz w:val="18"/>
          <w:szCs w:val="18"/>
        </w:rPr>
        <w:t xml:space="preserve">, within </w:t>
      </w:r>
      <w:r w:rsidR="0095535E" w:rsidRPr="005D35E7">
        <w:rPr>
          <w:rFonts w:ascii="Times New Roman" w:hAnsi="Times New Roman"/>
          <w:sz w:val="18"/>
          <w:szCs w:val="18"/>
        </w:rPr>
        <w:t>(</w:t>
      </w:r>
      <w:r w:rsidRPr="005D35E7">
        <w:rPr>
          <w:rFonts w:ascii="Times New Roman" w:hAnsi="Times New Roman"/>
          <w:sz w:val="18"/>
          <w:szCs w:val="18"/>
        </w:rPr>
        <w:t>15</w:t>
      </w:r>
      <w:r w:rsidR="0095535E" w:rsidRPr="005D35E7">
        <w:rPr>
          <w:rFonts w:ascii="Times New Roman" w:hAnsi="Times New Roman"/>
          <w:sz w:val="18"/>
          <w:szCs w:val="18"/>
        </w:rPr>
        <w:t>)</w:t>
      </w:r>
      <w:r w:rsidRPr="005D35E7">
        <w:rPr>
          <w:rFonts w:ascii="Times New Roman" w:hAnsi="Times New Roman"/>
          <w:sz w:val="18"/>
          <w:szCs w:val="18"/>
        </w:rPr>
        <w:t xml:space="preserve"> days. S</w:t>
      </w:r>
      <w:r w:rsidR="0095535E" w:rsidRPr="005D35E7">
        <w:rPr>
          <w:rFonts w:ascii="Times New Roman" w:hAnsi="Times New Roman"/>
          <w:sz w:val="18"/>
          <w:szCs w:val="18"/>
        </w:rPr>
        <w:t>ELLER</w:t>
      </w:r>
      <w:r w:rsidRPr="005D35E7">
        <w:rPr>
          <w:rFonts w:ascii="Times New Roman" w:hAnsi="Times New Roman"/>
          <w:sz w:val="18"/>
          <w:szCs w:val="18"/>
        </w:rPr>
        <w:t>’s sole remedy</w:t>
      </w:r>
      <w:r w:rsidR="00286888" w:rsidRPr="005D35E7">
        <w:rPr>
          <w:rFonts w:ascii="Times New Roman" w:hAnsi="Times New Roman"/>
          <w:sz w:val="18"/>
          <w:szCs w:val="18"/>
        </w:rPr>
        <w:t xml:space="preserve"> for the negotiation </w:t>
      </w:r>
      <w:r w:rsidR="00140FE9" w:rsidRPr="005D35E7">
        <w:rPr>
          <w:rFonts w:ascii="Times New Roman" w:hAnsi="Times New Roman"/>
          <w:sz w:val="18"/>
          <w:szCs w:val="18"/>
        </w:rPr>
        <w:t xml:space="preserve">and execution </w:t>
      </w:r>
      <w:r w:rsidR="00286888" w:rsidRPr="005D35E7">
        <w:rPr>
          <w:rFonts w:ascii="Times New Roman" w:hAnsi="Times New Roman"/>
          <w:sz w:val="18"/>
          <w:szCs w:val="18"/>
        </w:rPr>
        <w:t>of resumption</w:t>
      </w:r>
      <w:r w:rsidRPr="005D35E7">
        <w:rPr>
          <w:rFonts w:ascii="Times New Roman" w:hAnsi="Times New Roman"/>
          <w:sz w:val="18"/>
          <w:szCs w:val="18"/>
        </w:rPr>
        <w:t>, if agreed by B</w:t>
      </w:r>
      <w:r w:rsidR="0095535E" w:rsidRPr="005D35E7">
        <w:rPr>
          <w:rFonts w:ascii="Times New Roman" w:hAnsi="Times New Roman"/>
          <w:sz w:val="18"/>
          <w:szCs w:val="18"/>
        </w:rPr>
        <w:t>UYER</w:t>
      </w:r>
      <w:r w:rsidRPr="005D35E7">
        <w:rPr>
          <w:rFonts w:ascii="Times New Roman" w:hAnsi="Times New Roman"/>
          <w:sz w:val="18"/>
          <w:szCs w:val="18"/>
        </w:rPr>
        <w:t>, shall be an extension of time</w:t>
      </w:r>
      <w:r w:rsidR="00286888" w:rsidRPr="005D35E7">
        <w:rPr>
          <w:rFonts w:ascii="Times New Roman" w:hAnsi="Times New Roman"/>
          <w:sz w:val="18"/>
          <w:szCs w:val="18"/>
        </w:rPr>
        <w:t xml:space="preserve"> up to (15) days</w:t>
      </w:r>
      <w:r w:rsidRPr="005D35E7">
        <w:rPr>
          <w:rFonts w:ascii="Times New Roman" w:hAnsi="Times New Roman"/>
          <w:sz w:val="18"/>
          <w:szCs w:val="18"/>
        </w:rPr>
        <w:t>.</w:t>
      </w:r>
    </w:p>
    <w:p w14:paraId="6C87D572" w14:textId="7B64B74C"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如果本合同的执行因项目暂停而暂缓履行，卖方应在收到暂停的书面通知后停止执行本合同，并应保存和保护本合同项下的材料，包括合同货物。如果合同暂停不超过（</w:t>
      </w:r>
      <w:ins w:id="85" w:author="冯蕴潇" w:date="2025-11-10T23:40:00Z">
        <w:r w:rsidR="00715929" w:rsidRPr="00715929">
          <w:rPr>
            <w:rFonts w:ascii="Times New Roman" w:hAnsi="Times New Roman"/>
            <w:sz w:val="18"/>
            <w:szCs w:val="18"/>
            <w:highlight w:val="yellow"/>
          </w:rPr>
          <w:t>90</w:t>
        </w:r>
      </w:ins>
      <w:r w:rsidRPr="005D35E7">
        <w:rPr>
          <w:rFonts w:ascii="Times New Roman" w:hAnsi="Times New Roman"/>
          <w:sz w:val="18"/>
          <w:szCs w:val="18"/>
        </w:rPr>
        <w:t>）天，卖方不得收取任何额外费用。如果暂停超过（</w:t>
      </w:r>
      <w:ins w:id="86" w:author="冯蕴潇" w:date="2025-11-10T23:40:00Z">
        <w:r w:rsidR="00715929" w:rsidRPr="00715929">
          <w:rPr>
            <w:rFonts w:ascii="Times New Roman" w:hAnsi="Times New Roman"/>
            <w:sz w:val="18"/>
            <w:szCs w:val="18"/>
            <w:highlight w:val="yellow"/>
          </w:rPr>
          <w:t>90</w:t>
        </w:r>
      </w:ins>
      <w:r w:rsidRPr="005D35E7">
        <w:rPr>
          <w:rFonts w:ascii="Times New Roman" w:hAnsi="Times New Roman"/>
          <w:sz w:val="18"/>
          <w:szCs w:val="18"/>
        </w:rPr>
        <w:t>）天，除卖方集团的原因外，由此产生的储存或维护费用应由双方协商确定。因卖方集团原因导致的任何暂停产生的任何费用应由卖方承担。</w:t>
      </w:r>
    </w:p>
    <w:p w14:paraId="32145FD7" w14:textId="4CD2CE52" w:rsidR="00D93172" w:rsidRPr="005D35E7" w:rsidRDefault="0095535E"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在收到买方的书面通知后（</w:t>
      </w:r>
      <w:r w:rsidRPr="005D35E7">
        <w:rPr>
          <w:rFonts w:ascii="Times New Roman" w:hAnsi="Times New Roman"/>
          <w:sz w:val="18"/>
          <w:szCs w:val="18"/>
        </w:rPr>
        <w:t>15</w:t>
      </w:r>
      <w:r w:rsidRPr="005D35E7">
        <w:rPr>
          <w:rFonts w:ascii="Times New Roman" w:hAnsi="Times New Roman"/>
          <w:sz w:val="18"/>
          <w:szCs w:val="18"/>
        </w:rPr>
        <w:t>）天内</w:t>
      </w:r>
      <w:r w:rsidR="000825E0" w:rsidRPr="005D35E7">
        <w:rPr>
          <w:rFonts w:ascii="Times New Roman" w:hAnsi="Times New Roman"/>
          <w:sz w:val="18"/>
          <w:szCs w:val="18"/>
        </w:rPr>
        <w:t>，卖方和买方应</w:t>
      </w:r>
      <w:r w:rsidRPr="005D35E7">
        <w:rPr>
          <w:rFonts w:ascii="Times New Roman" w:hAnsi="Times New Roman"/>
          <w:sz w:val="18"/>
          <w:szCs w:val="18"/>
        </w:rPr>
        <w:t>就</w:t>
      </w:r>
      <w:r w:rsidR="00821333" w:rsidRPr="005D35E7">
        <w:rPr>
          <w:rFonts w:ascii="Times New Roman" w:hAnsi="Times New Roman"/>
          <w:sz w:val="18"/>
          <w:szCs w:val="18"/>
        </w:rPr>
        <w:t>供货</w:t>
      </w:r>
      <w:r w:rsidRPr="005D35E7">
        <w:rPr>
          <w:rFonts w:ascii="Times New Roman" w:hAnsi="Times New Roman"/>
          <w:sz w:val="18"/>
          <w:szCs w:val="18"/>
        </w:rPr>
        <w:t>恢复的条款达成一致。如果买方同意，卖方</w:t>
      </w:r>
      <w:r w:rsidR="00286888" w:rsidRPr="005D35E7">
        <w:rPr>
          <w:rFonts w:ascii="Times New Roman" w:hAnsi="Times New Roman"/>
          <w:sz w:val="18"/>
          <w:szCs w:val="18"/>
        </w:rPr>
        <w:t>就此</w:t>
      </w:r>
      <w:r w:rsidR="00140FE9" w:rsidRPr="005D35E7">
        <w:rPr>
          <w:rFonts w:ascii="Times New Roman" w:hAnsi="Times New Roman"/>
          <w:sz w:val="18"/>
          <w:szCs w:val="18"/>
        </w:rPr>
        <w:t>恢复供货的</w:t>
      </w:r>
      <w:r w:rsidR="00286888" w:rsidRPr="005D35E7">
        <w:rPr>
          <w:rFonts w:ascii="Times New Roman" w:hAnsi="Times New Roman"/>
          <w:sz w:val="18"/>
          <w:szCs w:val="18"/>
        </w:rPr>
        <w:t>协商</w:t>
      </w:r>
      <w:r w:rsidR="00140FE9" w:rsidRPr="005D35E7">
        <w:rPr>
          <w:rFonts w:ascii="Times New Roman" w:hAnsi="Times New Roman"/>
          <w:sz w:val="18"/>
          <w:szCs w:val="18"/>
        </w:rPr>
        <w:t>和协商</w:t>
      </w:r>
      <w:r w:rsidR="00286888" w:rsidRPr="005D35E7">
        <w:rPr>
          <w:rFonts w:ascii="Times New Roman" w:hAnsi="Times New Roman"/>
          <w:sz w:val="18"/>
          <w:szCs w:val="18"/>
        </w:rPr>
        <w:t>可获得</w:t>
      </w:r>
      <w:r w:rsidRPr="005D35E7">
        <w:rPr>
          <w:rFonts w:ascii="Times New Roman" w:hAnsi="Times New Roman"/>
          <w:sz w:val="18"/>
          <w:szCs w:val="18"/>
        </w:rPr>
        <w:t>的唯一</w:t>
      </w:r>
      <w:r w:rsidR="00286888" w:rsidRPr="005D35E7">
        <w:rPr>
          <w:rFonts w:ascii="Times New Roman" w:hAnsi="Times New Roman"/>
          <w:sz w:val="18"/>
          <w:szCs w:val="18"/>
        </w:rPr>
        <w:t>救济</w:t>
      </w:r>
      <w:r w:rsidRPr="005D35E7">
        <w:rPr>
          <w:rFonts w:ascii="Times New Roman" w:hAnsi="Times New Roman"/>
          <w:sz w:val="18"/>
          <w:szCs w:val="18"/>
        </w:rPr>
        <w:t>应为</w:t>
      </w:r>
      <w:r w:rsidR="00286888" w:rsidRPr="005D35E7">
        <w:rPr>
          <w:rFonts w:ascii="Times New Roman" w:hAnsi="Times New Roman"/>
          <w:sz w:val="18"/>
          <w:szCs w:val="18"/>
        </w:rPr>
        <w:t>交付延期，且延期时间不应超过</w:t>
      </w:r>
      <w:r w:rsidR="00286888" w:rsidRPr="005D35E7">
        <w:rPr>
          <w:rFonts w:ascii="Times New Roman" w:hAnsi="Times New Roman"/>
          <w:sz w:val="18"/>
          <w:szCs w:val="18"/>
        </w:rPr>
        <w:t>15</w:t>
      </w:r>
      <w:r w:rsidR="00286888" w:rsidRPr="005D35E7">
        <w:rPr>
          <w:rFonts w:ascii="Times New Roman" w:hAnsi="Times New Roman"/>
          <w:sz w:val="18"/>
          <w:szCs w:val="18"/>
        </w:rPr>
        <w:t>天</w:t>
      </w:r>
      <w:r w:rsidRPr="005D35E7">
        <w:rPr>
          <w:rFonts w:ascii="Times New Roman" w:hAnsi="Times New Roman"/>
          <w:sz w:val="18"/>
          <w:szCs w:val="18"/>
        </w:rPr>
        <w:t>。</w:t>
      </w:r>
      <w:r w:rsidR="000825E0" w:rsidRPr="005D35E7">
        <w:rPr>
          <w:rFonts w:ascii="Times New Roman" w:hAnsi="Times New Roman"/>
          <w:sz w:val="18"/>
          <w:szCs w:val="18"/>
        </w:rPr>
        <w:t xml:space="preserve"> </w:t>
      </w:r>
    </w:p>
    <w:p w14:paraId="52AD8476" w14:textId="025B6C47" w:rsidR="00D93172" w:rsidRPr="005D35E7" w:rsidRDefault="007A5A16" w:rsidP="00F812C1">
      <w:pPr>
        <w:pStyle w:val="BodyTextIndent21"/>
        <w:numPr>
          <w:ilvl w:val="1"/>
          <w:numId w:val="43"/>
        </w:numPr>
        <w:snapToGrid w:val="0"/>
        <w:spacing w:beforeLines="50" w:before="120"/>
        <w:ind w:left="0" w:firstLine="0"/>
        <w:contextualSpacing/>
        <w:rPr>
          <w:rFonts w:ascii="Times New Roman" w:hAnsi="Times New Roman"/>
          <w:strike/>
          <w:sz w:val="18"/>
          <w:szCs w:val="18"/>
        </w:rPr>
      </w:pPr>
      <w:r w:rsidRPr="005D35E7">
        <w:rPr>
          <w:rFonts w:ascii="Times New Roman" w:hAnsi="Times New Roman"/>
          <w:sz w:val="18"/>
          <w:szCs w:val="18"/>
        </w:rPr>
        <w:t xml:space="preserve">The BUYER </w:t>
      </w:r>
      <w:r w:rsidR="003E4617" w:rsidRPr="005D35E7">
        <w:rPr>
          <w:rFonts w:ascii="Times New Roman" w:hAnsi="Times New Roman"/>
          <w:sz w:val="18"/>
          <w:szCs w:val="18"/>
        </w:rPr>
        <w:t xml:space="preserve">is entitled </w:t>
      </w:r>
      <w:r w:rsidRPr="005D35E7">
        <w:rPr>
          <w:rFonts w:ascii="Times New Roman" w:hAnsi="Times New Roman"/>
          <w:sz w:val="18"/>
          <w:szCs w:val="18"/>
        </w:rPr>
        <w:t xml:space="preserve">to terminate this CONTRACT at any time in accordance with the specific conditions of the </w:t>
      </w:r>
      <w:r w:rsidR="008120EC" w:rsidRPr="005D35E7">
        <w:rPr>
          <w:rFonts w:ascii="Times New Roman" w:hAnsi="Times New Roman"/>
          <w:sz w:val="18"/>
          <w:szCs w:val="18"/>
        </w:rPr>
        <w:t>OWNER</w:t>
      </w:r>
      <w:r w:rsidRPr="005D35E7">
        <w:rPr>
          <w:rFonts w:ascii="Times New Roman" w:hAnsi="Times New Roman"/>
          <w:sz w:val="18"/>
          <w:szCs w:val="18"/>
        </w:rPr>
        <w:t xml:space="preserve">/end user and the </w:t>
      </w:r>
      <w:r w:rsidR="008120EC" w:rsidRPr="005D35E7">
        <w:rPr>
          <w:rFonts w:ascii="Times New Roman" w:hAnsi="Times New Roman"/>
          <w:sz w:val="18"/>
          <w:szCs w:val="18"/>
        </w:rPr>
        <w:t>PROJECT</w:t>
      </w:r>
      <w:r w:rsidRPr="005D35E7">
        <w:rPr>
          <w:rFonts w:ascii="Times New Roman" w:hAnsi="Times New Roman"/>
          <w:sz w:val="18"/>
          <w:szCs w:val="18"/>
        </w:rPr>
        <w:t>.</w:t>
      </w:r>
      <w:r w:rsidR="00FD5770" w:rsidRPr="005D35E7">
        <w:rPr>
          <w:rFonts w:ascii="Times New Roman" w:hAnsi="Times New Roman"/>
          <w:sz w:val="18"/>
          <w:szCs w:val="18"/>
        </w:rPr>
        <w:t xml:space="preserve"> </w:t>
      </w:r>
      <w:r w:rsidR="00FD5770" w:rsidRPr="005D35E7">
        <w:rPr>
          <w:rFonts w:ascii="Times New Roman" w:hAnsi="Times New Roman"/>
          <w:sz w:val="18"/>
          <w:szCs w:val="18"/>
        </w:rPr>
        <w:t>买方有权根据业主</w:t>
      </w:r>
      <w:r w:rsidR="00FD5770" w:rsidRPr="005D35E7">
        <w:rPr>
          <w:rFonts w:ascii="Times New Roman" w:hAnsi="Times New Roman"/>
          <w:sz w:val="18"/>
          <w:szCs w:val="18"/>
        </w:rPr>
        <w:t>/</w:t>
      </w:r>
      <w:r w:rsidR="00FD5770" w:rsidRPr="005D35E7">
        <w:rPr>
          <w:rFonts w:ascii="Times New Roman" w:hAnsi="Times New Roman"/>
          <w:sz w:val="18"/>
          <w:szCs w:val="18"/>
        </w:rPr>
        <w:t>最终用户和项目的具体情况随时终止本合同。</w:t>
      </w:r>
    </w:p>
    <w:p w14:paraId="01DAAE1E" w14:textId="6828E9DB" w:rsidR="00AB5886" w:rsidRPr="005D35E7" w:rsidRDefault="00AB588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SELLER’s obligation under this C</w:t>
      </w:r>
      <w:r w:rsidR="009D00E2" w:rsidRPr="005D35E7">
        <w:rPr>
          <w:rFonts w:ascii="Times New Roman" w:hAnsi="Times New Roman"/>
          <w:sz w:val="18"/>
          <w:szCs w:val="18"/>
        </w:rPr>
        <w:t>ONTRACT</w:t>
      </w:r>
      <w:r w:rsidRPr="005D35E7">
        <w:rPr>
          <w:rFonts w:ascii="Times New Roman" w:hAnsi="Times New Roman"/>
          <w:sz w:val="18"/>
          <w:szCs w:val="18"/>
        </w:rPr>
        <w:t xml:space="preserve"> may be terminated by BUYER in accordance with this </w:t>
      </w:r>
      <w:r w:rsidR="0032016E" w:rsidRPr="005D35E7">
        <w:rPr>
          <w:rFonts w:ascii="Times New Roman" w:hAnsi="Times New Roman"/>
          <w:sz w:val="18"/>
          <w:szCs w:val="18"/>
        </w:rPr>
        <w:t>Article</w:t>
      </w:r>
      <w:r w:rsidRPr="005D35E7">
        <w:rPr>
          <w:rFonts w:ascii="Times New Roman" w:hAnsi="Times New Roman"/>
          <w:sz w:val="18"/>
          <w:szCs w:val="18"/>
        </w:rPr>
        <w:t xml:space="preserve"> in part, if </w:t>
      </w:r>
      <w:r w:rsidR="00C24ABD" w:rsidRPr="005D35E7">
        <w:rPr>
          <w:rFonts w:ascii="Times New Roman" w:hAnsi="Times New Roman"/>
          <w:sz w:val="18"/>
          <w:szCs w:val="18"/>
        </w:rPr>
        <w:t xml:space="preserve"> </w:t>
      </w:r>
      <w:r w:rsidRPr="005D35E7">
        <w:rPr>
          <w:rFonts w:ascii="Times New Roman" w:hAnsi="Times New Roman"/>
          <w:sz w:val="18"/>
          <w:szCs w:val="18"/>
        </w:rPr>
        <w:t>BUYER shall so elect, under given circumstances. The Notice of Termination specifying the extent to which performance under the C</w:t>
      </w:r>
      <w:r w:rsidR="009D00E2" w:rsidRPr="005D35E7">
        <w:rPr>
          <w:rFonts w:ascii="Times New Roman" w:hAnsi="Times New Roman"/>
          <w:sz w:val="18"/>
          <w:szCs w:val="18"/>
        </w:rPr>
        <w:t>ONTRACT</w:t>
      </w:r>
      <w:r w:rsidRPr="005D35E7">
        <w:rPr>
          <w:rFonts w:ascii="Times New Roman" w:hAnsi="Times New Roman"/>
          <w:sz w:val="18"/>
          <w:szCs w:val="18"/>
        </w:rPr>
        <w:t xml:space="preserve"> is terminated, and the date upon which such termination becomes effective, SELLER shall:</w:t>
      </w:r>
      <w:r w:rsidR="00FD5770" w:rsidRPr="005D35E7">
        <w:rPr>
          <w:rFonts w:ascii="Times New Roman" w:hAnsi="Times New Roman"/>
          <w:sz w:val="18"/>
          <w:szCs w:val="18"/>
        </w:rPr>
        <w:t xml:space="preserve"> </w:t>
      </w:r>
      <w:r w:rsidR="00FD5770" w:rsidRPr="005D35E7">
        <w:rPr>
          <w:rFonts w:ascii="Times New Roman" w:hAnsi="Times New Roman"/>
          <w:sz w:val="18"/>
          <w:szCs w:val="18"/>
        </w:rPr>
        <w:t>在特定情况下，如买方做出选择，卖方可根据本条款部分终止卖方在本合同项下的义务。卖方应在终止合同通知书上注明终止履行合同的范围，以及终止生效的日期：</w:t>
      </w:r>
    </w:p>
    <w:p w14:paraId="37ACB404" w14:textId="630017F0" w:rsidR="00AB5886" w:rsidRPr="005D35E7" w:rsidRDefault="00AB5886" w:rsidP="00F812C1">
      <w:pPr>
        <w:pStyle w:val="aff"/>
        <w:widowControl w:val="0"/>
        <w:numPr>
          <w:ilvl w:val="2"/>
          <w:numId w:val="44"/>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Immediately discontinue work on the date and to the extent specified in the notice;</w:t>
      </w:r>
      <w:r w:rsidR="00FD5770" w:rsidRPr="005D35E7">
        <w:rPr>
          <w:sz w:val="18"/>
          <w:szCs w:val="18"/>
        </w:rPr>
        <w:t xml:space="preserve"> </w:t>
      </w:r>
      <w:proofErr w:type="spellStart"/>
      <w:r w:rsidR="00FD5770" w:rsidRPr="005D35E7">
        <w:rPr>
          <w:sz w:val="18"/>
          <w:szCs w:val="18"/>
        </w:rPr>
        <w:t>在通知规定的日期和范围内立即停止工作</w:t>
      </w:r>
      <w:proofErr w:type="spellEnd"/>
      <w:r w:rsidR="00FD5770" w:rsidRPr="005D35E7">
        <w:rPr>
          <w:sz w:val="18"/>
          <w:szCs w:val="18"/>
        </w:rPr>
        <w:t>；</w:t>
      </w:r>
    </w:p>
    <w:p w14:paraId="7782C408" w14:textId="253B3840" w:rsidR="00AB5886" w:rsidRPr="005D35E7" w:rsidRDefault="00AB5886" w:rsidP="00F812C1">
      <w:pPr>
        <w:pStyle w:val="aff"/>
        <w:widowControl w:val="0"/>
        <w:numPr>
          <w:ilvl w:val="2"/>
          <w:numId w:val="44"/>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Place no further </w:t>
      </w:r>
      <w:r w:rsidR="00092781" w:rsidRPr="005D35E7">
        <w:rPr>
          <w:sz w:val="18"/>
          <w:szCs w:val="18"/>
        </w:rPr>
        <w:t>SUBCONTRACT</w:t>
      </w:r>
      <w:r w:rsidRPr="005D35E7">
        <w:rPr>
          <w:sz w:val="18"/>
          <w:szCs w:val="18"/>
        </w:rPr>
        <w:t xml:space="preserve"> for materials required for </w:t>
      </w:r>
      <w:r w:rsidR="00092781" w:rsidRPr="005D35E7">
        <w:rPr>
          <w:sz w:val="18"/>
          <w:szCs w:val="18"/>
        </w:rPr>
        <w:t>the p</w:t>
      </w:r>
      <w:r w:rsidR="009B28E1" w:rsidRPr="005D35E7">
        <w:rPr>
          <w:sz w:val="18"/>
          <w:szCs w:val="18"/>
        </w:rPr>
        <w:t>rovision</w:t>
      </w:r>
      <w:r w:rsidR="00092781" w:rsidRPr="005D35E7">
        <w:rPr>
          <w:sz w:val="18"/>
          <w:szCs w:val="18"/>
        </w:rPr>
        <w:t xml:space="preserve"> of the </w:t>
      </w:r>
      <w:r w:rsidR="00651A04" w:rsidRPr="005D35E7">
        <w:rPr>
          <w:sz w:val="18"/>
          <w:szCs w:val="18"/>
        </w:rPr>
        <w:t>SUPPLY</w:t>
      </w:r>
      <w:r w:rsidR="00CB75F9" w:rsidRPr="005D35E7">
        <w:rPr>
          <w:sz w:val="18"/>
          <w:szCs w:val="18"/>
        </w:rPr>
        <w:t>;</w:t>
      </w:r>
      <w:r w:rsidR="00FD5770" w:rsidRPr="005D35E7">
        <w:rPr>
          <w:sz w:val="18"/>
          <w:szCs w:val="18"/>
        </w:rPr>
        <w:t xml:space="preserve"> </w:t>
      </w:r>
      <w:proofErr w:type="spellStart"/>
      <w:r w:rsidR="00FD5770" w:rsidRPr="005D35E7">
        <w:rPr>
          <w:sz w:val="18"/>
          <w:szCs w:val="18"/>
        </w:rPr>
        <w:t>不再为完成供货所需的材料下任何分订单</w:t>
      </w:r>
      <w:proofErr w:type="spellEnd"/>
      <w:r w:rsidR="00FD5770" w:rsidRPr="005D35E7">
        <w:rPr>
          <w:sz w:val="18"/>
          <w:szCs w:val="18"/>
        </w:rPr>
        <w:t>；</w:t>
      </w:r>
    </w:p>
    <w:p w14:paraId="0557C8B2" w14:textId="7C9D77B6" w:rsidR="00F757DD" w:rsidRPr="005D35E7" w:rsidRDefault="00AB5886" w:rsidP="00F812C1">
      <w:pPr>
        <w:pStyle w:val="aff"/>
        <w:widowControl w:val="0"/>
        <w:numPr>
          <w:ilvl w:val="2"/>
          <w:numId w:val="44"/>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Promptly make every reasonable effort to either obtain cancellation, on the terms satisfactory to the BUYER for all orders to sub </w:t>
      </w:r>
      <w:proofErr w:type="spellStart"/>
      <w:r w:rsidRPr="005D35E7">
        <w:rPr>
          <w:sz w:val="18"/>
          <w:szCs w:val="18"/>
        </w:rPr>
        <w:t>suppliers</w:t>
      </w:r>
      <w:r w:rsidR="00FD5770" w:rsidRPr="005D35E7">
        <w:rPr>
          <w:sz w:val="18"/>
          <w:szCs w:val="18"/>
        </w:rPr>
        <w:t>.</w:t>
      </w:r>
      <w:r w:rsidR="00FD5770" w:rsidRPr="005D35E7">
        <w:rPr>
          <w:sz w:val="18"/>
          <w:szCs w:val="18"/>
        </w:rPr>
        <w:t>迅速做出一切合理努力，按照买方满意的条款，取消向分包商发出的所有订单</w:t>
      </w:r>
      <w:proofErr w:type="spellEnd"/>
      <w:r w:rsidR="00FD5770" w:rsidRPr="005D35E7">
        <w:rPr>
          <w:sz w:val="18"/>
          <w:szCs w:val="18"/>
        </w:rPr>
        <w:t>。</w:t>
      </w:r>
    </w:p>
    <w:p w14:paraId="2B2B0396" w14:textId="7B75CB67" w:rsidR="00477328" w:rsidRPr="005D35E7" w:rsidRDefault="00477328"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submit, within (7) working days, a detailed production status report listing the following, with the effect of such termination:</w:t>
      </w:r>
    </w:p>
    <w:p w14:paraId="65BF7609" w14:textId="572A2746" w:rsidR="00D93172" w:rsidRPr="005D35E7" w:rsidRDefault="009D00E2"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卖方应在（</w:t>
      </w:r>
      <w:r w:rsidRPr="005D35E7">
        <w:rPr>
          <w:rFonts w:ascii="Times New Roman" w:hAnsi="Times New Roman"/>
          <w:sz w:val="18"/>
          <w:szCs w:val="18"/>
        </w:rPr>
        <w:t>7</w:t>
      </w:r>
      <w:r w:rsidRPr="005D35E7">
        <w:rPr>
          <w:rFonts w:ascii="Times New Roman" w:hAnsi="Times New Roman"/>
          <w:sz w:val="18"/>
          <w:szCs w:val="18"/>
        </w:rPr>
        <w:t>）</w:t>
      </w:r>
      <w:proofErr w:type="gramStart"/>
      <w:r w:rsidRPr="005D35E7">
        <w:rPr>
          <w:rFonts w:ascii="Times New Roman" w:hAnsi="Times New Roman"/>
          <w:sz w:val="18"/>
          <w:szCs w:val="18"/>
        </w:rPr>
        <w:t>个</w:t>
      </w:r>
      <w:proofErr w:type="gramEnd"/>
      <w:r w:rsidRPr="005D35E7">
        <w:rPr>
          <w:rFonts w:ascii="Times New Roman" w:hAnsi="Times New Roman"/>
          <w:sz w:val="18"/>
          <w:szCs w:val="18"/>
        </w:rPr>
        <w:t>工作日内提交一份详细的生产状况报告，说明终止合同的影响，</w:t>
      </w:r>
      <w:r w:rsidR="007A5A16" w:rsidRPr="005D35E7">
        <w:rPr>
          <w:rFonts w:ascii="Times New Roman" w:hAnsi="Times New Roman"/>
          <w:sz w:val="18"/>
          <w:szCs w:val="18"/>
        </w:rPr>
        <w:t>包括但不限于以下文件：</w:t>
      </w:r>
    </w:p>
    <w:p w14:paraId="55CF47B8" w14:textId="106E8510" w:rsidR="00D93172" w:rsidRPr="005D35E7" w:rsidRDefault="007A5A16" w:rsidP="00F812C1">
      <w:pPr>
        <w:pStyle w:val="aff"/>
        <w:widowControl w:val="0"/>
        <w:numPr>
          <w:ilvl w:val="2"/>
          <w:numId w:val="45"/>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list of finished goods and </w:t>
      </w:r>
      <w:proofErr w:type="spellStart"/>
      <w:r w:rsidRPr="005D35E7">
        <w:rPr>
          <w:sz w:val="18"/>
          <w:szCs w:val="18"/>
        </w:rPr>
        <w:t>prices</w:t>
      </w:r>
      <w:r w:rsidRPr="005D35E7">
        <w:rPr>
          <w:sz w:val="18"/>
          <w:szCs w:val="18"/>
        </w:rPr>
        <w:t>已完成成品清单及价格</w:t>
      </w:r>
      <w:proofErr w:type="spellEnd"/>
    </w:p>
    <w:p w14:paraId="580B11A0" w14:textId="72E44DAA" w:rsidR="00D93172" w:rsidRPr="005D35E7" w:rsidRDefault="007A5A16" w:rsidP="00F812C1">
      <w:pPr>
        <w:pStyle w:val="aff"/>
        <w:widowControl w:val="0"/>
        <w:numPr>
          <w:ilvl w:val="2"/>
          <w:numId w:val="45"/>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list of semi-finished products and </w:t>
      </w:r>
      <w:proofErr w:type="spellStart"/>
      <w:r w:rsidRPr="005D35E7">
        <w:rPr>
          <w:sz w:val="18"/>
          <w:szCs w:val="18"/>
        </w:rPr>
        <w:t>prices</w:t>
      </w:r>
      <w:r w:rsidRPr="005D35E7">
        <w:rPr>
          <w:sz w:val="18"/>
          <w:szCs w:val="18"/>
        </w:rPr>
        <w:t>半成品清单及价格</w:t>
      </w:r>
      <w:proofErr w:type="spellEnd"/>
    </w:p>
    <w:p w14:paraId="6CAB782C" w14:textId="51FE4CAA" w:rsidR="00D93172" w:rsidRPr="005D35E7" w:rsidRDefault="007A5A16" w:rsidP="00F812C1">
      <w:pPr>
        <w:pStyle w:val="aff"/>
        <w:widowControl w:val="0"/>
        <w:numPr>
          <w:ilvl w:val="2"/>
          <w:numId w:val="45"/>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raw materials that have not been </w:t>
      </w:r>
      <w:proofErr w:type="spellStart"/>
      <w:r w:rsidRPr="005D35E7">
        <w:rPr>
          <w:sz w:val="18"/>
          <w:szCs w:val="18"/>
        </w:rPr>
        <w:t>started</w:t>
      </w:r>
      <w:r w:rsidRPr="005D35E7">
        <w:rPr>
          <w:sz w:val="18"/>
          <w:szCs w:val="18"/>
        </w:rPr>
        <w:t>未开工生产的原材料</w:t>
      </w:r>
      <w:proofErr w:type="spellEnd"/>
    </w:p>
    <w:p w14:paraId="4A520653" w14:textId="4219DB52" w:rsidR="00D93172" w:rsidRPr="005D35E7" w:rsidRDefault="007A5A16" w:rsidP="00F812C1">
      <w:pPr>
        <w:pStyle w:val="aff"/>
        <w:widowControl w:val="0"/>
        <w:numPr>
          <w:ilvl w:val="2"/>
          <w:numId w:val="45"/>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corresponding photographs of the above-listed </w:t>
      </w:r>
      <w:proofErr w:type="spellStart"/>
      <w:r w:rsidRPr="005D35E7">
        <w:rPr>
          <w:sz w:val="18"/>
          <w:szCs w:val="18"/>
        </w:rPr>
        <w:t>items</w:t>
      </w:r>
      <w:r w:rsidRPr="005D35E7">
        <w:rPr>
          <w:sz w:val="18"/>
          <w:szCs w:val="18"/>
        </w:rPr>
        <w:t>以上所列物资的对应照片</w:t>
      </w:r>
      <w:proofErr w:type="spellEnd"/>
    </w:p>
    <w:p w14:paraId="47C97A9D" w14:textId="77777777" w:rsidR="00D93172" w:rsidRPr="005D35E7" w:rsidRDefault="007A5A16" w:rsidP="00F812C1">
      <w:pPr>
        <w:pStyle w:val="BodyTextIndent21"/>
        <w:numPr>
          <w:ilvl w:val="1"/>
          <w:numId w:val="4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The SELLER shall allow the BUYER to enter his factory and verify the above production progress in detail. Both parties shall sign the verified production progress report as the basis of termination settlement.</w:t>
      </w:r>
    </w:p>
    <w:p w14:paraId="1771B86C"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卖方应允许买方进驻其工厂，对以上生产进度进行详细核实，双方须对核实后的生产进度报告进行签字，作为合同终止结算的依据。</w:t>
      </w:r>
    </w:p>
    <w:p w14:paraId="00BCC37B" w14:textId="7109300B" w:rsidR="00D93172" w:rsidRPr="005D35E7" w:rsidRDefault="007A5A16" w:rsidP="00F812C1">
      <w:pPr>
        <w:pStyle w:val="BodyTextIndent21"/>
        <w:numPr>
          <w:ilvl w:val="1"/>
          <w:numId w:val="4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If the CONTRACT is terminated for reasons attributable to the BUYER, the BUYER, as the sole agreed remedy (whether in contract, tort or otherwise) shall pay to the SELLER the price corresponding to the CONTRACT GOODS actually delivered as at the date of termination, in accordance with the verified status of progress and the corresponding price, and provided that such goods are in the possession of the BUYER after payment of the price. If both PARTIES agree that the title to the corresponding goods remains with the SELLER, the </w:t>
      </w:r>
      <w:r w:rsidRPr="005D35E7">
        <w:rPr>
          <w:rFonts w:ascii="Times New Roman" w:hAnsi="Times New Roman"/>
          <w:sz w:val="18"/>
          <w:szCs w:val="18"/>
        </w:rPr>
        <w:lastRenderedPageBreak/>
        <w:t>corresponding value of the goods shall be deducted in the termination settlement.</w:t>
      </w:r>
      <w:r w:rsidR="00AB5886" w:rsidRPr="005D35E7">
        <w:rPr>
          <w:rFonts w:ascii="Times New Roman" w:hAnsi="Times New Roman"/>
          <w:sz w:val="18"/>
          <w:szCs w:val="18"/>
        </w:rPr>
        <w:t xml:space="preserve"> Title to the G</w:t>
      </w:r>
      <w:r w:rsidR="009D00E2" w:rsidRPr="005D35E7">
        <w:rPr>
          <w:rFonts w:ascii="Times New Roman" w:hAnsi="Times New Roman"/>
          <w:sz w:val="18"/>
          <w:szCs w:val="18"/>
        </w:rPr>
        <w:t>OODS</w:t>
      </w:r>
      <w:r w:rsidR="00AB5886" w:rsidRPr="005D35E7">
        <w:rPr>
          <w:rFonts w:ascii="Times New Roman" w:hAnsi="Times New Roman"/>
          <w:sz w:val="18"/>
          <w:szCs w:val="18"/>
        </w:rPr>
        <w:t xml:space="preserve"> furnished by SELLER hereunder shall be transferred to BUYER upon </w:t>
      </w:r>
      <w:r w:rsidR="008120EC" w:rsidRPr="005D35E7">
        <w:rPr>
          <w:rFonts w:ascii="Times New Roman" w:hAnsi="Times New Roman"/>
          <w:sz w:val="18"/>
          <w:szCs w:val="18"/>
        </w:rPr>
        <w:t>payment</w:t>
      </w:r>
      <w:r w:rsidR="00AB5886" w:rsidRPr="005D35E7">
        <w:rPr>
          <w:rFonts w:ascii="Times New Roman" w:hAnsi="Times New Roman"/>
          <w:sz w:val="18"/>
          <w:szCs w:val="18"/>
        </w:rPr>
        <w:t xml:space="preserve"> of the </w:t>
      </w:r>
      <w:r w:rsidR="009D00E2" w:rsidRPr="005D35E7">
        <w:rPr>
          <w:rFonts w:ascii="Times New Roman" w:hAnsi="Times New Roman"/>
          <w:sz w:val="18"/>
          <w:szCs w:val="18"/>
        </w:rPr>
        <w:t>GOODS</w:t>
      </w:r>
      <w:r w:rsidR="00AB5886" w:rsidRPr="005D35E7">
        <w:rPr>
          <w:rFonts w:ascii="Times New Roman" w:hAnsi="Times New Roman"/>
          <w:sz w:val="18"/>
          <w:szCs w:val="18"/>
        </w:rPr>
        <w:t>; be it half-completed or any portion of sub-components, for which orders already placed by S</w:t>
      </w:r>
      <w:r w:rsidR="009D00E2" w:rsidRPr="005D35E7">
        <w:rPr>
          <w:rFonts w:ascii="Times New Roman" w:hAnsi="Times New Roman"/>
          <w:sz w:val="18"/>
          <w:szCs w:val="18"/>
        </w:rPr>
        <w:t>ELLER</w:t>
      </w:r>
      <w:r w:rsidR="00AB5886" w:rsidRPr="005D35E7">
        <w:rPr>
          <w:rFonts w:ascii="Times New Roman" w:hAnsi="Times New Roman"/>
          <w:sz w:val="18"/>
          <w:szCs w:val="18"/>
        </w:rPr>
        <w:t>, under the agreed delivery terms of the C</w:t>
      </w:r>
      <w:r w:rsidR="009D00E2" w:rsidRPr="005D35E7">
        <w:rPr>
          <w:rFonts w:ascii="Times New Roman" w:hAnsi="Times New Roman"/>
          <w:sz w:val="18"/>
          <w:szCs w:val="18"/>
        </w:rPr>
        <w:t>ONTRACT</w:t>
      </w:r>
      <w:r w:rsidR="00AB5886" w:rsidRPr="005D35E7">
        <w:rPr>
          <w:rFonts w:ascii="Times New Roman" w:hAnsi="Times New Roman"/>
          <w:sz w:val="18"/>
          <w:szCs w:val="18"/>
        </w:rPr>
        <w:t>.</w:t>
      </w:r>
    </w:p>
    <w:p w14:paraId="64A3FAA8" w14:textId="0884F921"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w:t>
      </w:r>
      <w:r w:rsidR="009D00E2" w:rsidRPr="005D35E7">
        <w:rPr>
          <w:rFonts w:ascii="Times New Roman" w:hAnsi="Times New Roman"/>
          <w:sz w:val="18"/>
          <w:szCs w:val="18"/>
        </w:rPr>
        <w:t>卖方根据本合同提供的货物的所有权应在</w:t>
      </w:r>
      <w:r w:rsidR="008120EC" w:rsidRPr="005D35E7">
        <w:rPr>
          <w:rFonts w:ascii="Times New Roman" w:hAnsi="Times New Roman"/>
          <w:sz w:val="18"/>
          <w:szCs w:val="18"/>
        </w:rPr>
        <w:t>支付</w:t>
      </w:r>
      <w:r w:rsidR="009D00E2" w:rsidRPr="005D35E7">
        <w:rPr>
          <w:rFonts w:ascii="Times New Roman" w:hAnsi="Times New Roman"/>
          <w:sz w:val="18"/>
          <w:szCs w:val="18"/>
        </w:rPr>
        <w:t>货物</w:t>
      </w:r>
      <w:r w:rsidR="008120EC" w:rsidRPr="005D35E7">
        <w:rPr>
          <w:rFonts w:ascii="Times New Roman" w:hAnsi="Times New Roman"/>
          <w:sz w:val="18"/>
          <w:szCs w:val="18"/>
        </w:rPr>
        <w:t>款项</w:t>
      </w:r>
      <w:r w:rsidR="009D00E2" w:rsidRPr="005D35E7">
        <w:rPr>
          <w:rFonts w:ascii="Times New Roman" w:hAnsi="Times New Roman"/>
          <w:sz w:val="18"/>
          <w:szCs w:val="18"/>
        </w:rPr>
        <w:t>后转移给买方；无论是半成品还是卖方已根据本合同商定的交付条款下订单的任何部分子订单。</w:t>
      </w:r>
    </w:p>
    <w:p w14:paraId="01D3E8FC" w14:textId="77777777" w:rsidR="00D93172" w:rsidRPr="005D35E7" w:rsidRDefault="007A5A16" w:rsidP="00F812C1">
      <w:pPr>
        <w:pStyle w:val="BodyTextIndent21"/>
        <w:numPr>
          <w:ilvl w:val="1"/>
          <w:numId w:val="4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If the BUYER terminates or suspends the execution of this CONTRACT for reasons attributable to the SELLER, the SELLER shall be liable for all direct and indirect losses arising therefrom from the BUYER, including, but not limited to, the available benefits and third-party claims, the difference in the price of the re-contract, the resultant rush costs and the fines that caused the delay in the project.</w:t>
      </w:r>
    </w:p>
    <w:p w14:paraId="399DC458"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若因卖方的原因终止或暂停本合同执行的，卖方应承担买方由此产生的所有直接和间接损失费用，包括但不仅限于可得利益及第三方索赔、重新签订合同的差价、由此产生的赶工费和导致项目延期的罚款等。</w:t>
      </w:r>
    </w:p>
    <w:p w14:paraId="748231AB" w14:textId="4390C968" w:rsidR="00D93172" w:rsidRPr="005D35E7" w:rsidRDefault="007A5A16" w:rsidP="00F812C1">
      <w:pPr>
        <w:pStyle w:val="BodyTextIndent21"/>
        <w:numPr>
          <w:ilvl w:val="1"/>
          <w:numId w:val="43"/>
        </w:numPr>
        <w:snapToGrid w:val="0"/>
        <w:spacing w:beforeLines="50" w:before="120"/>
        <w:ind w:left="0" w:firstLine="0"/>
        <w:contextualSpacing/>
        <w:rPr>
          <w:rFonts w:ascii="Times New Roman" w:hAnsi="Times New Roman"/>
          <w:color w:val="2E74B5" w:themeColor="accent5" w:themeShade="BF"/>
          <w:sz w:val="18"/>
          <w:szCs w:val="18"/>
        </w:rPr>
      </w:pPr>
      <w:r w:rsidRPr="005D35E7">
        <w:rPr>
          <w:rFonts w:ascii="Times New Roman" w:hAnsi="Times New Roman"/>
          <w:sz w:val="18"/>
          <w:szCs w:val="18"/>
        </w:rPr>
        <w:t xml:space="preserve">Termination procedure. Upon termination of this CONTRACT, the SELLER shall follow all reasonable instructions issued by BUYER to give effect to such termination including as necessary to arrange hand over to BUYER of any CONTRACT GOODS or other aspects of the </w:t>
      </w:r>
      <w:r w:rsidR="00651A04" w:rsidRPr="005D35E7">
        <w:rPr>
          <w:rFonts w:ascii="Times New Roman" w:hAnsi="Times New Roman"/>
          <w:sz w:val="18"/>
          <w:szCs w:val="18"/>
        </w:rPr>
        <w:t>SUPPLY</w:t>
      </w:r>
      <w:r w:rsidRPr="005D35E7">
        <w:rPr>
          <w:rFonts w:ascii="Times New Roman" w:hAnsi="Times New Roman"/>
          <w:sz w:val="18"/>
          <w:szCs w:val="18"/>
        </w:rPr>
        <w:t xml:space="preserve"> (including technical documents) directed by BUYER.</w:t>
      </w:r>
    </w:p>
    <w:p w14:paraId="5B0D5D7C" w14:textId="5BAEB60C" w:rsidR="00D93172" w:rsidRPr="005D35E7" w:rsidRDefault="007A5A16" w:rsidP="00F812C1">
      <w:pPr>
        <w:pStyle w:val="BodyTextIndent21"/>
        <w:snapToGrid w:val="0"/>
        <w:spacing w:beforeLines="50" w:before="120"/>
        <w:ind w:left="0" w:firstLine="0"/>
        <w:contextualSpacing/>
        <w:rPr>
          <w:rFonts w:ascii="Times New Roman" w:hAnsi="Times New Roman"/>
          <w:b/>
          <w:sz w:val="18"/>
          <w:szCs w:val="18"/>
        </w:rPr>
      </w:pPr>
      <w:r w:rsidRPr="005D35E7">
        <w:rPr>
          <w:rFonts w:ascii="Times New Roman" w:hAnsi="Times New Roman"/>
          <w:sz w:val="18"/>
          <w:szCs w:val="18"/>
        </w:rPr>
        <w:t>终止程序。本合同终止后，卖方应遵守买方发出的所有合理指示，以使得终止生效，包括必要时安排向买方移交任何</w:t>
      </w:r>
      <w:r w:rsidR="00AF2FC3" w:rsidRPr="005D35E7">
        <w:rPr>
          <w:rFonts w:ascii="Times New Roman" w:hAnsi="Times New Roman"/>
          <w:sz w:val="18"/>
          <w:szCs w:val="18"/>
        </w:rPr>
        <w:t>买方指示的</w:t>
      </w:r>
      <w:r w:rsidRPr="005D35E7">
        <w:rPr>
          <w:rFonts w:ascii="Times New Roman" w:hAnsi="Times New Roman"/>
          <w:sz w:val="18"/>
          <w:szCs w:val="18"/>
        </w:rPr>
        <w:t>合同货物或</w:t>
      </w:r>
      <w:r w:rsidR="00821333" w:rsidRPr="005D35E7">
        <w:rPr>
          <w:rFonts w:ascii="Times New Roman" w:hAnsi="Times New Roman"/>
          <w:sz w:val="18"/>
          <w:szCs w:val="18"/>
        </w:rPr>
        <w:t>供货</w:t>
      </w:r>
      <w:r w:rsidR="00AF2FC3" w:rsidRPr="005D35E7">
        <w:rPr>
          <w:rFonts w:ascii="Times New Roman" w:hAnsi="Times New Roman"/>
          <w:sz w:val="18"/>
          <w:szCs w:val="18"/>
        </w:rPr>
        <w:t>的</w:t>
      </w:r>
      <w:r w:rsidRPr="005D35E7">
        <w:rPr>
          <w:rFonts w:ascii="Times New Roman" w:hAnsi="Times New Roman"/>
          <w:sz w:val="18"/>
          <w:szCs w:val="18"/>
        </w:rPr>
        <w:t>其他方面（包括技术文件）。</w:t>
      </w:r>
    </w:p>
    <w:p w14:paraId="20FD6441" w14:textId="4576051B" w:rsidR="008A2A43" w:rsidRPr="005D35E7" w:rsidRDefault="008D4C67" w:rsidP="001012D7">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bCs/>
          <w:sz w:val="18"/>
          <w:szCs w:val="18"/>
        </w:rPr>
      </w:pPr>
      <w:r w:rsidRPr="005D35E7">
        <w:rPr>
          <w:rFonts w:cs="Times New Roman"/>
          <w:sz w:val="18"/>
          <w:szCs w:val="18"/>
        </w:rPr>
        <w:t xml:space="preserve">Dispute resolution </w:t>
      </w:r>
      <w:r w:rsidR="007A5A16" w:rsidRPr="005D35E7">
        <w:rPr>
          <w:rFonts w:cs="Times New Roman"/>
          <w:sz w:val="18"/>
          <w:szCs w:val="18"/>
        </w:rPr>
        <w:t>AND GOVERNING LAW</w:t>
      </w:r>
      <w:r w:rsidR="007509DE" w:rsidRPr="005D35E7">
        <w:rPr>
          <w:rFonts w:cs="Times New Roman"/>
          <w:sz w:val="18"/>
          <w:szCs w:val="18"/>
        </w:rPr>
        <w:t xml:space="preserve"> </w:t>
      </w:r>
      <w:r w:rsidRPr="005D35E7">
        <w:rPr>
          <w:rFonts w:cs="Times New Roman"/>
          <w:sz w:val="18"/>
          <w:szCs w:val="18"/>
        </w:rPr>
        <w:t>争议解决</w:t>
      </w:r>
      <w:r w:rsidR="007A5A16" w:rsidRPr="005D35E7">
        <w:rPr>
          <w:rFonts w:cs="Times New Roman"/>
          <w:sz w:val="18"/>
          <w:szCs w:val="18"/>
        </w:rPr>
        <w:t>和管辖法律</w:t>
      </w:r>
    </w:p>
    <w:p w14:paraId="608F90DC" w14:textId="339F0B10" w:rsidR="008A2A43" w:rsidRPr="005D35E7" w:rsidRDefault="008A2A43" w:rsidP="00F812C1">
      <w:pPr>
        <w:pStyle w:val="afe"/>
        <w:adjustRightInd w:val="0"/>
        <w:snapToGrid w:val="0"/>
        <w:spacing w:line="240" w:lineRule="auto"/>
        <w:ind w:firstLineChars="0" w:firstLine="0"/>
        <w:contextualSpacing/>
        <w:jc w:val="both"/>
        <w:rPr>
          <w:rFonts w:cs="Times New Roman"/>
          <w:bCs/>
          <w:caps w:val="0"/>
          <w:sz w:val="18"/>
          <w:szCs w:val="18"/>
        </w:rPr>
      </w:pPr>
      <w:r w:rsidRPr="005D35E7">
        <w:rPr>
          <w:rFonts w:cs="Times New Roman"/>
          <w:bCs/>
          <w:caps w:val="0"/>
          <w:sz w:val="18"/>
          <w:szCs w:val="18"/>
          <w:highlight w:val="yellow"/>
        </w:rPr>
        <w:t>诉讼解决：</w:t>
      </w:r>
    </w:p>
    <w:p w14:paraId="77782C25" w14:textId="7344F7F5" w:rsidR="008A2A43" w:rsidRPr="005D35E7" w:rsidRDefault="008A2A43" w:rsidP="00F812C1">
      <w:pPr>
        <w:pStyle w:val="afe"/>
        <w:adjustRightInd w:val="0"/>
        <w:snapToGrid w:val="0"/>
        <w:spacing w:beforeLines="50" w:before="120" w:line="240" w:lineRule="auto"/>
        <w:ind w:firstLineChars="0" w:firstLine="0"/>
        <w:contextualSpacing/>
        <w:jc w:val="both"/>
        <w:rPr>
          <w:rFonts w:cs="Times New Roman"/>
          <w:b w:val="0"/>
          <w:bCs/>
          <w:caps w:val="0"/>
          <w:sz w:val="18"/>
          <w:szCs w:val="18"/>
        </w:rPr>
      </w:pPr>
      <w:r w:rsidRPr="005D35E7">
        <w:rPr>
          <w:rFonts w:cs="Times New Roman"/>
          <w:b w:val="0"/>
          <w:bCs/>
          <w:caps w:val="0"/>
          <w:sz w:val="18"/>
          <w:szCs w:val="18"/>
        </w:rPr>
        <w:t>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the Primary People’s Court of Pudong New District of Shanghai.</w:t>
      </w:r>
    </w:p>
    <w:p w14:paraId="37E969AA" w14:textId="02A54F48" w:rsidR="008C38D8" w:rsidRPr="005D35E7" w:rsidRDefault="008C38D8" w:rsidP="00F812C1">
      <w:pPr>
        <w:pStyle w:val="afe"/>
        <w:adjustRightInd w:val="0"/>
        <w:snapToGrid w:val="0"/>
        <w:spacing w:beforeLines="50" w:before="120" w:line="240" w:lineRule="auto"/>
        <w:ind w:firstLineChars="0" w:firstLine="0"/>
        <w:contextualSpacing/>
        <w:jc w:val="both"/>
        <w:rPr>
          <w:rFonts w:cs="Times New Roman"/>
          <w:b w:val="0"/>
          <w:bCs/>
          <w:caps w:val="0"/>
          <w:sz w:val="18"/>
          <w:szCs w:val="18"/>
        </w:rPr>
      </w:pPr>
      <w:r w:rsidRPr="005D35E7">
        <w:rPr>
          <w:rFonts w:cs="Times New Roman"/>
          <w:b w:val="0"/>
          <w:bCs/>
          <w:caps w:val="0"/>
          <w:sz w:val="18"/>
          <w:szCs w:val="18"/>
        </w:rPr>
        <w:t>双方应通过友好协商解决双方在合同执行过程中产生的或与合同有关的所有纠纷，包括任何非合同责任。如果协商仍未能达成一致，则任何一方均可向上海市浦东新区人民法院提起诉讼。</w:t>
      </w:r>
    </w:p>
    <w:p w14:paraId="10877BBF" w14:textId="2417B966" w:rsidR="008C38D8" w:rsidRPr="005D35E7" w:rsidRDefault="008C38D8" w:rsidP="00F812C1">
      <w:pPr>
        <w:pStyle w:val="afe"/>
        <w:adjustRightInd w:val="0"/>
        <w:snapToGrid w:val="0"/>
        <w:spacing w:beforeLines="50" w:before="120" w:line="240" w:lineRule="auto"/>
        <w:ind w:firstLineChars="0" w:firstLine="0"/>
        <w:contextualSpacing/>
        <w:jc w:val="both"/>
        <w:rPr>
          <w:rFonts w:cs="Times New Roman"/>
          <w:bCs/>
          <w:caps w:val="0"/>
          <w:sz w:val="18"/>
          <w:szCs w:val="18"/>
        </w:rPr>
      </w:pPr>
      <w:r w:rsidRPr="005D35E7">
        <w:rPr>
          <w:rFonts w:cs="Times New Roman"/>
          <w:bCs/>
          <w:caps w:val="0"/>
          <w:sz w:val="18"/>
          <w:szCs w:val="18"/>
          <w:highlight w:val="yellow"/>
        </w:rPr>
        <w:t>仲裁解决：</w:t>
      </w:r>
    </w:p>
    <w:p w14:paraId="656FBC15" w14:textId="31E7E4E3" w:rsidR="00D93172" w:rsidRPr="005D35E7" w:rsidRDefault="007A5A16" w:rsidP="00F812C1">
      <w:pPr>
        <w:pStyle w:val="BodyTextIndent21"/>
        <w:snapToGrid w:val="0"/>
        <w:spacing w:beforeLines="50" w:before="120"/>
        <w:ind w:left="0" w:firstLine="0"/>
        <w:contextualSpacing/>
        <w:rPr>
          <w:rFonts w:ascii="Times New Roman" w:hAnsi="Times New Roman"/>
          <w:bCs/>
          <w:sz w:val="18"/>
          <w:szCs w:val="18"/>
        </w:rPr>
      </w:pPr>
      <w:r w:rsidRPr="005D35E7">
        <w:rPr>
          <w:rFonts w:ascii="Times New Roman" w:hAnsi="Times New Roman"/>
          <w:b/>
          <w:bCs/>
          <w:caps/>
          <w:sz w:val="18"/>
          <w:szCs w:val="18"/>
        </w:rPr>
        <w:t xml:space="preserve">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arbitration under the rules of the </w:t>
      </w:r>
      <w:r w:rsidR="008C38D8" w:rsidRPr="005D35E7">
        <w:rPr>
          <w:rFonts w:ascii="Times New Roman" w:hAnsi="Times New Roman"/>
          <w:b/>
          <w:bCs/>
          <w:caps/>
          <w:sz w:val="18"/>
          <w:szCs w:val="18"/>
          <w:highlight w:val="yellow"/>
        </w:rPr>
        <w:t>Shanghai International Economic and Trade Arbitration Commission (Shanghai International Arbitration Center, “SHIAC”)</w:t>
      </w:r>
      <w:r w:rsidR="00F812C1" w:rsidRPr="005D35E7">
        <w:rPr>
          <w:rFonts w:ascii="Times New Roman" w:hAnsi="Times New Roman"/>
          <w:b/>
          <w:bCs/>
          <w:caps/>
          <w:sz w:val="18"/>
          <w:szCs w:val="18"/>
        </w:rPr>
        <w:t xml:space="preserve"> FOR</w:t>
      </w:r>
      <w:r w:rsidRPr="005D35E7">
        <w:rPr>
          <w:rFonts w:ascii="Times New Roman" w:hAnsi="Times New Roman"/>
          <w:b/>
          <w:bCs/>
          <w:caps/>
          <w:sz w:val="18"/>
          <w:szCs w:val="18"/>
        </w:rPr>
        <w:t xml:space="preserve"> resolution.</w:t>
      </w:r>
    </w:p>
    <w:p w14:paraId="0A8F652C" w14:textId="459C4C6F" w:rsidR="00D93172" w:rsidRPr="005D35E7" w:rsidRDefault="007A5A16" w:rsidP="00F812C1">
      <w:pPr>
        <w:pStyle w:val="afe"/>
        <w:adjustRightInd w:val="0"/>
        <w:snapToGrid w:val="0"/>
        <w:spacing w:beforeLines="50" w:before="120" w:line="240" w:lineRule="auto"/>
        <w:ind w:firstLineChars="0" w:firstLine="0"/>
        <w:contextualSpacing/>
        <w:jc w:val="both"/>
        <w:rPr>
          <w:rFonts w:cs="Times New Roman"/>
          <w:bCs/>
          <w:sz w:val="18"/>
          <w:szCs w:val="18"/>
        </w:rPr>
      </w:pPr>
      <w:r w:rsidRPr="005D35E7">
        <w:rPr>
          <w:rFonts w:cs="Times New Roman"/>
          <w:b w:val="0"/>
          <w:bCs/>
          <w:caps w:val="0"/>
          <w:sz w:val="18"/>
          <w:szCs w:val="18"/>
        </w:rPr>
        <w:t>双方应通过友好协商解决双方在合同执行</w:t>
      </w:r>
      <w:r w:rsidR="003B4F10" w:rsidRPr="005D35E7">
        <w:rPr>
          <w:rFonts w:cs="Times New Roman"/>
          <w:b w:val="0"/>
          <w:bCs/>
          <w:caps w:val="0"/>
          <w:sz w:val="18"/>
          <w:szCs w:val="18"/>
        </w:rPr>
        <w:t>过程中产生的</w:t>
      </w:r>
      <w:r w:rsidRPr="005D35E7">
        <w:rPr>
          <w:rFonts w:cs="Times New Roman"/>
          <w:b w:val="0"/>
          <w:bCs/>
          <w:caps w:val="0"/>
          <w:sz w:val="18"/>
          <w:szCs w:val="18"/>
        </w:rPr>
        <w:t>或与合同有关的所有纠纷</w:t>
      </w:r>
      <w:r w:rsidR="003B4F10" w:rsidRPr="005D35E7">
        <w:rPr>
          <w:rFonts w:cs="Times New Roman"/>
          <w:b w:val="0"/>
          <w:bCs/>
          <w:caps w:val="0"/>
          <w:sz w:val="18"/>
          <w:szCs w:val="18"/>
        </w:rPr>
        <w:t>，包括任何非合同责任</w:t>
      </w:r>
      <w:r w:rsidRPr="005D35E7">
        <w:rPr>
          <w:rFonts w:cs="Times New Roman"/>
          <w:b w:val="0"/>
          <w:bCs/>
          <w:caps w:val="0"/>
          <w:sz w:val="18"/>
          <w:szCs w:val="18"/>
        </w:rPr>
        <w:t>。如果协商仍未能达成一致，则任何一方均可根据</w:t>
      </w:r>
      <w:r w:rsidR="008C38D8" w:rsidRPr="005D35E7">
        <w:rPr>
          <w:rFonts w:cs="Times New Roman"/>
          <w:b w:val="0"/>
          <w:bCs/>
          <w:caps w:val="0"/>
          <w:sz w:val="18"/>
          <w:szCs w:val="18"/>
          <w:highlight w:val="yellow"/>
        </w:rPr>
        <w:t>上海国际经济贸易仲裁委员会</w:t>
      </w:r>
      <w:r w:rsidRPr="005D35E7">
        <w:rPr>
          <w:rFonts w:cs="Times New Roman"/>
          <w:b w:val="0"/>
          <w:bCs/>
          <w:caps w:val="0"/>
          <w:sz w:val="18"/>
          <w:szCs w:val="18"/>
          <w:highlight w:val="yellow"/>
        </w:rPr>
        <w:t>（</w:t>
      </w:r>
      <w:r w:rsidR="008C38D8" w:rsidRPr="005D35E7">
        <w:rPr>
          <w:rFonts w:cs="Times New Roman"/>
          <w:b w:val="0"/>
          <w:bCs/>
          <w:caps w:val="0"/>
          <w:sz w:val="18"/>
          <w:szCs w:val="18"/>
          <w:highlight w:val="yellow"/>
        </w:rPr>
        <w:t>上海国际仲裁中心</w:t>
      </w:r>
      <w:r w:rsidR="008C38D8" w:rsidRPr="005D35E7">
        <w:rPr>
          <w:rFonts w:cs="Times New Roman"/>
          <w:b w:val="0"/>
          <w:bCs/>
          <w:caps w:val="0"/>
          <w:sz w:val="18"/>
          <w:szCs w:val="18"/>
          <w:highlight w:val="yellow"/>
        </w:rPr>
        <w:t>“SHIAC</w:t>
      </w:r>
      <w:r w:rsidRPr="005D35E7">
        <w:rPr>
          <w:rFonts w:cs="Times New Roman"/>
          <w:b w:val="0"/>
          <w:bCs/>
          <w:caps w:val="0"/>
          <w:sz w:val="18"/>
          <w:szCs w:val="18"/>
          <w:highlight w:val="yellow"/>
        </w:rPr>
        <w:t>”</w:t>
      </w:r>
      <w:r w:rsidRPr="005D35E7">
        <w:rPr>
          <w:rFonts w:cs="Times New Roman"/>
          <w:b w:val="0"/>
          <w:bCs/>
          <w:caps w:val="0"/>
          <w:sz w:val="18"/>
          <w:szCs w:val="18"/>
          <w:highlight w:val="yellow"/>
        </w:rPr>
        <w:t>）</w:t>
      </w:r>
      <w:r w:rsidRPr="005D35E7">
        <w:rPr>
          <w:rFonts w:cs="Times New Roman"/>
          <w:b w:val="0"/>
          <w:bCs/>
          <w:caps w:val="0"/>
          <w:sz w:val="18"/>
          <w:szCs w:val="18"/>
        </w:rPr>
        <w:t>的规则将争议提交仲裁解决。</w:t>
      </w:r>
    </w:p>
    <w:p w14:paraId="02DDB4D0" w14:textId="6C461ACC" w:rsidR="003119AE" w:rsidRPr="005D35E7" w:rsidRDefault="007A5A16" w:rsidP="00F812C1">
      <w:pPr>
        <w:pStyle w:val="BodyTextIndent21"/>
        <w:numPr>
          <w:ilvl w:val="1"/>
          <w:numId w:val="46"/>
        </w:numPr>
        <w:snapToGrid w:val="0"/>
        <w:spacing w:beforeLines="50" w:before="120"/>
        <w:ind w:leftChars="-1" w:left="-1" w:hanging="1"/>
        <w:contextualSpacing/>
        <w:rPr>
          <w:rFonts w:ascii="Times New Roman" w:hAnsi="Times New Roman"/>
          <w:sz w:val="18"/>
          <w:szCs w:val="18"/>
        </w:rPr>
      </w:pPr>
      <w:r w:rsidRPr="005D35E7">
        <w:rPr>
          <w:rFonts w:ascii="Times New Roman" w:hAnsi="Times New Roman"/>
          <w:sz w:val="18"/>
          <w:szCs w:val="18"/>
        </w:rPr>
        <w:t xml:space="preserve">The arbitration shall take place in </w:t>
      </w:r>
      <w:r w:rsidR="00342B81" w:rsidRPr="005D35E7">
        <w:rPr>
          <w:rFonts w:ascii="Times New Roman" w:hAnsi="Times New Roman"/>
          <w:sz w:val="18"/>
          <w:szCs w:val="18"/>
        </w:rPr>
        <w:t>Shanghai</w:t>
      </w:r>
      <w:r w:rsidRPr="005D35E7">
        <w:rPr>
          <w:rFonts w:ascii="Times New Roman" w:hAnsi="Times New Roman"/>
          <w:sz w:val="18"/>
          <w:szCs w:val="18"/>
        </w:rPr>
        <w:t xml:space="preserve">. The arbitration tribunal shall consist of three (3) arbitrators. Each PARTY shall nominate an arbitrator and the arbitrators so nominated shall nominate the third arbitrator who shall act as the chairman of the tribunal. The </w:t>
      </w:r>
      <w:bookmarkStart w:id="87" w:name="OLE_LINK25"/>
      <w:r w:rsidRPr="005D35E7">
        <w:rPr>
          <w:rFonts w:ascii="Times New Roman" w:hAnsi="Times New Roman"/>
          <w:sz w:val="18"/>
          <w:szCs w:val="18"/>
        </w:rPr>
        <w:t>arbitration</w:t>
      </w:r>
      <w:bookmarkEnd w:id="87"/>
      <w:r w:rsidRPr="005D35E7">
        <w:rPr>
          <w:rFonts w:ascii="Times New Roman" w:hAnsi="Times New Roman"/>
          <w:sz w:val="18"/>
          <w:szCs w:val="18"/>
        </w:rPr>
        <w:t xml:space="preserve"> language including documents shall be in English.</w:t>
      </w:r>
    </w:p>
    <w:p w14:paraId="51EE4697" w14:textId="7C6121F5" w:rsidR="00D93172" w:rsidRPr="005D35E7" w:rsidRDefault="007A5A16" w:rsidP="00F812C1">
      <w:pPr>
        <w:pStyle w:val="BodyTextIndent21"/>
        <w:snapToGrid w:val="0"/>
        <w:spacing w:beforeLines="50" w:before="120"/>
        <w:ind w:left="0" w:firstLine="0"/>
        <w:contextualSpacing/>
        <w:rPr>
          <w:rFonts w:ascii="Times New Roman" w:hAnsi="Times New Roman"/>
          <w:bCs/>
          <w:sz w:val="18"/>
          <w:szCs w:val="18"/>
        </w:rPr>
      </w:pPr>
      <w:r w:rsidRPr="005D35E7">
        <w:rPr>
          <w:rFonts w:ascii="Times New Roman" w:hAnsi="Times New Roman"/>
          <w:bCs/>
          <w:sz w:val="18"/>
          <w:szCs w:val="18"/>
        </w:rPr>
        <w:t>仲裁将在</w:t>
      </w:r>
      <w:r w:rsidR="00342B81" w:rsidRPr="005D35E7">
        <w:rPr>
          <w:rFonts w:ascii="Times New Roman" w:hAnsi="Times New Roman"/>
          <w:bCs/>
          <w:sz w:val="18"/>
          <w:szCs w:val="18"/>
          <w:highlight w:val="yellow"/>
        </w:rPr>
        <w:t>上海</w:t>
      </w:r>
      <w:r w:rsidRPr="005D35E7">
        <w:rPr>
          <w:rFonts w:ascii="Times New Roman" w:hAnsi="Times New Roman"/>
          <w:bCs/>
          <w:sz w:val="18"/>
          <w:szCs w:val="18"/>
        </w:rPr>
        <w:t>进行。仲裁委员会由三人组成，双方各指定一名仲裁员，并由这两名仲裁员指定第三名仲裁员，作为仲裁委员会主席。仲裁语言，包括资料应为英文。</w:t>
      </w:r>
    </w:p>
    <w:p w14:paraId="2C8B0E70" w14:textId="4EFDC12F" w:rsidR="003B4F10" w:rsidRPr="005D35E7" w:rsidRDefault="007A5A16" w:rsidP="00F812C1">
      <w:pPr>
        <w:pStyle w:val="BodyTextIndent21"/>
        <w:numPr>
          <w:ilvl w:val="1"/>
          <w:numId w:val="4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The arbitration award shall be accepted by both parties as final and binding on both PARTIES and both PARTIES will not object to enforcement in any court.</w:t>
      </w:r>
    </w:p>
    <w:p w14:paraId="332EC33C"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仲裁结果是最终的，对双方都有约束力。双方应遵照执行。</w:t>
      </w:r>
    </w:p>
    <w:p w14:paraId="2B5C3223" w14:textId="77E90847" w:rsidR="003B4F10" w:rsidRPr="005D35E7" w:rsidRDefault="007A5A16" w:rsidP="00F812C1">
      <w:pPr>
        <w:pStyle w:val="BodyTextIndent21"/>
        <w:numPr>
          <w:ilvl w:val="1"/>
          <w:numId w:val="4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In the course of arbitration, the CONTRACT shall be executed continuously by both PARTIES except as otherwise determined under such arbitration.</w:t>
      </w:r>
    </w:p>
    <w:p w14:paraId="5F485BF1"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仲裁期间双方应继续履行合同，与仲裁有关的部分除外。</w:t>
      </w:r>
    </w:p>
    <w:p w14:paraId="75FC16DF" w14:textId="01F43158" w:rsidR="00D93172" w:rsidRPr="005D35E7" w:rsidRDefault="007A5A16" w:rsidP="00F812C1">
      <w:pPr>
        <w:pStyle w:val="BodyTextIndent21"/>
        <w:numPr>
          <w:ilvl w:val="1"/>
          <w:numId w:val="4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CONTRACT will be governed and construed by the </w:t>
      </w:r>
      <w:r w:rsidRPr="005D35E7">
        <w:rPr>
          <w:rFonts w:ascii="Times New Roman" w:hAnsi="Times New Roman"/>
          <w:sz w:val="18"/>
          <w:szCs w:val="18"/>
          <w:highlight w:val="yellow"/>
        </w:rPr>
        <w:t xml:space="preserve">laws of </w:t>
      </w:r>
      <w:r w:rsidR="008A2A43" w:rsidRPr="005D35E7">
        <w:rPr>
          <w:rFonts w:ascii="Times New Roman" w:hAnsi="Times New Roman"/>
          <w:sz w:val="18"/>
          <w:szCs w:val="18"/>
          <w:highlight w:val="yellow"/>
        </w:rPr>
        <w:t>People’s Republic of China</w:t>
      </w:r>
      <w:r w:rsidRPr="005D35E7">
        <w:rPr>
          <w:rFonts w:ascii="Times New Roman" w:hAnsi="Times New Roman"/>
          <w:sz w:val="18"/>
          <w:szCs w:val="18"/>
        </w:rPr>
        <w:t xml:space="preserve"> excluding conflict rules and choice of law principles.</w:t>
      </w:r>
    </w:p>
    <w:p w14:paraId="63065F8C" w14:textId="192BB9EE"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本合同受</w:t>
      </w:r>
      <w:r w:rsidR="008A2A43" w:rsidRPr="005D35E7">
        <w:rPr>
          <w:rFonts w:ascii="Times New Roman" w:hAnsi="Times New Roman"/>
          <w:sz w:val="18"/>
          <w:szCs w:val="18"/>
          <w:highlight w:val="yellow"/>
        </w:rPr>
        <w:t>中华人民共和国</w:t>
      </w:r>
      <w:r w:rsidRPr="005D35E7">
        <w:rPr>
          <w:rFonts w:ascii="Times New Roman" w:hAnsi="Times New Roman"/>
          <w:sz w:val="18"/>
          <w:szCs w:val="18"/>
          <w:highlight w:val="yellow"/>
        </w:rPr>
        <w:t>法律</w:t>
      </w:r>
      <w:r w:rsidRPr="005D35E7">
        <w:rPr>
          <w:rFonts w:ascii="Times New Roman" w:hAnsi="Times New Roman"/>
          <w:sz w:val="18"/>
          <w:szCs w:val="18"/>
        </w:rPr>
        <w:t>管辖和解释，不包括冲突规范（国际法律适用规范）和法律选择规则。</w:t>
      </w:r>
    </w:p>
    <w:p w14:paraId="648D0A1A" w14:textId="7993B4E2" w:rsidR="00153012" w:rsidRPr="005D35E7" w:rsidRDefault="005778C3" w:rsidP="00F812C1">
      <w:pPr>
        <w:pStyle w:val="BodyTextIndent21"/>
        <w:numPr>
          <w:ilvl w:val="1"/>
          <w:numId w:val="4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In the event of any dispute whatsoever, </w:t>
      </w:r>
      <w:r w:rsidR="00883462" w:rsidRPr="005D35E7">
        <w:rPr>
          <w:rFonts w:ascii="Times New Roman" w:hAnsi="Times New Roman"/>
          <w:sz w:val="18"/>
          <w:szCs w:val="18"/>
        </w:rPr>
        <w:t xml:space="preserve">SELLER </w:t>
      </w:r>
      <w:r w:rsidRPr="005D35E7">
        <w:rPr>
          <w:rFonts w:ascii="Times New Roman" w:hAnsi="Times New Roman"/>
          <w:sz w:val="18"/>
          <w:szCs w:val="18"/>
        </w:rPr>
        <w:t xml:space="preserve">shall not suspend or stop any supply or commissioning work, and shall continue to perform its obligation under this </w:t>
      </w:r>
      <w:r w:rsidR="00883462" w:rsidRPr="005D35E7">
        <w:rPr>
          <w:rFonts w:ascii="Times New Roman" w:hAnsi="Times New Roman"/>
          <w:sz w:val="18"/>
          <w:szCs w:val="18"/>
        </w:rPr>
        <w:t xml:space="preserve">CONTRACT </w:t>
      </w:r>
      <w:r w:rsidRPr="005D35E7">
        <w:rPr>
          <w:rFonts w:ascii="Times New Roman" w:hAnsi="Times New Roman"/>
          <w:sz w:val="18"/>
          <w:szCs w:val="18"/>
        </w:rPr>
        <w:t xml:space="preserve">until completion or until the matter is finally determined under the dispute resolution provided in this </w:t>
      </w:r>
      <w:r w:rsidR="00883462" w:rsidRPr="005D35E7">
        <w:rPr>
          <w:rFonts w:ascii="Times New Roman" w:hAnsi="Times New Roman"/>
          <w:sz w:val="18"/>
          <w:szCs w:val="18"/>
        </w:rPr>
        <w:t>CONTRACT</w:t>
      </w:r>
      <w:r w:rsidRPr="005D35E7">
        <w:rPr>
          <w:rFonts w:ascii="Times New Roman" w:hAnsi="Times New Roman"/>
          <w:sz w:val="18"/>
          <w:szCs w:val="18"/>
        </w:rPr>
        <w:t xml:space="preserve">. Breach of this </w:t>
      </w:r>
      <w:r w:rsidR="003B4F10" w:rsidRPr="005D35E7">
        <w:rPr>
          <w:rFonts w:ascii="Times New Roman" w:hAnsi="Times New Roman"/>
          <w:sz w:val="18"/>
          <w:szCs w:val="18"/>
        </w:rPr>
        <w:t>A</w:t>
      </w:r>
      <w:r w:rsidRPr="005D35E7">
        <w:rPr>
          <w:rFonts w:ascii="Times New Roman" w:hAnsi="Times New Roman"/>
          <w:sz w:val="18"/>
          <w:szCs w:val="18"/>
        </w:rPr>
        <w:t>rticle shall be deemed</w:t>
      </w:r>
      <w:r w:rsidR="00B104F8" w:rsidRPr="005D35E7">
        <w:rPr>
          <w:rFonts w:ascii="Times New Roman" w:hAnsi="Times New Roman"/>
          <w:sz w:val="18"/>
          <w:szCs w:val="18"/>
        </w:rPr>
        <w:t xml:space="preserve"> </w:t>
      </w:r>
      <w:r w:rsidRPr="005D35E7">
        <w:rPr>
          <w:rFonts w:ascii="Times New Roman" w:hAnsi="Times New Roman"/>
          <w:sz w:val="18"/>
          <w:szCs w:val="18"/>
        </w:rPr>
        <w:t>a material breach.</w:t>
      </w:r>
    </w:p>
    <w:p w14:paraId="46EDAB4C" w14:textId="14ADCC17" w:rsidR="00D93172" w:rsidRPr="005D35E7" w:rsidRDefault="00CC06E8" w:rsidP="00F812C1">
      <w:pPr>
        <w:pStyle w:val="BodyTextIndent21"/>
        <w:snapToGrid w:val="0"/>
        <w:spacing w:beforeLines="50" w:before="120"/>
        <w:ind w:left="0" w:firstLine="0"/>
        <w:contextualSpacing/>
        <w:rPr>
          <w:rFonts w:ascii="Times New Roman" w:hAnsi="Times New Roman"/>
          <w:b/>
          <w:bCs/>
          <w:sz w:val="18"/>
          <w:szCs w:val="18"/>
        </w:rPr>
      </w:pPr>
      <w:r w:rsidRPr="005D35E7">
        <w:rPr>
          <w:rFonts w:ascii="Times New Roman" w:hAnsi="Times New Roman"/>
          <w:sz w:val="18"/>
          <w:szCs w:val="18"/>
        </w:rPr>
        <w:t>在发生任何争议的情况下，卖方不得暂停或停止任何供货或试运行工作，并应继续履行其在本合同项下的义务，直至完工或根据本合同规定的争议解决方式对该事项做出最终裁决。违反本条款应被视为重大违约。</w:t>
      </w:r>
    </w:p>
    <w:p w14:paraId="576D6ABF" w14:textId="328F4766" w:rsidR="003059AD" w:rsidRPr="005D35E7" w:rsidRDefault="003059AD" w:rsidP="00F812C1">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sz w:val="18"/>
          <w:szCs w:val="18"/>
        </w:rPr>
      </w:pPr>
      <w:bookmarkStart w:id="88" w:name="_Hlk114576983"/>
      <w:r w:rsidRPr="005D35E7">
        <w:rPr>
          <w:rFonts w:cs="Times New Roman"/>
          <w:sz w:val="18"/>
          <w:szCs w:val="18"/>
        </w:rPr>
        <w:t>EXPORT CONTROLS</w:t>
      </w:r>
      <w:r w:rsidR="00FE10D2" w:rsidRPr="005D35E7">
        <w:rPr>
          <w:rFonts w:cs="Times New Roman"/>
          <w:sz w:val="18"/>
          <w:szCs w:val="18"/>
        </w:rPr>
        <w:t xml:space="preserve"> </w:t>
      </w:r>
      <w:r w:rsidRPr="005D35E7">
        <w:rPr>
          <w:rFonts w:cs="Times New Roman"/>
          <w:sz w:val="18"/>
          <w:szCs w:val="18"/>
        </w:rPr>
        <w:t>出口管制</w:t>
      </w:r>
    </w:p>
    <w:p w14:paraId="121543C0" w14:textId="5CF00A28" w:rsidR="001E78A7" w:rsidRPr="005D35E7" w:rsidRDefault="001E78A7" w:rsidP="00F812C1">
      <w:pPr>
        <w:adjustRightInd w:val="0"/>
        <w:snapToGrid w:val="0"/>
        <w:spacing w:beforeLines="50" w:before="120"/>
        <w:contextualSpacing/>
        <w:jc w:val="both"/>
        <w:rPr>
          <w:sz w:val="18"/>
          <w:szCs w:val="18"/>
          <w:lang w:eastAsia="zh-CN"/>
        </w:rPr>
      </w:pPr>
      <w:r w:rsidRPr="005D35E7">
        <w:rPr>
          <w:sz w:val="18"/>
          <w:szCs w:val="18"/>
          <w:lang w:eastAsia="zh-CN"/>
        </w:rPr>
        <w:t>In the event that the G</w:t>
      </w:r>
      <w:r w:rsidR="00D37605" w:rsidRPr="005D35E7">
        <w:rPr>
          <w:sz w:val="18"/>
          <w:szCs w:val="18"/>
          <w:lang w:eastAsia="zh-CN"/>
        </w:rPr>
        <w:t>OODS</w:t>
      </w:r>
      <w:r w:rsidRPr="005D35E7">
        <w:rPr>
          <w:sz w:val="18"/>
          <w:szCs w:val="18"/>
          <w:lang w:eastAsia="zh-CN"/>
        </w:rPr>
        <w:t xml:space="preserve"> or any portion thereof are being exported from the United States</w:t>
      </w:r>
      <w:r w:rsidR="002966FD" w:rsidRPr="005D35E7">
        <w:rPr>
          <w:sz w:val="18"/>
          <w:szCs w:val="18"/>
          <w:lang w:eastAsia="zh-CN"/>
        </w:rPr>
        <w:t>,</w:t>
      </w:r>
      <w:r w:rsidRPr="005D35E7">
        <w:rPr>
          <w:sz w:val="18"/>
          <w:szCs w:val="18"/>
          <w:lang w:eastAsia="zh-CN"/>
        </w:rPr>
        <w:t xml:space="preserve"> EU states, </w:t>
      </w:r>
      <w:r w:rsidR="001E4666" w:rsidRPr="005D35E7">
        <w:rPr>
          <w:sz w:val="18"/>
          <w:szCs w:val="18"/>
          <w:lang w:eastAsia="zh-CN"/>
        </w:rPr>
        <w:t xml:space="preserve">the </w:t>
      </w:r>
      <w:r w:rsidR="002966FD" w:rsidRPr="005D35E7">
        <w:rPr>
          <w:sz w:val="18"/>
          <w:szCs w:val="18"/>
          <w:lang w:eastAsia="zh-CN"/>
        </w:rPr>
        <w:t>U</w:t>
      </w:r>
      <w:r w:rsidR="001E4666" w:rsidRPr="005D35E7">
        <w:rPr>
          <w:sz w:val="18"/>
          <w:szCs w:val="18"/>
          <w:lang w:eastAsia="zh-CN"/>
        </w:rPr>
        <w:t>nited Kingdom</w:t>
      </w:r>
      <w:r w:rsidR="003016B8" w:rsidRPr="005D35E7">
        <w:rPr>
          <w:sz w:val="18"/>
          <w:szCs w:val="18"/>
          <w:lang w:eastAsia="zh-CN"/>
        </w:rPr>
        <w:t xml:space="preserve"> or any other countries with export control</w:t>
      </w:r>
      <w:r w:rsidR="002966FD" w:rsidRPr="005D35E7">
        <w:rPr>
          <w:sz w:val="18"/>
          <w:szCs w:val="18"/>
          <w:lang w:eastAsia="zh-CN"/>
        </w:rPr>
        <w:t xml:space="preserve">, </w:t>
      </w:r>
      <w:r w:rsidRPr="005D35E7">
        <w:rPr>
          <w:sz w:val="18"/>
          <w:szCs w:val="18"/>
          <w:lang w:eastAsia="zh-CN"/>
        </w:rPr>
        <w:t xml:space="preserve">then SELLER shall be responsible for determining all export licensing requirements and obtaining all necessary export licenses and authorizations as required by the laws of </w:t>
      </w:r>
      <w:r w:rsidR="003016B8" w:rsidRPr="005D35E7">
        <w:rPr>
          <w:sz w:val="18"/>
          <w:szCs w:val="18"/>
          <w:lang w:eastAsia="zh-CN"/>
        </w:rPr>
        <w:t>the respective country</w:t>
      </w:r>
      <w:r w:rsidRPr="005D35E7">
        <w:rPr>
          <w:sz w:val="18"/>
          <w:szCs w:val="18"/>
          <w:lang w:eastAsia="zh-CN"/>
        </w:rPr>
        <w:t xml:space="preserve">, including, but not limited to, </w:t>
      </w:r>
      <w:r w:rsidR="003016B8" w:rsidRPr="005D35E7">
        <w:rPr>
          <w:sz w:val="18"/>
          <w:szCs w:val="18"/>
          <w:lang w:eastAsia="zh-CN"/>
        </w:rPr>
        <w:t xml:space="preserve">the </w:t>
      </w:r>
      <w:r w:rsidRPr="005D35E7">
        <w:rPr>
          <w:sz w:val="18"/>
          <w:szCs w:val="18"/>
          <w:lang w:eastAsia="zh-CN"/>
        </w:rPr>
        <w:t xml:space="preserve">United States Department of Defense, </w:t>
      </w:r>
      <w:r w:rsidR="001E4666" w:rsidRPr="005D35E7">
        <w:rPr>
          <w:sz w:val="18"/>
          <w:szCs w:val="18"/>
          <w:lang w:eastAsia="zh-CN"/>
        </w:rPr>
        <w:t xml:space="preserve">the United States Department of Commerce, </w:t>
      </w:r>
      <w:r w:rsidRPr="005D35E7">
        <w:rPr>
          <w:sz w:val="18"/>
          <w:szCs w:val="18"/>
          <w:lang w:eastAsia="zh-CN"/>
        </w:rPr>
        <w:t xml:space="preserve">EU’s UCC program, </w:t>
      </w:r>
      <w:r w:rsidR="001E4666" w:rsidRPr="005D35E7">
        <w:rPr>
          <w:sz w:val="18"/>
          <w:szCs w:val="18"/>
          <w:lang w:eastAsia="zh-CN"/>
        </w:rPr>
        <w:t xml:space="preserve">the Export Control Joint Unit of the United Kingdom </w:t>
      </w:r>
      <w:r w:rsidRPr="005D35E7">
        <w:rPr>
          <w:sz w:val="18"/>
          <w:szCs w:val="18"/>
          <w:lang w:eastAsia="zh-CN"/>
        </w:rPr>
        <w:t>and any other department or agency thereof that imposes and obligations relating to the export of goods, materials or intellectual property, including those of foreign governments (</w:t>
      </w:r>
      <w:proofErr w:type="spellStart"/>
      <w:r w:rsidRPr="005D35E7">
        <w:rPr>
          <w:sz w:val="18"/>
          <w:szCs w:val="18"/>
          <w:lang w:eastAsia="zh-CN"/>
        </w:rPr>
        <w:t>i.e</w:t>
      </w:r>
      <w:proofErr w:type="spellEnd"/>
      <w:r w:rsidRPr="005D35E7">
        <w:rPr>
          <w:sz w:val="18"/>
          <w:szCs w:val="18"/>
          <w:lang w:eastAsia="zh-CN"/>
        </w:rPr>
        <w:t>, non-United States and non-EU countries). In such circumstances, SELLER shall also obtain a United States</w:t>
      </w:r>
      <w:r w:rsidR="001E4666" w:rsidRPr="005D35E7">
        <w:rPr>
          <w:sz w:val="18"/>
          <w:szCs w:val="18"/>
          <w:lang w:eastAsia="zh-CN"/>
        </w:rPr>
        <w:t xml:space="preserve">, </w:t>
      </w:r>
      <w:r w:rsidRPr="005D35E7">
        <w:rPr>
          <w:sz w:val="18"/>
          <w:szCs w:val="18"/>
          <w:lang w:eastAsia="zh-CN"/>
        </w:rPr>
        <w:t>EU countries’</w:t>
      </w:r>
      <w:r w:rsidR="003016B8" w:rsidRPr="005D35E7">
        <w:rPr>
          <w:sz w:val="18"/>
          <w:szCs w:val="18"/>
          <w:lang w:eastAsia="zh-CN"/>
        </w:rPr>
        <w:t xml:space="preserve">, </w:t>
      </w:r>
      <w:r w:rsidR="001E4666" w:rsidRPr="005D35E7">
        <w:rPr>
          <w:sz w:val="18"/>
          <w:szCs w:val="18"/>
          <w:lang w:eastAsia="zh-CN"/>
        </w:rPr>
        <w:t>the United Kingdom</w:t>
      </w:r>
      <w:r w:rsidR="003016B8" w:rsidRPr="005D35E7">
        <w:rPr>
          <w:sz w:val="18"/>
          <w:szCs w:val="18"/>
          <w:lang w:eastAsia="zh-CN"/>
        </w:rPr>
        <w:t xml:space="preserve">’s or any other </w:t>
      </w:r>
      <w:proofErr w:type="spellStart"/>
      <w:r w:rsidR="003016B8" w:rsidRPr="005D35E7">
        <w:rPr>
          <w:sz w:val="18"/>
          <w:szCs w:val="18"/>
          <w:lang w:eastAsia="zh-CN"/>
        </w:rPr>
        <w:t>country’s</w:t>
      </w:r>
      <w:proofErr w:type="spellEnd"/>
      <w:r w:rsidR="003016B8" w:rsidRPr="005D35E7">
        <w:rPr>
          <w:sz w:val="18"/>
          <w:szCs w:val="18"/>
          <w:lang w:eastAsia="zh-CN"/>
        </w:rPr>
        <w:t>, as applicable,</w:t>
      </w:r>
      <w:r w:rsidRPr="005D35E7">
        <w:rPr>
          <w:sz w:val="18"/>
          <w:szCs w:val="18"/>
          <w:lang w:eastAsia="zh-CN"/>
        </w:rPr>
        <w:t xml:space="preserve"> agent or freight forwarder to facilitate the export of any goods, and SELLER shall be solely and exclusively responsible for providing written authorization or power of attorney to its agent or freight forwarder so that SELLER's agent or freight forwarder can act on SELLER's behalf. Copies of the written authorization or power of attorney given by SELLER to SELLER's agent or freight forwarder must be delivered to BUYER as a condition to the transfer of any goods by SELLER to </w:t>
      </w:r>
      <w:r w:rsidRPr="005D35E7">
        <w:rPr>
          <w:sz w:val="18"/>
          <w:szCs w:val="18"/>
          <w:lang w:eastAsia="zh-CN"/>
        </w:rPr>
        <w:lastRenderedPageBreak/>
        <w:t>BUYER or SELLER's agent or freight forwarder. SELLER's agent or freight forwarder shall be listed on all export documents as the Principal Party</w:t>
      </w:r>
      <w:r w:rsidR="0053190C" w:rsidRPr="005D35E7">
        <w:rPr>
          <w:sz w:val="18"/>
          <w:szCs w:val="18"/>
          <w:lang w:eastAsia="zh-CN"/>
        </w:rPr>
        <w:t xml:space="preserve"> (S</w:t>
      </w:r>
      <w:r w:rsidR="00D37605" w:rsidRPr="005D35E7">
        <w:rPr>
          <w:sz w:val="18"/>
          <w:szCs w:val="18"/>
          <w:lang w:eastAsia="zh-CN"/>
        </w:rPr>
        <w:t>ELLER</w:t>
      </w:r>
      <w:r w:rsidR="0053190C" w:rsidRPr="005D35E7">
        <w:rPr>
          <w:sz w:val="18"/>
          <w:szCs w:val="18"/>
          <w:lang w:eastAsia="zh-CN"/>
        </w:rPr>
        <w:t xml:space="preserve"> and B</w:t>
      </w:r>
      <w:r w:rsidR="00D37605" w:rsidRPr="005D35E7">
        <w:rPr>
          <w:sz w:val="18"/>
          <w:szCs w:val="18"/>
          <w:lang w:eastAsia="zh-CN"/>
        </w:rPr>
        <w:t>UYER</w:t>
      </w:r>
      <w:r w:rsidR="0053190C" w:rsidRPr="005D35E7">
        <w:rPr>
          <w:sz w:val="18"/>
          <w:szCs w:val="18"/>
          <w:lang w:eastAsia="zh-CN"/>
        </w:rPr>
        <w:t>)</w:t>
      </w:r>
      <w:r w:rsidRPr="005D35E7">
        <w:rPr>
          <w:sz w:val="18"/>
          <w:szCs w:val="18"/>
          <w:lang w:eastAsia="zh-CN"/>
        </w:rPr>
        <w:t xml:space="preserve"> in Interest and/or Exporter, and SELLER and SELLER's agent or freight forwarder shall assume all responsibility for the proper handling, classification, and exporting of goods sold by SELLER to BUYER. Upon written request from BUYER, SELLER’s agent or freight forwarder, SELLER shall provide all necessary and sufficient technical information to assist BUYER, SELLER's agent or freight forwarder in determining the export classification status of the goods.</w:t>
      </w:r>
    </w:p>
    <w:p w14:paraId="30C505B7" w14:textId="77777777" w:rsidR="00D14EEA" w:rsidRPr="005D35E7" w:rsidRDefault="00A175CA" w:rsidP="00F812C1">
      <w:pPr>
        <w:adjustRightInd w:val="0"/>
        <w:snapToGrid w:val="0"/>
        <w:spacing w:beforeLines="50" w:before="120"/>
        <w:contextualSpacing/>
        <w:jc w:val="both"/>
        <w:rPr>
          <w:color w:val="000000"/>
          <w:sz w:val="18"/>
          <w:szCs w:val="18"/>
          <w:lang w:eastAsia="zh-CN"/>
        </w:rPr>
      </w:pPr>
      <w:r w:rsidRPr="005D35E7">
        <w:rPr>
          <w:color w:val="000000"/>
          <w:sz w:val="18"/>
          <w:szCs w:val="18"/>
          <w:lang w:eastAsia="zh-CN"/>
        </w:rPr>
        <w:t>如果货物或其中的任何部分从美国</w:t>
      </w:r>
      <w:r w:rsidR="001E4666" w:rsidRPr="005D35E7">
        <w:rPr>
          <w:color w:val="000000"/>
          <w:sz w:val="18"/>
          <w:szCs w:val="18"/>
          <w:lang w:eastAsia="zh-CN"/>
        </w:rPr>
        <w:t>、</w:t>
      </w:r>
      <w:r w:rsidRPr="005D35E7">
        <w:rPr>
          <w:color w:val="000000"/>
          <w:sz w:val="18"/>
          <w:szCs w:val="18"/>
          <w:lang w:eastAsia="zh-CN"/>
        </w:rPr>
        <w:t>欧盟国家</w:t>
      </w:r>
      <w:r w:rsidR="003016B8" w:rsidRPr="005D35E7">
        <w:rPr>
          <w:color w:val="000000"/>
          <w:sz w:val="18"/>
          <w:szCs w:val="18"/>
          <w:lang w:eastAsia="zh-CN"/>
        </w:rPr>
        <w:t>、</w:t>
      </w:r>
      <w:r w:rsidR="001E4666" w:rsidRPr="005D35E7">
        <w:rPr>
          <w:color w:val="000000"/>
          <w:sz w:val="18"/>
          <w:szCs w:val="18"/>
          <w:lang w:eastAsia="zh-CN"/>
        </w:rPr>
        <w:t>英国</w:t>
      </w:r>
      <w:r w:rsidR="003016B8" w:rsidRPr="005D35E7">
        <w:rPr>
          <w:color w:val="000000"/>
          <w:sz w:val="18"/>
          <w:szCs w:val="18"/>
          <w:lang w:eastAsia="zh-CN"/>
        </w:rPr>
        <w:t>或任何存在出口管制的国家</w:t>
      </w:r>
      <w:r w:rsidRPr="005D35E7">
        <w:rPr>
          <w:color w:val="000000"/>
          <w:sz w:val="18"/>
          <w:szCs w:val="18"/>
          <w:lang w:eastAsia="zh-CN"/>
        </w:rPr>
        <w:t>出口，则卖方应负责确定所有出口许可要求，并根据</w:t>
      </w:r>
      <w:r w:rsidR="003016B8" w:rsidRPr="005D35E7">
        <w:rPr>
          <w:color w:val="000000"/>
          <w:sz w:val="18"/>
          <w:szCs w:val="18"/>
          <w:lang w:eastAsia="zh-CN"/>
        </w:rPr>
        <w:t>相关国家</w:t>
      </w:r>
      <w:r w:rsidRPr="005D35E7">
        <w:rPr>
          <w:color w:val="000000"/>
          <w:sz w:val="18"/>
          <w:szCs w:val="18"/>
          <w:lang w:eastAsia="zh-CN"/>
        </w:rPr>
        <w:t>法律的</w:t>
      </w:r>
      <w:r w:rsidR="005B57A3" w:rsidRPr="005D35E7">
        <w:rPr>
          <w:color w:val="000000"/>
          <w:sz w:val="18"/>
          <w:szCs w:val="18"/>
          <w:lang w:eastAsia="zh-CN"/>
        </w:rPr>
        <w:t>要求获得所有必要的出口许可和授权，包括但不限于美国国防部、</w:t>
      </w:r>
      <w:r w:rsidR="001E4666" w:rsidRPr="005D35E7">
        <w:rPr>
          <w:color w:val="000000"/>
          <w:sz w:val="18"/>
          <w:szCs w:val="18"/>
          <w:lang w:eastAsia="zh-CN"/>
        </w:rPr>
        <w:t>美国商务部、</w:t>
      </w:r>
      <w:r w:rsidR="005B57A3" w:rsidRPr="005D35E7">
        <w:rPr>
          <w:color w:val="000000"/>
          <w:sz w:val="18"/>
          <w:szCs w:val="18"/>
          <w:lang w:eastAsia="zh-CN"/>
        </w:rPr>
        <w:t>欧盟海关法</w:t>
      </w:r>
      <w:r w:rsidRPr="005D35E7">
        <w:rPr>
          <w:color w:val="000000"/>
          <w:sz w:val="18"/>
          <w:szCs w:val="18"/>
          <w:lang w:eastAsia="zh-CN"/>
        </w:rPr>
        <w:t xml:space="preserve"> </w:t>
      </w:r>
      <w:r w:rsidR="005B57A3" w:rsidRPr="005D35E7">
        <w:rPr>
          <w:color w:val="000000"/>
          <w:sz w:val="18"/>
          <w:szCs w:val="18"/>
          <w:lang w:eastAsia="zh-CN"/>
        </w:rPr>
        <w:t>（</w:t>
      </w:r>
      <w:r w:rsidRPr="005D35E7">
        <w:rPr>
          <w:color w:val="000000"/>
          <w:sz w:val="18"/>
          <w:szCs w:val="18"/>
          <w:lang w:eastAsia="zh-CN"/>
        </w:rPr>
        <w:t>UCC</w:t>
      </w:r>
      <w:r w:rsidR="005B57A3" w:rsidRPr="005D35E7">
        <w:rPr>
          <w:color w:val="000000"/>
          <w:sz w:val="18"/>
          <w:szCs w:val="18"/>
          <w:lang w:eastAsia="zh-CN"/>
        </w:rPr>
        <w:t>）</w:t>
      </w:r>
      <w:r w:rsidR="001E4666" w:rsidRPr="005D35E7">
        <w:rPr>
          <w:color w:val="000000"/>
          <w:sz w:val="18"/>
          <w:szCs w:val="18"/>
          <w:lang w:eastAsia="zh-CN"/>
        </w:rPr>
        <w:t>、英国出口管制机构（</w:t>
      </w:r>
      <w:r w:rsidR="001E4666" w:rsidRPr="005D35E7">
        <w:rPr>
          <w:color w:val="000000"/>
          <w:sz w:val="18"/>
          <w:szCs w:val="18"/>
          <w:lang w:eastAsia="zh-CN"/>
        </w:rPr>
        <w:t>ECO</w:t>
      </w:r>
      <w:r w:rsidR="001E4666" w:rsidRPr="005D35E7">
        <w:rPr>
          <w:color w:val="000000"/>
          <w:sz w:val="18"/>
          <w:szCs w:val="18"/>
          <w:lang w:eastAsia="zh-CN"/>
        </w:rPr>
        <w:t>）</w:t>
      </w:r>
      <w:r w:rsidRPr="005D35E7">
        <w:rPr>
          <w:color w:val="000000"/>
          <w:sz w:val="18"/>
          <w:szCs w:val="18"/>
          <w:lang w:eastAsia="zh-CN"/>
        </w:rPr>
        <w:t>，以及规定了与货物、材料或知识产权出口有关的义务的任何其他部门或机构，包括外国政府（即非美国和非欧盟国家）的部门或机构。在此等情况下，卖方亦应取得美国</w:t>
      </w:r>
      <w:r w:rsidR="001E4666" w:rsidRPr="005D35E7">
        <w:rPr>
          <w:color w:val="000000"/>
          <w:sz w:val="18"/>
          <w:szCs w:val="18"/>
          <w:lang w:eastAsia="zh-CN"/>
        </w:rPr>
        <w:t>、</w:t>
      </w:r>
      <w:r w:rsidRPr="005D35E7">
        <w:rPr>
          <w:color w:val="000000"/>
          <w:sz w:val="18"/>
          <w:szCs w:val="18"/>
          <w:lang w:eastAsia="zh-CN"/>
        </w:rPr>
        <w:t>欧盟国家</w:t>
      </w:r>
      <w:r w:rsidR="003016B8" w:rsidRPr="005D35E7">
        <w:rPr>
          <w:color w:val="000000"/>
          <w:sz w:val="18"/>
          <w:szCs w:val="18"/>
          <w:lang w:eastAsia="zh-CN"/>
        </w:rPr>
        <w:t>、</w:t>
      </w:r>
      <w:r w:rsidR="001E4666" w:rsidRPr="005D35E7">
        <w:rPr>
          <w:color w:val="000000"/>
          <w:sz w:val="18"/>
          <w:szCs w:val="18"/>
          <w:lang w:eastAsia="zh-CN"/>
        </w:rPr>
        <w:t>英国</w:t>
      </w:r>
      <w:r w:rsidR="003016B8" w:rsidRPr="005D35E7">
        <w:rPr>
          <w:color w:val="000000"/>
          <w:sz w:val="18"/>
          <w:szCs w:val="18"/>
          <w:lang w:eastAsia="zh-CN"/>
        </w:rPr>
        <w:t>或相关国家</w:t>
      </w:r>
      <w:r w:rsidRPr="005D35E7">
        <w:rPr>
          <w:color w:val="000000"/>
          <w:sz w:val="18"/>
          <w:szCs w:val="18"/>
          <w:lang w:eastAsia="zh-CN"/>
        </w:rPr>
        <w:t>的代理或货运代理，以促进任何货物的出口，而卖方应全权负责向其代理或货运代理提供书面授权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w:t>
      </w:r>
      <w:r w:rsidRPr="005D35E7">
        <w:rPr>
          <w:color w:val="000000"/>
          <w:sz w:val="18"/>
          <w:szCs w:val="18"/>
          <w:lang w:eastAsia="zh-CN"/>
        </w:rPr>
        <w:t>/</w:t>
      </w:r>
      <w:r w:rsidRPr="005D35E7">
        <w:rPr>
          <w:color w:val="000000"/>
          <w:sz w:val="18"/>
          <w:szCs w:val="18"/>
          <w:lang w:eastAsia="zh-CN"/>
        </w:rPr>
        <w:t>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14:paraId="496411F0" w14:textId="6A4D3B51" w:rsidR="00A175CA" w:rsidRPr="005D35E7" w:rsidRDefault="00D14EEA" w:rsidP="00F812C1">
      <w:pPr>
        <w:adjustRightInd w:val="0"/>
        <w:snapToGrid w:val="0"/>
        <w:spacing w:beforeLines="50" w:before="120"/>
        <w:contextualSpacing/>
        <w:jc w:val="both"/>
        <w:rPr>
          <w:sz w:val="18"/>
          <w:szCs w:val="18"/>
          <w:lang w:eastAsia="zh-CN"/>
        </w:rPr>
      </w:pPr>
      <w:r w:rsidRPr="005D35E7">
        <w:rPr>
          <w:sz w:val="18"/>
          <w:szCs w:val="18"/>
          <w:lang w:eastAsia="zh-CN"/>
        </w:rPr>
        <w:t>Notwithstanding anything to the contrary contained elsewhere herein, SELLER shall be responsible for filing of and obtaining all such export licenses and authorizations for all goods, materials and intellectual property relating to the sale of the goods by SELLER to BUYER GROUP and SELLER shall release, defend, protect, indemnify and hold harmless BUYER GROUP and all of their respective officers, directors, managers, members, employees, agents, contractors, and subcontractors of all tiers from and against any loss, cost, claim, liability, suit, judgment, award or damage (including reasonable attorney's fees) on account of failing to file for and properly obtain all such export licenses and authorizations for all goods, materials, and intellectual property relating to the sale of the GOODS by SELLER to BUYER.</w:t>
      </w:r>
    </w:p>
    <w:p w14:paraId="06B0E71D" w14:textId="0453ACA4" w:rsidR="00A175CA" w:rsidRPr="005D35E7" w:rsidRDefault="00A175CA" w:rsidP="00F812C1">
      <w:pPr>
        <w:adjustRightInd w:val="0"/>
        <w:snapToGrid w:val="0"/>
        <w:spacing w:beforeLines="50" w:before="120"/>
        <w:contextualSpacing/>
        <w:jc w:val="both"/>
        <w:rPr>
          <w:color w:val="000000"/>
          <w:sz w:val="18"/>
          <w:szCs w:val="18"/>
          <w:lang w:eastAsia="zh-CN"/>
        </w:rPr>
      </w:pPr>
      <w:r w:rsidRPr="005D35E7">
        <w:rPr>
          <w:color w:val="000000"/>
          <w:sz w:val="18"/>
          <w:szCs w:val="18"/>
          <w:lang w:eastAsia="zh-CN"/>
        </w:rPr>
        <w:t>卖方应负责就与卖方向买方出售货物有关的所有货物、材料和知识产权提交并获得所有此类出口许可证和授权，并应免除、维护、保护、赔偿买方</w:t>
      </w:r>
      <w:r w:rsidR="003016B8" w:rsidRPr="005D35E7">
        <w:rPr>
          <w:color w:val="000000"/>
          <w:sz w:val="18"/>
          <w:szCs w:val="18"/>
          <w:lang w:eastAsia="zh-CN"/>
        </w:rPr>
        <w:t>集团</w:t>
      </w:r>
      <w:r w:rsidRPr="005D35E7">
        <w:rPr>
          <w:color w:val="000000"/>
          <w:sz w:val="18"/>
          <w:szCs w:val="18"/>
          <w:lang w:eastAsia="zh-CN"/>
        </w:rPr>
        <w:t>及其各自的所有管理人员，并使其免受损害、</w:t>
      </w:r>
      <w:r w:rsidRPr="005D35E7">
        <w:rPr>
          <w:color w:val="000000"/>
          <w:sz w:val="18"/>
          <w:szCs w:val="18"/>
          <w:lang w:eastAsia="zh-CN"/>
        </w:rPr>
        <w:t xml:space="preserve"> </w:t>
      </w:r>
      <w:r w:rsidRPr="005D35E7">
        <w:rPr>
          <w:color w:val="000000"/>
          <w:sz w:val="18"/>
          <w:szCs w:val="18"/>
          <w:lang w:eastAsia="zh-CN"/>
        </w:rPr>
        <w:t>卖方向买方销售货物的所有货物、材料和知识产权的所有出口许可证和授权备案和适当获得，从而导致买方遭受任何损失、费用、索赔、责任、诉讼、判决、裁决或损害（包括合理的律师费），卖方应免除买方的责任，并为其提供保护，使其免受损害。</w:t>
      </w:r>
    </w:p>
    <w:p w14:paraId="0E018877" w14:textId="033B4AB6" w:rsidR="007305CC" w:rsidRPr="005D35E7" w:rsidRDefault="007A5A16" w:rsidP="001012D7">
      <w:pPr>
        <w:pStyle w:val="afe"/>
        <w:numPr>
          <w:ilvl w:val="0"/>
          <w:numId w:val="15"/>
        </w:numPr>
        <w:adjustRightInd w:val="0"/>
        <w:snapToGrid w:val="0"/>
        <w:spacing w:line="240" w:lineRule="auto"/>
        <w:ind w:left="0" w:firstLineChars="0" w:firstLine="0"/>
        <w:contextualSpacing/>
        <w:jc w:val="both"/>
        <w:outlineLvl w:val="0"/>
        <w:rPr>
          <w:rFonts w:cs="Times New Roman"/>
          <w:sz w:val="18"/>
          <w:szCs w:val="18"/>
        </w:rPr>
      </w:pPr>
      <w:r w:rsidRPr="005D35E7">
        <w:rPr>
          <w:rFonts w:cs="Times New Roman"/>
          <w:sz w:val="18"/>
          <w:szCs w:val="18"/>
        </w:rPr>
        <w:t>Compliance</w:t>
      </w:r>
      <w:r w:rsidRPr="005D35E7">
        <w:rPr>
          <w:rFonts w:cs="Times New Roman"/>
          <w:sz w:val="18"/>
          <w:szCs w:val="18"/>
        </w:rPr>
        <w:t>合</w:t>
      </w:r>
      <w:proofErr w:type="gramStart"/>
      <w:r w:rsidRPr="005D35E7">
        <w:rPr>
          <w:rFonts w:cs="Times New Roman"/>
          <w:sz w:val="18"/>
          <w:szCs w:val="18"/>
        </w:rPr>
        <w:t>规</w:t>
      </w:r>
      <w:proofErr w:type="gramEnd"/>
    </w:p>
    <w:p w14:paraId="15DAB082" w14:textId="16667AA5" w:rsidR="00D93172" w:rsidRPr="005D35E7" w:rsidRDefault="00C80DB2" w:rsidP="00F812C1">
      <w:pPr>
        <w:pStyle w:val="aff"/>
        <w:adjustRightInd w:val="0"/>
        <w:snapToGrid w:val="0"/>
        <w:ind w:firstLineChars="0" w:firstLine="0"/>
        <w:contextualSpacing/>
        <w:jc w:val="both"/>
        <w:rPr>
          <w:sz w:val="18"/>
          <w:szCs w:val="18"/>
          <w:lang w:eastAsia="zh-CN"/>
        </w:rPr>
      </w:pPr>
      <w:r w:rsidRPr="005D35E7">
        <w:rPr>
          <w:sz w:val="18"/>
          <w:szCs w:val="18"/>
          <w:lang w:eastAsia="zh-CN"/>
        </w:rPr>
        <w:t xml:space="preserve">Refer to </w:t>
      </w:r>
      <w:r w:rsidR="009A4A13" w:rsidRPr="005D35E7">
        <w:rPr>
          <w:sz w:val="18"/>
          <w:szCs w:val="18"/>
          <w:lang w:eastAsia="zh-CN"/>
        </w:rPr>
        <w:t xml:space="preserve">ATTACHMENT </w:t>
      </w:r>
      <w:r w:rsidR="005F6E3A" w:rsidRPr="005D35E7">
        <w:rPr>
          <w:sz w:val="18"/>
          <w:szCs w:val="18"/>
          <w:lang w:eastAsia="zh-CN"/>
        </w:rPr>
        <w:t>G</w:t>
      </w:r>
      <w:r w:rsidR="007A5A16" w:rsidRPr="005D35E7">
        <w:rPr>
          <w:sz w:val="18"/>
          <w:szCs w:val="18"/>
          <w:lang w:eastAsia="zh-CN"/>
        </w:rPr>
        <w:t xml:space="preserve">:  </w:t>
      </w:r>
      <w:r w:rsidR="00440E73" w:rsidRPr="005D35E7">
        <w:rPr>
          <w:sz w:val="18"/>
          <w:szCs w:val="18"/>
          <w:lang w:eastAsia="zh-CN"/>
        </w:rPr>
        <w:t>COMPLIANCE:</w:t>
      </w:r>
      <w:r w:rsidR="00440E73" w:rsidRPr="005D35E7">
        <w:rPr>
          <w:caps/>
          <w:sz w:val="18"/>
          <w:szCs w:val="18"/>
        </w:rPr>
        <w:t xml:space="preserve"> Administrative and anti-corruption liability, Corporate Social Responsibility and Human Rights</w:t>
      </w:r>
      <w:r w:rsidR="007A5A16" w:rsidRPr="005D35E7">
        <w:rPr>
          <w:sz w:val="18"/>
          <w:szCs w:val="18"/>
          <w:lang w:eastAsia="zh-CN"/>
        </w:rPr>
        <w:t xml:space="preserve"> is incorporated herein as </w:t>
      </w:r>
      <w:r w:rsidR="0040316D" w:rsidRPr="005D35E7">
        <w:rPr>
          <w:sz w:val="18"/>
          <w:szCs w:val="18"/>
          <w:lang w:eastAsia="zh-CN"/>
        </w:rPr>
        <w:t>Article</w:t>
      </w:r>
      <w:r w:rsidR="007A5A16" w:rsidRPr="005D35E7">
        <w:rPr>
          <w:sz w:val="18"/>
          <w:szCs w:val="18"/>
          <w:lang w:eastAsia="zh-CN"/>
        </w:rPr>
        <w:t xml:space="preserve"> </w:t>
      </w:r>
      <w:r w:rsidR="00342B81" w:rsidRPr="005D35E7">
        <w:rPr>
          <w:sz w:val="18"/>
          <w:szCs w:val="18"/>
          <w:lang w:eastAsia="zh-CN"/>
        </w:rPr>
        <w:t>21</w:t>
      </w:r>
      <w:r w:rsidR="007A5A16" w:rsidRPr="005D35E7">
        <w:rPr>
          <w:sz w:val="18"/>
          <w:szCs w:val="18"/>
          <w:lang w:eastAsia="zh-CN"/>
        </w:rPr>
        <w:t>.</w:t>
      </w:r>
    </w:p>
    <w:p w14:paraId="2B61C42C" w14:textId="20121CC3" w:rsidR="00AA183C" w:rsidRPr="005D35E7" w:rsidRDefault="00C80DB2" w:rsidP="00F812C1">
      <w:pPr>
        <w:pStyle w:val="aff"/>
        <w:adjustRightInd w:val="0"/>
        <w:snapToGrid w:val="0"/>
        <w:ind w:firstLineChars="0" w:firstLine="0"/>
        <w:contextualSpacing/>
        <w:jc w:val="both"/>
        <w:rPr>
          <w:sz w:val="18"/>
          <w:szCs w:val="18"/>
          <w:lang w:eastAsia="zh-CN"/>
        </w:rPr>
      </w:pPr>
      <w:r w:rsidRPr="005D35E7">
        <w:rPr>
          <w:sz w:val="18"/>
          <w:szCs w:val="18"/>
          <w:lang w:eastAsia="zh-CN"/>
        </w:rPr>
        <w:t>参阅</w:t>
      </w:r>
      <w:r w:rsidR="007A5A16" w:rsidRPr="005D35E7">
        <w:rPr>
          <w:sz w:val="18"/>
          <w:szCs w:val="18"/>
          <w:lang w:eastAsia="zh-CN"/>
        </w:rPr>
        <w:t>附件</w:t>
      </w:r>
      <w:r w:rsidR="005F6E3A" w:rsidRPr="005D35E7">
        <w:rPr>
          <w:sz w:val="18"/>
          <w:szCs w:val="18"/>
          <w:lang w:eastAsia="zh-CN"/>
        </w:rPr>
        <w:t>G</w:t>
      </w:r>
      <w:r w:rsidR="007A5A16" w:rsidRPr="005D35E7">
        <w:rPr>
          <w:sz w:val="18"/>
          <w:szCs w:val="18"/>
          <w:lang w:eastAsia="zh-CN"/>
        </w:rPr>
        <w:t>：</w:t>
      </w:r>
      <w:r w:rsidR="00440E73" w:rsidRPr="005D35E7">
        <w:rPr>
          <w:sz w:val="18"/>
          <w:szCs w:val="18"/>
          <w:lang w:eastAsia="zh-CN"/>
        </w:rPr>
        <w:t>合</w:t>
      </w:r>
      <w:proofErr w:type="gramStart"/>
      <w:r w:rsidR="00440E73" w:rsidRPr="005D35E7">
        <w:rPr>
          <w:sz w:val="18"/>
          <w:szCs w:val="18"/>
          <w:lang w:eastAsia="zh-CN"/>
        </w:rPr>
        <w:t>规</w:t>
      </w:r>
      <w:proofErr w:type="gramEnd"/>
      <w:r w:rsidR="00440E73" w:rsidRPr="005D35E7">
        <w:rPr>
          <w:sz w:val="18"/>
          <w:szCs w:val="18"/>
          <w:lang w:eastAsia="zh-CN"/>
        </w:rPr>
        <w:t>：</w:t>
      </w:r>
      <w:r w:rsidR="007A5A16" w:rsidRPr="005D35E7">
        <w:rPr>
          <w:sz w:val="18"/>
          <w:szCs w:val="18"/>
          <w:lang w:eastAsia="zh-CN"/>
        </w:rPr>
        <w:t>行政和反腐败责任、企业社会责任和人权作为第</w:t>
      </w:r>
      <w:r w:rsidR="00342B81" w:rsidRPr="005D35E7">
        <w:rPr>
          <w:sz w:val="18"/>
          <w:szCs w:val="18"/>
          <w:lang w:eastAsia="zh-CN"/>
        </w:rPr>
        <w:t>21</w:t>
      </w:r>
      <w:r w:rsidR="007A5A16" w:rsidRPr="005D35E7">
        <w:rPr>
          <w:sz w:val="18"/>
          <w:szCs w:val="18"/>
          <w:lang w:eastAsia="zh-CN"/>
        </w:rPr>
        <w:t>条纳入本文。</w:t>
      </w:r>
    </w:p>
    <w:p w14:paraId="60A37D8E" w14:textId="03265887" w:rsidR="00D93172" w:rsidRPr="005D35E7" w:rsidRDefault="007A5A16" w:rsidP="00F812C1">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sz w:val="18"/>
          <w:szCs w:val="18"/>
        </w:rPr>
      </w:pPr>
      <w:r w:rsidRPr="005D35E7">
        <w:rPr>
          <w:rFonts w:cs="Times New Roman"/>
          <w:sz w:val="18"/>
          <w:szCs w:val="18"/>
        </w:rPr>
        <w:t>Indemnification and insurance</w:t>
      </w:r>
      <w:r w:rsidR="00FE10D2" w:rsidRPr="005D35E7">
        <w:rPr>
          <w:rFonts w:cs="Times New Roman"/>
          <w:sz w:val="18"/>
          <w:szCs w:val="18"/>
        </w:rPr>
        <w:t xml:space="preserve"> </w:t>
      </w:r>
      <w:r w:rsidRPr="005D35E7">
        <w:rPr>
          <w:rFonts w:cs="Times New Roman"/>
          <w:sz w:val="18"/>
          <w:szCs w:val="18"/>
        </w:rPr>
        <w:t>赔偿和保险</w:t>
      </w:r>
    </w:p>
    <w:p w14:paraId="24539C74" w14:textId="2B415368"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Except to the extent otherwise stated in this Article, all exclusions and indemnities given under this Article shall apply irrespective of cause, and notwithstanding the negligence or breach of duty (whether statutory or otherwise) of the indemnified PARTY or any other entity or party and shall apply irrespective of any claims in tort, under this CONTRACT or APPLICABLE LAW. However, other than as provided for in Article </w:t>
      </w:r>
      <w:r w:rsidR="00FD750F" w:rsidRPr="005D35E7">
        <w:rPr>
          <w:rFonts w:ascii="Times New Roman" w:hAnsi="Times New Roman"/>
          <w:sz w:val="18"/>
          <w:szCs w:val="18"/>
        </w:rPr>
        <w:t>22</w:t>
      </w:r>
      <w:r w:rsidRPr="005D35E7">
        <w:rPr>
          <w:rFonts w:ascii="Times New Roman" w:hAnsi="Times New Roman"/>
          <w:sz w:val="18"/>
          <w:szCs w:val="18"/>
        </w:rPr>
        <w:t>.7 the exclusion of liability and indemnities shall not apply and may not be relied on by either Party to the extent that any claim or liability was caused by willful misconduct or fraud.</w:t>
      </w:r>
    </w:p>
    <w:p w14:paraId="36A5E4FC" w14:textId="010C47CF"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除非本第</w:t>
      </w:r>
      <w:r w:rsidR="00FD750F" w:rsidRPr="005D35E7">
        <w:rPr>
          <w:rFonts w:ascii="Times New Roman" w:hAnsi="Times New Roman"/>
          <w:sz w:val="18"/>
          <w:szCs w:val="18"/>
        </w:rPr>
        <w:t>22</w:t>
      </w:r>
      <w:r w:rsidRPr="005D35E7">
        <w:rPr>
          <w:rFonts w:ascii="Times New Roman" w:hAnsi="Times New Roman"/>
          <w:sz w:val="18"/>
          <w:szCs w:val="18"/>
        </w:rPr>
        <w:t>条另有规定，在本合同条款或适用法律规定下，第</w:t>
      </w:r>
      <w:r w:rsidR="00FD750F" w:rsidRPr="005D35E7">
        <w:rPr>
          <w:rFonts w:ascii="Times New Roman" w:hAnsi="Times New Roman"/>
          <w:sz w:val="18"/>
          <w:szCs w:val="18"/>
        </w:rPr>
        <w:t>22</w:t>
      </w:r>
      <w:r w:rsidRPr="005D35E7">
        <w:rPr>
          <w:rFonts w:ascii="Times New Roman" w:hAnsi="Times New Roman"/>
          <w:sz w:val="18"/>
          <w:szCs w:val="18"/>
        </w:rPr>
        <w:t>条列明的所有除外责任和赔偿均应适用，无论受偿方或任何其他实体或当事方的疏忽或失职（法定或其他），应适用于任何侵权索赔。但是，除第</w:t>
      </w:r>
      <w:r w:rsidR="00FD750F" w:rsidRPr="005D35E7">
        <w:rPr>
          <w:rFonts w:ascii="Times New Roman" w:hAnsi="Times New Roman"/>
          <w:sz w:val="18"/>
          <w:szCs w:val="18"/>
        </w:rPr>
        <w:t>22</w:t>
      </w:r>
      <w:r w:rsidRPr="005D35E7">
        <w:rPr>
          <w:rFonts w:ascii="Times New Roman" w:hAnsi="Times New Roman"/>
          <w:sz w:val="18"/>
          <w:szCs w:val="18"/>
        </w:rPr>
        <w:t>.7</w:t>
      </w:r>
      <w:r w:rsidRPr="005D35E7">
        <w:rPr>
          <w:rFonts w:ascii="Times New Roman" w:hAnsi="Times New Roman"/>
          <w:sz w:val="18"/>
          <w:szCs w:val="18"/>
        </w:rPr>
        <w:t>条规定的情况外，如果任何索赔或责任是由故意不当行为或欺诈造成的，则责任和赔偿的排除不适用，任何一方都不得再以此条款作为依照。</w:t>
      </w:r>
    </w:p>
    <w:p w14:paraId="1884E54F" w14:textId="77777777" w:rsidR="00D14EEA"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waives any right of recourse against, and shall be liable for and shall defend, indemnify and hold harmless BUYER GROUP from and against any and all INDEMNIFIED COSTS of whatever nature and howsoever caused, in respect of, or arising out of:</w:t>
      </w:r>
      <w:r w:rsidR="00D14EEA" w:rsidRPr="005D35E7">
        <w:rPr>
          <w:rFonts w:ascii="Times New Roman" w:hAnsi="Times New Roman"/>
          <w:sz w:val="18"/>
          <w:szCs w:val="18"/>
        </w:rPr>
        <w:t xml:space="preserve"> </w:t>
      </w:r>
    </w:p>
    <w:p w14:paraId="154E5F08" w14:textId="37870B8E" w:rsidR="00D93172" w:rsidRPr="005D35E7" w:rsidRDefault="00D14EEA"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卖方放弃对买方集团的任何追索权，并应对买方集团因以下原因而产生的任何和所有赔偿费用负责，并应保护买方集团，使其免受损害：</w:t>
      </w:r>
    </w:p>
    <w:p w14:paraId="7AA07451" w14:textId="019897B2" w:rsidR="00D93172" w:rsidRPr="005D35E7" w:rsidRDefault="007A5A16" w:rsidP="00F812C1">
      <w:pPr>
        <w:pStyle w:val="aff"/>
        <w:widowControl w:val="0"/>
        <w:numPr>
          <w:ilvl w:val="2"/>
          <w:numId w:val="47"/>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injury, illness or death of any PERSONNEL of SELLER GROUP; and/</w:t>
      </w:r>
      <w:proofErr w:type="spellStart"/>
      <w:r w:rsidRPr="005D35E7">
        <w:rPr>
          <w:sz w:val="18"/>
          <w:szCs w:val="18"/>
        </w:rPr>
        <w:t>or</w:t>
      </w:r>
      <w:r w:rsidR="00D14EEA" w:rsidRPr="005D35E7">
        <w:rPr>
          <w:sz w:val="18"/>
          <w:szCs w:val="18"/>
        </w:rPr>
        <w:t>卖方集团任何人员的受伤、疾病或死亡；和</w:t>
      </w:r>
      <w:proofErr w:type="spellEnd"/>
      <w:r w:rsidR="00D14EEA" w:rsidRPr="005D35E7">
        <w:rPr>
          <w:sz w:val="18"/>
          <w:szCs w:val="18"/>
        </w:rPr>
        <w:t>/</w:t>
      </w:r>
      <w:r w:rsidR="00D14EEA" w:rsidRPr="005D35E7">
        <w:rPr>
          <w:sz w:val="18"/>
          <w:szCs w:val="18"/>
        </w:rPr>
        <w:t>或</w:t>
      </w:r>
    </w:p>
    <w:p w14:paraId="789B5364" w14:textId="5C0FB2DA" w:rsidR="00D93172" w:rsidRPr="005D35E7" w:rsidRDefault="007A5A16" w:rsidP="00F812C1">
      <w:pPr>
        <w:pStyle w:val="aff"/>
        <w:widowControl w:val="0"/>
        <w:numPr>
          <w:ilvl w:val="2"/>
          <w:numId w:val="47"/>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loss of, or damage to the GOODS (up to </w:t>
      </w:r>
      <w:r w:rsidR="00045125" w:rsidRPr="005D35E7">
        <w:rPr>
          <w:sz w:val="18"/>
          <w:szCs w:val="18"/>
        </w:rPr>
        <w:t>the point when the CONTRACT GOODS has been delivered to BUYER</w:t>
      </w:r>
      <w:r w:rsidRPr="005D35E7">
        <w:rPr>
          <w:sz w:val="18"/>
          <w:szCs w:val="18"/>
        </w:rPr>
        <w:t>)</w:t>
      </w:r>
      <w:r w:rsidR="00D14EEA" w:rsidRPr="005D35E7">
        <w:rPr>
          <w:sz w:val="18"/>
          <w:szCs w:val="18"/>
        </w:rPr>
        <w:t xml:space="preserve"> </w:t>
      </w:r>
      <w:proofErr w:type="spellStart"/>
      <w:r w:rsidR="00D14EEA" w:rsidRPr="005D35E7">
        <w:rPr>
          <w:sz w:val="18"/>
          <w:szCs w:val="18"/>
        </w:rPr>
        <w:t>货物损失或损坏（截至合同货物交付给买方之日</w:t>
      </w:r>
      <w:proofErr w:type="spellEnd"/>
      <w:r w:rsidR="00D14EEA" w:rsidRPr="005D35E7">
        <w:rPr>
          <w:sz w:val="18"/>
          <w:szCs w:val="18"/>
        </w:rPr>
        <w:t>）</w:t>
      </w:r>
    </w:p>
    <w:p w14:paraId="79DB08DA" w14:textId="7253CED4" w:rsidR="00D93172" w:rsidRPr="005D35E7" w:rsidRDefault="007A5A16" w:rsidP="00F812C1">
      <w:pPr>
        <w:pStyle w:val="aff"/>
        <w:widowControl w:val="0"/>
        <w:numPr>
          <w:ilvl w:val="2"/>
          <w:numId w:val="47"/>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loss of, or damage to any  property, owned, hired or leased, of any member of SELLER GROUP; and/</w:t>
      </w:r>
      <w:proofErr w:type="spellStart"/>
      <w:r w:rsidRPr="005D35E7">
        <w:rPr>
          <w:sz w:val="18"/>
          <w:szCs w:val="18"/>
        </w:rPr>
        <w:t>or</w:t>
      </w:r>
      <w:r w:rsidR="00D14EEA" w:rsidRPr="005D35E7">
        <w:rPr>
          <w:sz w:val="18"/>
          <w:szCs w:val="18"/>
        </w:rPr>
        <w:t>卖方集团任何成员拥有、租用或租赁的任何财产的损失或损坏；和</w:t>
      </w:r>
      <w:proofErr w:type="spellEnd"/>
      <w:r w:rsidR="00D14EEA" w:rsidRPr="005D35E7">
        <w:rPr>
          <w:sz w:val="18"/>
          <w:szCs w:val="18"/>
        </w:rPr>
        <w:t>/</w:t>
      </w:r>
      <w:r w:rsidR="00D14EEA" w:rsidRPr="005D35E7">
        <w:rPr>
          <w:sz w:val="18"/>
          <w:szCs w:val="18"/>
        </w:rPr>
        <w:t>或</w:t>
      </w:r>
    </w:p>
    <w:p w14:paraId="2EB6DFED" w14:textId="38B94524" w:rsidR="00D14EEA" w:rsidRPr="005D35E7" w:rsidRDefault="007A5A16" w:rsidP="00F812C1">
      <w:pPr>
        <w:pStyle w:val="aff"/>
        <w:widowControl w:val="0"/>
        <w:numPr>
          <w:ilvl w:val="2"/>
          <w:numId w:val="47"/>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loss of, or damage to the BUYER provided items and/or any other property, owned, hired or leased, of any member of BUYER GROUP (other than the GOODS) while under the care, custody, control, protection and/or preservation of any member of SELLER GROUP.</w:t>
      </w:r>
      <w:r w:rsidR="00D14EEA" w:rsidRPr="005D35E7">
        <w:rPr>
          <w:sz w:val="18"/>
          <w:szCs w:val="18"/>
        </w:rPr>
        <w:t xml:space="preserve"> </w:t>
      </w:r>
      <w:r w:rsidR="00D14EEA" w:rsidRPr="005D35E7">
        <w:rPr>
          <w:sz w:val="18"/>
          <w:szCs w:val="18"/>
        </w:rPr>
        <w:t>在卖方集团任何成员的照管、保管、控制、保护和</w:t>
      </w:r>
      <w:r w:rsidR="00D14EEA" w:rsidRPr="005D35E7">
        <w:rPr>
          <w:sz w:val="18"/>
          <w:szCs w:val="18"/>
        </w:rPr>
        <w:t>/</w:t>
      </w:r>
      <w:r w:rsidR="00D14EEA" w:rsidRPr="005D35E7">
        <w:rPr>
          <w:sz w:val="18"/>
          <w:szCs w:val="18"/>
        </w:rPr>
        <w:t>或保存下，买方集团任何成员（货物除外）拥有、租用或租赁的买方提供的物品和</w:t>
      </w:r>
      <w:r w:rsidR="00D14EEA" w:rsidRPr="005D35E7">
        <w:rPr>
          <w:sz w:val="18"/>
          <w:szCs w:val="18"/>
        </w:rPr>
        <w:t>/</w:t>
      </w:r>
      <w:r w:rsidR="00D14EEA" w:rsidRPr="005D35E7">
        <w:rPr>
          <w:sz w:val="18"/>
          <w:szCs w:val="18"/>
        </w:rPr>
        <w:t>或任何其他财产的损失或损坏。</w:t>
      </w:r>
    </w:p>
    <w:p w14:paraId="54D8E3C2" w14:textId="4BE9FF65"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In the event of any loss and/or damage to the GOODS (for which SELLER is liable pursuant to this Article), SELLER shall, at SELLER’s expense</w:t>
      </w:r>
      <w:r w:rsidR="00045125" w:rsidRPr="005D35E7">
        <w:rPr>
          <w:rFonts w:ascii="Times New Roman" w:hAnsi="Times New Roman"/>
          <w:sz w:val="18"/>
          <w:szCs w:val="18"/>
        </w:rPr>
        <w:t>s</w:t>
      </w:r>
      <w:r w:rsidRPr="005D35E7">
        <w:rPr>
          <w:rFonts w:ascii="Times New Roman" w:hAnsi="Times New Roman"/>
          <w:sz w:val="18"/>
          <w:szCs w:val="18"/>
        </w:rPr>
        <w:t xml:space="preserve">, if instructed by BUYER, replace, reconstruct, or repair such GOODS. In the event BUYER elects to </w:t>
      </w:r>
      <w:r w:rsidR="00045125" w:rsidRPr="005D35E7">
        <w:rPr>
          <w:rFonts w:ascii="Times New Roman" w:hAnsi="Times New Roman"/>
          <w:sz w:val="18"/>
          <w:szCs w:val="18"/>
        </w:rPr>
        <w:t>himself or a third party</w:t>
      </w:r>
      <w:r w:rsidRPr="005D35E7">
        <w:rPr>
          <w:rFonts w:ascii="Times New Roman" w:hAnsi="Times New Roman"/>
          <w:sz w:val="18"/>
          <w:szCs w:val="18"/>
        </w:rPr>
        <w:t xml:space="preserve"> to reconstruct, repair or replace the loss and/or damage to the same, SELLER shall pay to BUYER </w:t>
      </w:r>
      <w:r w:rsidR="00045125" w:rsidRPr="005D35E7">
        <w:rPr>
          <w:rFonts w:ascii="Times New Roman" w:hAnsi="Times New Roman"/>
          <w:sz w:val="18"/>
          <w:szCs w:val="18"/>
        </w:rPr>
        <w:t>all associated costs</w:t>
      </w:r>
      <w:r w:rsidRPr="005D35E7">
        <w:rPr>
          <w:rFonts w:ascii="Times New Roman" w:hAnsi="Times New Roman"/>
          <w:sz w:val="18"/>
          <w:szCs w:val="18"/>
        </w:rPr>
        <w:t xml:space="preserve"> incurred.</w:t>
      </w:r>
    </w:p>
    <w:p w14:paraId="1FA6741A" w14:textId="7F7502D0"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如果货物发生任何损失和</w:t>
      </w:r>
      <w:r w:rsidRPr="005D35E7">
        <w:rPr>
          <w:rFonts w:ascii="Times New Roman" w:hAnsi="Times New Roman"/>
          <w:sz w:val="18"/>
          <w:szCs w:val="18"/>
        </w:rPr>
        <w:t>/</w:t>
      </w:r>
      <w:r w:rsidRPr="005D35E7">
        <w:rPr>
          <w:rFonts w:ascii="Times New Roman" w:hAnsi="Times New Roman"/>
          <w:sz w:val="18"/>
          <w:szCs w:val="18"/>
        </w:rPr>
        <w:t>或损坏（卖方根据本条承担责任），如果买方指示，卖方应自费更换、重建或修理此类货物。如果买方选择</w:t>
      </w:r>
      <w:r w:rsidR="007472B8" w:rsidRPr="005D35E7">
        <w:rPr>
          <w:rFonts w:ascii="Times New Roman" w:hAnsi="Times New Roman"/>
          <w:sz w:val="18"/>
          <w:szCs w:val="18"/>
        </w:rPr>
        <w:t>由自身</w:t>
      </w:r>
      <w:r w:rsidR="00574296" w:rsidRPr="005D35E7">
        <w:rPr>
          <w:rFonts w:ascii="Times New Roman" w:hAnsi="Times New Roman"/>
          <w:sz w:val="18"/>
          <w:szCs w:val="18"/>
        </w:rPr>
        <w:t>或第三方</w:t>
      </w:r>
      <w:r w:rsidRPr="005D35E7">
        <w:rPr>
          <w:rFonts w:ascii="Times New Roman" w:hAnsi="Times New Roman"/>
          <w:sz w:val="18"/>
          <w:szCs w:val="18"/>
        </w:rPr>
        <w:t>重建、修理或更换损失和</w:t>
      </w:r>
      <w:r w:rsidRPr="005D35E7">
        <w:rPr>
          <w:rFonts w:ascii="Times New Roman" w:hAnsi="Times New Roman"/>
          <w:sz w:val="18"/>
          <w:szCs w:val="18"/>
        </w:rPr>
        <w:t>/</w:t>
      </w:r>
      <w:r w:rsidRPr="005D35E7">
        <w:rPr>
          <w:rFonts w:ascii="Times New Roman" w:hAnsi="Times New Roman"/>
          <w:sz w:val="18"/>
          <w:szCs w:val="18"/>
        </w:rPr>
        <w:t>或损坏</w:t>
      </w:r>
      <w:r w:rsidR="00574296" w:rsidRPr="005D35E7">
        <w:rPr>
          <w:rFonts w:ascii="Times New Roman" w:hAnsi="Times New Roman"/>
          <w:sz w:val="18"/>
          <w:szCs w:val="18"/>
        </w:rPr>
        <w:t>的货物</w:t>
      </w:r>
      <w:r w:rsidRPr="005D35E7">
        <w:rPr>
          <w:rFonts w:ascii="Times New Roman" w:hAnsi="Times New Roman"/>
          <w:sz w:val="18"/>
          <w:szCs w:val="18"/>
        </w:rPr>
        <w:t>，卖方应向买方支付</w:t>
      </w:r>
      <w:r w:rsidR="00574296" w:rsidRPr="005D35E7">
        <w:rPr>
          <w:rFonts w:ascii="Times New Roman" w:hAnsi="Times New Roman"/>
          <w:sz w:val="18"/>
          <w:szCs w:val="18"/>
        </w:rPr>
        <w:t>所有相关费用。</w:t>
      </w:r>
    </w:p>
    <w:p w14:paraId="1E24B0F9" w14:textId="77777777" w:rsidR="00D14EEA"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BUYER waives any right of recourse against, and shall be liable for and shall defend, indemnify and hold harmless SELLER GROUP from and against any and all INDEMNIFIED COSTS of whatever nature and howsoever caused, in respect of, or arising out of:</w:t>
      </w:r>
      <w:r w:rsidR="00D14EEA" w:rsidRPr="005D35E7">
        <w:rPr>
          <w:rFonts w:ascii="Times New Roman" w:hAnsi="Times New Roman"/>
          <w:sz w:val="18"/>
          <w:szCs w:val="18"/>
        </w:rPr>
        <w:t xml:space="preserve"> </w:t>
      </w:r>
    </w:p>
    <w:p w14:paraId="4FC0CF21" w14:textId="7CF9DCBE" w:rsidR="00D93172" w:rsidRPr="005D35E7" w:rsidRDefault="00D14EEA"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买方放弃对卖方集团的任何追索权，并应负责保护、赔偿卖方集团，使其免受因以下原因而产生的任何和所有赔偿成本的损害：</w:t>
      </w:r>
    </w:p>
    <w:p w14:paraId="32D6FBFB" w14:textId="329044F7" w:rsidR="00D93172" w:rsidRPr="005D35E7" w:rsidRDefault="007A5A16" w:rsidP="00F812C1">
      <w:pPr>
        <w:pStyle w:val="aff"/>
        <w:widowControl w:val="0"/>
        <w:numPr>
          <w:ilvl w:val="2"/>
          <w:numId w:val="48"/>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injury, illness or death of any personnel of  BUYER GROUP; and/</w:t>
      </w:r>
      <w:proofErr w:type="spellStart"/>
      <w:r w:rsidRPr="005D35E7">
        <w:rPr>
          <w:sz w:val="18"/>
          <w:szCs w:val="18"/>
        </w:rPr>
        <w:t>or</w:t>
      </w:r>
      <w:r w:rsidR="00D14EEA" w:rsidRPr="005D35E7">
        <w:rPr>
          <w:sz w:val="18"/>
          <w:szCs w:val="18"/>
        </w:rPr>
        <w:t>买方集团任何人员的受伤、生病或死亡；和</w:t>
      </w:r>
      <w:proofErr w:type="spellEnd"/>
      <w:r w:rsidR="00D14EEA" w:rsidRPr="005D35E7">
        <w:rPr>
          <w:sz w:val="18"/>
          <w:szCs w:val="18"/>
        </w:rPr>
        <w:t>/</w:t>
      </w:r>
      <w:r w:rsidR="00D14EEA" w:rsidRPr="005D35E7">
        <w:rPr>
          <w:sz w:val="18"/>
          <w:szCs w:val="18"/>
        </w:rPr>
        <w:t>或</w:t>
      </w:r>
    </w:p>
    <w:p w14:paraId="4B048DA0" w14:textId="5FE6D54C" w:rsidR="00D93172" w:rsidRPr="005D35E7" w:rsidRDefault="007A5A16" w:rsidP="00F812C1">
      <w:pPr>
        <w:pStyle w:val="aff"/>
        <w:widowControl w:val="0"/>
        <w:numPr>
          <w:ilvl w:val="2"/>
          <w:numId w:val="48"/>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loss of, or damage to the property, owned, hired or leased, of any member of BUYER GROUP except that which is under the care, custody, control, protection and/or preservation of any member of SELLER Group or is otherwise stated to be SELLER’s liability pursuant to Article 2</w:t>
      </w:r>
      <w:r w:rsidR="00045125" w:rsidRPr="005D35E7">
        <w:rPr>
          <w:sz w:val="18"/>
          <w:szCs w:val="18"/>
        </w:rPr>
        <w:t>2</w:t>
      </w:r>
      <w:r w:rsidRPr="005D35E7">
        <w:rPr>
          <w:sz w:val="18"/>
          <w:szCs w:val="18"/>
        </w:rPr>
        <w:t>.2.</w:t>
      </w:r>
      <w:r w:rsidR="00D14EEA" w:rsidRPr="005D35E7">
        <w:rPr>
          <w:sz w:val="18"/>
          <w:szCs w:val="18"/>
        </w:rPr>
        <w:t xml:space="preserve"> </w:t>
      </w:r>
      <w:r w:rsidR="00D14EEA" w:rsidRPr="005D35E7">
        <w:rPr>
          <w:sz w:val="18"/>
          <w:szCs w:val="18"/>
        </w:rPr>
        <w:t>买方集团任何成员拥有、租用或租赁的财产的损失或损坏，但由卖方集团任何成员照管、保管、控</w:t>
      </w:r>
      <w:r w:rsidR="00D14EEA" w:rsidRPr="005D35E7">
        <w:rPr>
          <w:sz w:val="18"/>
          <w:szCs w:val="18"/>
        </w:rPr>
        <w:lastRenderedPageBreak/>
        <w:t>制、保护和</w:t>
      </w:r>
      <w:r w:rsidR="00D14EEA" w:rsidRPr="005D35E7">
        <w:rPr>
          <w:sz w:val="18"/>
          <w:szCs w:val="18"/>
        </w:rPr>
        <w:t>/</w:t>
      </w:r>
      <w:r w:rsidR="00D14EEA" w:rsidRPr="005D35E7">
        <w:rPr>
          <w:sz w:val="18"/>
          <w:szCs w:val="18"/>
        </w:rPr>
        <w:t>或保存的财产或根据第</w:t>
      </w:r>
      <w:r w:rsidR="00D14EEA" w:rsidRPr="005D35E7">
        <w:rPr>
          <w:sz w:val="18"/>
          <w:szCs w:val="18"/>
        </w:rPr>
        <w:t>22.2</w:t>
      </w:r>
      <w:r w:rsidR="00D14EEA" w:rsidRPr="005D35E7">
        <w:rPr>
          <w:sz w:val="18"/>
          <w:szCs w:val="18"/>
        </w:rPr>
        <w:t>条规定由卖方负责的财产除外。</w:t>
      </w:r>
    </w:p>
    <w:p w14:paraId="79E96E2D" w14:textId="73DA2847" w:rsidR="005B57A3"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PARTIES respective liability for claims by </w:t>
      </w:r>
      <w:r w:rsidR="00274376" w:rsidRPr="005D35E7">
        <w:rPr>
          <w:rFonts w:ascii="Times New Roman" w:hAnsi="Times New Roman"/>
          <w:sz w:val="18"/>
          <w:szCs w:val="18"/>
        </w:rPr>
        <w:t>third party</w:t>
      </w:r>
      <w:r w:rsidRPr="005D35E7">
        <w:rPr>
          <w:rFonts w:ascii="Times New Roman" w:hAnsi="Times New Roman"/>
          <w:sz w:val="18"/>
          <w:szCs w:val="18"/>
        </w:rPr>
        <w:t xml:space="preserve"> is, except as otherwise provided, as follows:</w:t>
      </w:r>
    </w:p>
    <w:p w14:paraId="6439F548" w14:textId="0B349F59"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除非另有规定，双方对第三方索赔的责任如下：</w:t>
      </w:r>
    </w:p>
    <w:p w14:paraId="16F70848" w14:textId="415BD0F1" w:rsidR="00D93172" w:rsidRPr="005D35E7" w:rsidRDefault="007A5A16" w:rsidP="00F812C1">
      <w:pPr>
        <w:pStyle w:val="BodyTextIndent21"/>
        <w:numPr>
          <w:ilvl w:val="2"/>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waives any right of recourse against, and shall be liable for and shall defend, indemnify and hold harmless BUYER GROUP from and against any and all INDEMNIFIED COSTS in respect of or arising out of injury, illness or death of a </w:t>
      </w:r>
      <w:r w:rsidR="00D03184" w:rsidRPr="005D35E7">
        <w:rPr>
          <w:rFonts w:ascii="Times New Roman" w:hAnsi="Times New Roman"/>
          <w:sz w:val="18"/>
          <w:szCs w:val="18"/>
        </w:rPr>
        <w:t>third party</w:t>
      </w:r>
      <w:r w:rsidRPr="005D35E7">
        <w:rPr>
          <w:rFonts w:ascii="Times New Roman" w:hAnsi="Times New Roman"/>
          <w:sz w:val="18"/>
          <w:szCs w:val="18"/>
        </w:rPr>
        <w:t xml:space="preserve"> and/or loss or damage to the property, owned, hired or leased of a </w:t>
      </w:r>
      <w:r w:rsidR="00D03184" w:rsidRPr="005D35E7">
        <w:rPr>
          <w:rFonts w:ascii="Times New Roman" w:hAnsi="Times New Roman"/>
          <w:sz w:val="18"/>
          <w:szCs w:val="18"/>
        </w:rPr>
        <w:t>third party</w:t>
      </w:r>
      <w:r w:rsidRPr="005D35E7">
        <w:rPr>
          <w:rFonts w:ascii="Times New Roman" w:hAnsi="Times New Roman"/>
          <w:sz w:val="18"/>
          <w:szCs w:val="18"/>
        </w:rPr>
        <w:t xml:space="preserve"> in each case to the extent caused by the negligence or breach of duty (whether statutory or otherwise) of any member of SELLER GROUP and/or due to defects in the GOOD</w:t>
      </w:r>
      <w:r w:rsidR="00D03184" w:rsidRPr="005D35E7">
        <w:rPr>
          <w:rFonts w:ascii="Times New Roman" w:hAnsi="Times New Roman"/>
          <w:sz w:val="18"/>
          <w:szCs w:val="18"/>
        </w:rPr>
        <w:t>S</w:t>
      </w:r>
      <w:r w:rsidRPr="005D35E7">
        <w:rPr>
          <w:rFonts w:ascii="Times New Roman" w:hAnsi="Times New Roman"/>
          <w:sz w:val="18"/>
          <w:szCs w:val="18"/>
        </w:rPr>
        <w:t xml:space="preserve"> or </w:t>
      </w:r>
      <w:r w:rsidR="00651A04" w:rsidRPr="005D35E7">
        <w:rPr>
          <w:rFonts w:ascii="Times New Roman" w:hAnsi="Times New Roman"/>
          <w:sz w:val="18"/>
          <w:szCs w:val="18"/>
        </w:rPr>
        <w:t>SUPPLY</w:t>
      </w:r>
      <w:r w:rsidRPr="005D35E7">
        <w:rPr>
          <w:rFonts w:ascii="Times New Roman" w:hAnsi="Times New Roman"/>
          <w:sz w:val="18"/>
          <w:szCs w:val="18"/>
        </w:rPr>
        <w:t xml:space="preserve"> performed under the CONTRACT.</w:t>
      </w:r>
      <w:r w:rsidRPr="005D35E7">
        <w:rPr>
          <w:rFonts w:ascii="Times New Roman" w:hAnsi="Times New Roman"/>
          <w:sz w:val="18"/>
          <w:szCs w:val="18"/>
        </w:rPr>
        <w:t>卖方放弃对买方集团的任何追索权，并应对买方集团因第三方受伤、生病或死亡和</w:t>
      </w:r>
      <w:r w:rsidRPr="005D35E7">
        <w:rPr>
          <w:rFonts w:ascii="Times New Roman" w:hAnsi="Times New Roman"/>
          <w:sz w:val="18"/>
          <w:szCs w:val="18"/>
        </w:rPr>
        <w:t>/</w:t>
      </w:r>
      <w:r w:rsidRPr="005D35E7">
        <w:rPr>
          <w:rFonts w:ascii="Times New Roman" w:hAnsi="Times New Roman"/>
          <w:sz w:val="18"/>
          <w:szCs w:val="18"/>
        </w:rPr>
        <w:t>或在下述这些情况下，因卖方集团任何成员的疏忽或失职（无论是法定的或其他）和</w:t>
      </w:r>
      <w:r w:rsidRPr="005D35E7">
        <w:rPr>
          <w:rFonts w:ascii="Times New Roman" w:hAnsi="Times New Roman"/>
          <w:sz w:val="18"/>
          <w:szCs w:val="18"/>
        </w:rPr>
        <w:t>/</w:t>
      </w:r>
      <w:r w:rsidRPr="005D35E7">
        <w:rPr>
          <w:rFonts w:ascii="Times New Roman" w:hAnsi="Times New Roman"/>
          <w:sz w:val="18"/>
          <w:szCs w:val="18"/>
        </w:rPr>
        <w:t>或因合同项下货物或</w:t>
      </w:r>
      <w:r w:rsidR="00821333" w:rsidRPr="005D35E7">
        <w:rPr>
          <w:rFonts w:ascii="Times New Roman" w:hAnsi="Times New Roman"/>
          <w:sz w:val="18"/>
          <w:szCs w:val="18"/>
        </w:rPr>
        <w:t>供货</w:t>
      </w:r>
      <w:r w:rsidRPr="005D35E7">
        <w:rPr>
          <w:rFonts w:ascii="Times New Roman" w:hAnsi="Times New Roman"/>
          <w:sz w:val="18"/>
          <w:szCs w:val="18"/>
        </w:rPr>
        <w:t>的缺陷而导致第三方使用、租用或租赁时产生的财产损失，以上任何和所有赔偿费用负责。</w:t>
      </w:r>
    </w:p>
    <w:p w14:paraId="5E478371" w14:textId="2891C358" w:rsidR="005B57A3" w:rsidRPr="005D35E7" w:rsidRDefault="007A5A16" w:rsidP="00F812C1">
      <w:pPr>
        <w:pStyle w:val="BodyTextIndent21"/>
        <w:numPr>
          <w:ilvl w:val="2"/>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BUYER waives any right of recourse against, and shall be liable for and shall defend, indemnify and hold harmless SELLER GROUP from and against any and all INDEMNIFIED COSTS in respect of or arising out of injury, illness or death of a </w:t>
      </w:r>
      <w:r w:rsidR="00D03184" w:rsidRPr="005D35E7">
        <w:rPr>
          <w:rFonts w:ascii="Times New Roman" w:hAnsi="Times New Roman"/>
          <w:sz w:val="18"/>
          <w:szCs w:val="18"/>
        </w:rPr>
        <w:t>third party</w:t>
      </w:r>
      <w:r w:rsidRPr="005D35E7">
        <w:rPr>
          <w:rFonts w:ascii="Times New Roman" w:hAnsi="Times New Roman"/>
          <w:sz w:val="18"/>
          <w:szCs w:val="18"/>
        </w:rPr>
        <w:t xml:space="preserve"> and/or loss or damage to the property, owned, hired or leased of a </w:t>
      </w:r>
      <w:r w:rsidR="00D03184" w:rsidRPr="005D35E7">
        <w:rPr>
          <w:rFonts w:ascii="Times New Roman" w:hAnsi="Times New Roman"/>
          <w:sz w:val="18"/>
          <w:szCs w:val="18"/>
        </w:rPr>
        <w:t>third party</w:t>
      </w:r>
      <w:r w:rsidRPr="005D35E7">
        <w:rPr>
          <w:rFonts w:ascii="Times New Roman" w:hAnsi="Times New Roman"/>
          <w:sz w:val="18"/>
          <w:szCs w:val="18"/>
        </w:rPr>
        <w:t xml:space="preserve"> in each case to the extent caused by the negligence or breach of duty (whether statutory or otherwise</w:t>
      </w:r>
      <w:r w:rsidR="00A718D0" w:rsidRPr="005D35E7">
        <w:rPr>
          <w:rFonts w:ascii="Times New Roman" w:hAnsi="Times New Roman"/>
          <w:sz w:val="18"/>
          <w:szCs w:val="18"/>
        </w:rPr>
        <w:t>) of</w:t>
      </w:r>
      <w:r w:rsidRPr="005D35E7">
        <w:rPr>
          <w:rFonts w:ascii="Times New Roman" w:hAnsi="Times New Roman"/>
          <w:sz w:val="18"/>
          <w:szCs w:val="18"/>
        </w:rPr>
        <w:t xml:space="preserve"> any member of BUYER GROUP</w:t>
      </w:r>
      <w:r w:rsidR="005B57A3" w:rsidRPr="005D35E7">
        <w:rPr>
          <w:rFonts w:ascii="Times New Roman" w:hAnsi="Times New Roman"/>
          <w:sz w:val="18"/>
          <w:szCs w:val="18"/>
        </w:rPr>
        <w:t>.</w:t>
      </w:r>
    </w:p>
    <w:p w14:paraId="39DD32FA" w14:textId="39F28434"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买方放弃对卖方集团的任何追索权，并应对卖方集团因第三方受伤、生病或死亡和</w:t>
      </w:r>
      <w:r w:rsidRPr="005D35E7">
        <w:rPr>
          <w:rFonts w:ascii="Times New Roman" w:hAnsi="Times New Roman"/>
          <w:sz w:val="18"/>
          <w:szCs w:val="18"/>
        </w:rPr>
        <w:t>/</w:t>
      </w:r>
      <w:r w:rsidRPr="005D35E7">
        <w:rPr>
          <w:rFonts w:ascii="Times New Roman" w:hAnsi="Times New Roman"/>
          <w:sz w:val="18"/>
          <w:szCs w:val="18"/>
        </w:rPr>
        <w:t>或因买方集团任何成员的疏忽或失职（无论是法定的或其他）导致的第三方使用、租用或租赁时产生的财产损失，以上任何和所有赔偿费用负责。</w:t>
      </w:r>
    </w:p>
    <w:p w14:paraId="01DB875B" w14:textId="09F4C324" w:rsidR="005B57A3" w:rsidRPr="005D35E7" w:rsidRDefault="007A5A16" w:rsidP="00F812C1">
      <w:pPr>
        <w:pStyle w:val="BodyTextIndent21"/>
        <w:numPr>
          <w:ilvl w:val="2"/>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For the avoidance of doubt, no members of either PARTY’</w:t>
      </w:r>
      <w:r w:rsidR="00D03184" w:rsidRPr="005D35E7">
        <w:rPr>
          <w:rFonts w:ascii="Times New Roman" w:hAnsi="Times New Roman"/>
          <w:sz w:val="18"/>
          <w:szCs w:val="18"/>
        </w:rPr>
        <w:t>s</w:t>
      </w:r>
      <w:r w:rsidRPr="005D35E7">
        <w:rPr>
          <w:rFonts w:ascii="Times New Roman" w:hAnsi="Times New Roman"/>
          <w:sz w:val="18"/>
          <w:szCs w:val="18"/>
        </w:rPr>
        <w:t xml:space="preserve"> GROUP shall be considered </w:t>
      </w:r>
      <w:r w:rsidR="00D03184" w:rsidRPr="005D35E7">
        <w:rPr>
          <w:rFonts w:ascii="Times New Roman" w:hAnsi="Times New Roman"/>
          <w:sz w:val="18"/>
          <w:szCs w:val="18"/>
        </w:rPr>
        <w:t>as third party,</w:t>
      </w:r>
      <w:r w:rsidRPr="005D35E7">
        <w:rPr>
          <w:rFonts w:ascii="Times New Roman" w:hAnsi="Times New Roman"/>
          <w:sz w:val="18"/>
          <w:szCs w:val="18"/>
        </w:rPr>
        <w:t xml:space="preserve"> and, for purposes of SELLER’s indemnity obligation in this Article, the SELLER GROUP’s worksite(s) or any property or facilities thereon shall be considered SELLER GROUP’s property.</w:t>
      </w:r>
    </w:p>
    <w:p w14:paraId="36E4A2F6" w14:textId="27C696C9"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为免生疑问，任何一方集团的任何成员均不得被视为第三方，并且，就本条中卖方的赔偿义务而言，卖方集团的工地或其上的任何财产或设施均应被视为卖方集团的财产。</w:t>
      </w:r>
    </w:p>
    <w:p w14:paraId="7C4C909A" w14:textId="76741D0A"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waives any right of recourse against, and shall be liable for and shall defend, indemnify and hold harmless BUYER GROUP from and against any and all INDEMNIFIED COSTS in respect of or arising out of:</w:t>
      </w:r>
      <w:r w:rsidR="0068686C" w:rsidRPr="005D35E7">
        <w:rPr>
          <w:rFonts w:ascii="Times New Roman" w:hAnsi="Times New Roman"/>
          <w:color w:val="000000"/>
          <w:sz w:val="18"/>
          <w:szCs w:val="18"/>
          <w:lang w:eastAsia="it-IT"/>
        </w:rPr>
        <w:t xml:space="preserve"> </w:t>
      </w:r>
      <w:r w:rsidR="0068686C" w:rsidRPr="005D35E7">
        <w:rPr>
          <w:rFonts w:ascii="Times New Roman" w:hAnsi="Times New Roman"/>
          <w:color w:val="000000"/>
          <w:sz w:val="18"/>
          <w:szCs w:val="18"/>
          <w:lang w:eastAsia="it-IT"/>
        </w:rPr>
        <w:t>卖方放弃对买方集团的任何追索权，并应对买方集团因以下原因产生的任何和所有赔偿费用承担责任，并对其进行辩护、赔偿和保护</w:t>
      </w:r>
      <w:r w:rsidR="0068686C" w:rsidRPr="005D35E7">
        <w:rPr>
          <w:rFonts w:ascii="Times New Roman" w:hAnsi="Times New Roman"/>
          <w:color w:val="000000"/>
          <w:sz w:val="18"/>
          <w:szCs w:val="18"/>
        </w:rPr>
        <w:t>：</w:t>
      </w:r>
    </w:p>
    <w:p w14:paraId="205470F6" w14:textId="4600F7A9" w:rsidR="00D93172" w:rsidRPr="005D35E7" w:rsidRDefault="007A5A16" w:rsidP="00F812C1">
      <w:pPr>
        <w:pStyle w:val="aff"/>
        <w:widowControl w:val="0"/>
        <w:numPr>
          <w:ilvl w:val="2"/>
          <w:numId w:val="49"/>
        </w:numPr>
        <w:suppressAutoHyphens/>
        <w:adjustRightInd w:val="0"/>
        <w:snapToGrid w:val="0"/>
        <w:spacing w:beforeLines="50" w:before="120"/>
        <w:ind w:firstLineChars="0"/>
        <w:contextualSpacing/>
        <w:jc w:val="both"/>
        <w:textAlignment w:val="baseline"/>
        <w:rPr>
          <w:color w:val="000000"/>
          <w:sz w:val="18"/>
          <w:szCs w:val="18"/>
          <w:lang w:eastAsia="it-IT"/>
        </w:rPr>
      </w:pPr>
      <w:r w:rsidRPr="005D35E7">
        <w:rPr>
          <w:color w:val="000000"/>
          <w:sz w:val="18"/>
          <w:szCs w:val="18"/>
          <w:lang w:eastAsia="it-IT"/>
        </w:rPr>
        <w:t>any payment demanded by any authority, which payment is not otherwise expressly reimbursable under this CONTRACT, and which is in satisfaction of any claim, demand, loss, cause of action, liability or expense of SELLER;</w:t>
      </w:r>
      <w:r w:rsidR="0068686C" w:rsidRPr="005D35E7">
        <w:rPr>
          <w:color w:val="000000"/>
          <w:sz w:val="18"/>
          <w:szCs w:val="18"/>
          <w:lang w:eastAsia="it-IT"/>
        </w:rPr>
        <w:t xml:space="preserve"> </w:t>
      </w:r>
      <w:r w:rsidR="0068686C" w:rsidRPr="005D35E7">
        <w:rPr>
          <w:color w:val="000000"/>
          <w:sz w:val="18"/>
          <w:szCs w:val="18"/>
          <w:lang w:eastAsia="it-IT"/>
        </w:rPr>
        <w:t>任何当局主管部门要求的任何付款，</w:t>
      </w:r>
      <w:r w:rsidR="0068686C" w:rsidRPr="005D35E7">
        <w:rPr>
          <w:color w:val="000000"/>
          <w:sz w:val="18"/>
          <w:szCs w:val="18"/>
          <w:lang w:eastAsia="zh-CN"/>
        </w:rPr>
        <w:t>并且</w:t>
      </w:r>
      <w:r w:rsidR="0068686C" w:rsidRPr="005D35E7">
        <w:rPr>
          <w:color w:val="000000"/>
          <w:sz w:val="18"/>
          <w:szCs w:val="18"/>
          <w:lang w:eastAsia="it-IT"/>
        </w:rPr>
        <w:t>合同项下</w:t>
      </w:r>
      <w:r w:rsidR="0068686C" w:rsidRPr="005D35E7">
        <w:rPr>
          <w:color w:val="000000"/>
          <w:sz w:val="18"/>
          <w:szCs w:val="18"/>
          <w:lang w:eastAsia="zh-CN"/>
        </w:rPr>
        <w:t>未</w:t>
      </w:r>
      <w:r w:rsidR="0068686C" w:rsidRPr="005D35E7">
        <w:rPr>
          <w:color w:val="000000"/>
          <w:sz w:val="18"/>
          <w:szCs w:val="18"/>
          <w:lang w:eastAsia="it-IT"/>
        </w:rPr>
        <w:t>明确</w:t>
      </w:r>
      <w:r w:rsidR="0068686C" w:rsidRPr="005D35E7">
        <w:rPr>
          <w:color w:val="000000"/>
          <w:sz w:val="18"/>
          <w:szCs w:val="18"/>
          <w:lang w:eastAsia="zh-CN"/>
        </w:rPr>
        <w:t>是</w:t>
      </w:r>
      <w:r w:rsidR="0068686C" w:rsidRPr="005D35E7">
        <w:rPr>
          <w:color w:val="000000"/>
          <w:sz w:val="18"/>
          <w:szCs w:val="18"/>
          <w:lang w:eastAsia="it-IT"/>
        </w:rPr>
        <w:t>可偿还的，且可</w:t>
      </w:r>
      <w:r w:rsidR="0068686C" w:rsidRPr="005D35E7">
        <w:rPr>
          <w:color w:val="000000"/>
          <w:sz w:val="18"/>
          <w:szCs w:val="18"/>
          <w:lang w:eastAsia="zh-CN"/>
        </w:rPr>
        <w:t>作为</w:t>
      </w:r>
      <w:r w:rsidR="0068686C" w:rsidRPr="005D35E7">
        <w:rPr>
          <w:color w:val="000000"/>
          <w:sz w:val="18"/>
          <w:szCs w:val="18"/>
          <w:lang w:eastAsia="it-IT"/>
        </w:rPr>
        <w:t>卖方任何索赔、要求、损失、诉讼原因、责任或费用的赔偿</w:t>
      </w:r>
      <w:r w:rsidR="0068686C" w:rsidRPr="005D35E7">
        <w:rPr>
          <w:color w:val="000000"/>
          <w:sz w:val="18"/>
          <w:szCs w:val="18"/>
          <w:lang w:eastAsia="zh-CN"/>
        </w:rPr>
        <w:t>；</w:t>
      </w:r>
    </w:p>
    <w:p w14:paraId="627E6183" w14:textId="5BA0F8D9" w:rsidR="00D93172" w:rsidRPr="005D35E7" w:rsidRDefault="007A5A16" w:rsidP="00F812C1">
      <w:pPr>
        <w:pStyle w:val="aff"/>
        <w:widowControl w:val="0"/>
        <w:numPr>
          <w:ilvl w:val="2"/>
          <w:numId w:val="49"/>
        </w:numPr>
        <w:suppressAutoHyphens/>
        <w:adjustRightInd w:val="0"/>
        <w:snapToGrid w:val="0"/>
        <w:spacing w:beforeLines="50" w:before="120"/>
        <w:ind w:firstLineChars="0"/>
        <w:contextualSpacing/>
        <w:jc w:val="both"/>
        <w:textAlignment w:val="baseline"/>
        <w:rPr>
          <w:color w:val="000000"/>
          <w:sz w:val="18"/>
          <w:szCs w:val="18"/>
          <w:lang w:eastAsia="it-IT"/>
        </w:rPr>
      </w:pPr>
      <w:r w:rsidRPr="005D35E7">
        <w:rPr>
          <w:color w:val="000000"/>
          <w:sz w:val="18"/>
          <w:szCs w:val="18"/>
          <w:lang w:eastAsia="it-IT"/>
        </w:rPr>
        <w:t>any claim brought against any member of BUYER GROUP by any member of SELLER GROUP (other than SELLER) in relation to the CONTRACT; and/or</w:t>
      </w:r>
      <w:r w:rsidR="0068686C" w:rsidRPr="005D35E7">
        <w:rPr>
          <w:sz w:val="18"/>
          <w:szCs w:val="18"/>
        </w:rPr>
        <w:t xml:space="preserve"> </w:t>
      </w:r>
      <w:r w:rsidR="0068686C" w:rsidRPr="005D35E7">
        <w:rPr>
          <w:color w:val="000000"/>
          <w:sz w:val="18"/>
          <w:szCs w:val="18"/>
          <w:lang w:eastAsia="it-IT"/>
        </w:rPr>
        <w:t>卖方集团任何成员（卖方除外）就合同向买方集团任何成员提出的任何索赔；和</w:t>
      </w:r>
      <w:r w:rsidR="0068686C" w:rsidRPr="005D35E7">
        <w:rPr>
          <w:color w:val="000000"/>
          <w:sz w:val="18"/>
          <w:szCs w:val="18"/>
          <w:lang w:eastAsia="it-IT"/>
        </w:rPr>
        <w:t>/</w:t>
      </w:r>
      <w:r w:rsidR="0068686C" w:rsidRPr="005D35E7">
        <w:rPr>
          <w:color w:val="000000"/>
          <w:sz w:val="18"/>
          <w:szCs w:val="18"/>
          <w:lang w:eastAsia="it-IT"/>
        </w:rPr>
        <w:t>或</w:t>
      </w:r>
    </w:p>
    <w:p w14:paraId="256FB7C2" w14:textId="46185F72" w:rsidR="00D93172" w:rsidRPr="005D35E7" w:rsidRDefault="007A5A16" w:rsidP="00F812C1">
      <w:pPr>
        <w:pStyle w:val="aff"/>
        <w:widowControl w:val="0"/>
        <w:numPr>
          <w:ilvl w:val="2"/>
          <w:numId w:val="49"/>
        </w:numPr>
        <w:suppressAutoHyphens/>
        <w:adjustRightInd w:val="0"/>
        <w:snapToGrid w:val="0"/>
        <w:spacing w:beforeLines="50" w:before="120"/>
        <w:ind w:firstLineChars="0"/>
        <w:contextualSpacing/>
        <w:jc w:val="both"/>
        <w:textAlignment w:val="baseline"/>
        <w:rPr>
          <w:color w:val="000000"/>
          <w:sz w:val="18"/>
          <w:szCs w:val="18"/>
          <w:lang w:eastAsia="it-IT"/>
        </w:rPr>
      </w:pPr>
      <w:r w:rsidRPr="005D35E7">
        <w:rPr>
          <w:color w:val="000000"/>
          <w:sz w:val="18"/>
          <w:szCs w:val="18"/>
          <w:lang w:eastAsia="it-IT"/>
        </w:rPr>
        <w:t>debts or claims due from SELLER GROUP.</w:t>
      </w:r>
      <w:r w:rsidR="0068686C" w:rsidRPr="005D35E7">
        <w:rPr>
          <w:color w:val="000000"/>
          <w:sz w:val="18"/>
          <w:szCs w:val="18"/>
          <w:lang w:eastAsia="it-IT"/>
        </w:rPr>
        <w:t xml:space="preserve"> </w:t>
      </w:r>
      <w:r w:rsidR="0068686C" w:rsidRPr="005D35E7">
        <w:rPr>
          <w:color w:val="000000"/>
          <w:sz w:val="18"/>
          <w:szCs w:val="18"/>
          <w:lang w:eastAsia="it-IT"/>
        </w:rPr>
        <w:t>卖方集团应付的债务或索赔</w:t>
      </w:r>
      <w:r w:rsidR="0068686C" w:rsidRPr="005D35E7">
        <w:rPr>
          <w:color w:val="000000"/>
          <w:sz w:val="18"/>
          <w:szCs w:val="18"/>
          <w:lang w:eastAsia="zh-CN"/>
        </w:rPr>
        <w:t>。</w:t>
      </w:r>
    </w:p>
    <w:p w14:paraId="4E6620AF" w14:textId="2129DA9D"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be responsible for the care, custody, control, protection and/or preservation of the CONTRACT GOODS </w:t>
      </w:r>
      <w:r w:rsidR="007305CC" w:rsidRPr="005D35E7">
        <w:rPr>
          <w:rFonts w:ascii="Times New Roman" w:hAnsi="Times New Roman"/>
          <w:sz w:val="18"/>
          <w:szCs w:val="18"/>
        </w:rPr>
        <w:t>up to the point when the CONTRACT GOODS has been delivered to BUYER</w:t>
      </w:r>
      <w:r w:rsidRPr="005D35E7">
        <w:rPr>
          <w:rFonts w:ascii="Times New Roman" w:hAnsi="Times New Roman"/>
          <w:sz w:val="18"/>
          <w:szCs w:val="18"/>
        </w:rPr>
        <w:t>.</w:t>
      </w:r>
    </w:p>
    <w:p w14:paraId="3F00A9AC" w14:textId="72F212D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卖方应负责照管、保管、控制、保护和</w:t>
      </w:r>
      <w:r w:rsidRPr="005D35E7">
        <w:rPr>
          <w:rFonts w:ascii="Times New Roman" w:hAnsi="Times New Roman"/>
          <w:sz w:val="18"/>
          <w:szCs w:val="18"/>
        </w:rPr>
        <w:t>/</w:t>
      </w:r>
      <w:r w:rsidRPr="005D35E7">
        <w:rPr>
          <w:rFonts w:ascii="Times New Roman" w:hAnsi="Times New Roman"/>
          <w:sz w:val="18"/>
          <w:szCs w:val="18"/>
        </w:rPr>
        <w:t>或保存合同货物</w:t>
      </w:r>
      <w:r w:rsidR="00C37B8D" w:rsidRPr="005D35E7">
        <w:rPr>
          <w:rFonts w:ascii="Times New Roman" w:hAnsi="Times New Roman"/>
          <w:sz w:val="18"/>
          <w:szCs w:val="18"/>
        </w:rPr>
        <w:t>，</w:t>
      </w:r>
      <w:r w:rsidRPr="005D35E7">
        <w:rPr>
          <w:rFonts w:ascii="Times New Roman" w:hAnsi="Times New Roman"/>
          <w:sz w:val="18"/>
          <w:szCs w:val="18"/>
        </w:rPr>
        <w:t>直至</w:t>
      </w:r>
      <w:r w:rsidR="00C37B8D" w:rsidRPr="005D35E7">
        <w:rPr>
          <w:rFonts w:ascii="Times New Roman" w:hAnsi="Times New Roman"/>
          <w:sz w:val="18"/>
          <w:szCs w:val="18"/>
        </w:rPr>
        <w:t>合同货物</w:t>
      </w:r>
      <w:r w:rsidRPr="005D35E7">
        <w:rPr>
          <w:rFonts w:ascii="Times New Roman" w:hAnsi="Times New Roman"/>
          <w:sz w:val="18"/>
          <w:szCs w:val="18"/>
        </w:rPr>
        <w:t>交付给买方。</w:t>
      </w:r>
    </w:p>
    <w:p w14:paraId="177A0BFF" w14:textId="77777777"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Notwithstanding any provision to the contrary elsewhere in the CONTRACT and except to the extent of any agreed (</w:t>
      </w:r>
      <w:proofErr w:type="spellStart"/>
      <w:r w:rsidRPr="005D35E7">
        <w:rPr>
          <w:rFonts w:ascii="Times New Roman" w:hAnsi="Times New Roman"/>
          <w:sz w:val="18"/>
          <w:szCs w:val="18"/>
        </w:rPr>
        <w:t>i</w:t>
      </w:r>
      <w:proofErr w:type="spellEnd"/>
      <w:r w:rsidRPr="005D35E7">
        <w:rPr>
          <w:rFonts w:ascii="Times New Roman" w:hAnsi="Times New Roman"/>
          <w:sz w:val="18"/>
          <w:szCs w:val="18"/>
        </w:rPr>
        <w:t>) liquidated damages and/or (ii) any predetermined termination fees provided for in the CONTRACT:</w:t>
      </w:r>
    </w:p>
    <w:p w14:paraId="402AE751" w14:textId="7777777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即便本合同其他地方或有任何冲突条款，但合同中规定的（</w:t>
      </w:r>
      <w:proofErr w:type="spellStart"/>
      <w:r w:rsidRPr="005D35E7">
        <w:rPr>
          <w:rFonts w:ascii="Times New Roman" w:hAnsi="Times New Roman"/>
          <w:sz w:val="18"/>
          <w:szCs w:val="18"/>
        </w:rPr>
        <w:t>i</w:t>
      </w:r>
      <w:proofErr w:type="spellEnd"/>
      <w:r w:rsidRPr="005D35E7">
        <w:rPr>
          <w:rFonts w:ascii="Times New Roman" w:hAnsi="Times New Roman"/>
          <w:sz w:val="18"/>
          <w:szCs w:val="18"/>
        </w:rPr>
        <w:t>）违约赔偿金和</w:t>
      </w:r>
      <w:r w:rsidRPr="005D35E7">
        <w:rPr>
          <w:rFonts w:ascii="Times New Roman" w:hAnsi="Times New Roman"/>
          <w:sz w:val="18"/>
          <w:szCs w:val="18"/>
        </w:rPr>
        <w:t>/</w:t>
      </w:r>
      <w:r w:rsidRPr="005D35E7">
        <w:rPr>
          <w:rFonts w:ascii="Times New Roman" w:hAnsi="Times New Roman"/>
          <w:sz w:val="18"/>
          <w:szCs w:val="18"/>
        </w:rPr>
        <w:t>或（</w:t>
      </w:r>
      <w:r w:rsidRPr="005D35E7">
        <w:rPr>
          <w:rFonts w:ascii="Times New Roman" w:hAnsi="Times New Roman"/>
          <w:sz w:val="18"/>
          <w:szCs w:val="18"/>
        </w:rPr>
        <w:t>ii</w:t>
      </w:r>
      <w:r w:rsidRPr="005D35E7">
        <w:rPr>
          <w:rFonts w:ascii="Times New Roman" w:hAnsi="Times New Roman"/>
          <w:sz w:val="18"/>
          <w:szCs w:val="18"/>
        </w:rPr>
        <w:t>）任何预先确定的合同终止费用除外：</w:t>
      </w:r>
    </w:p>
    <w:p w14:paraId="48F8D250" w14:textId="3129F9BA" w:rsidR="00D93172" w:rsidRPr="005D35E7" w:rsidRDefault="007A5A16" w:rsidP="00F812C1">
      <w:pPr>
        <w:pStyle w:val="BodyTextIndent21"/>
        <w:numPr>
          <w:ilvl w:val="2"/>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except to the extent of the liability for fraud or breach of </w:t>
      </w:r>
      <w:r w:rsidR="001F181D" w:rsidRPr="005D35E7">
        <w:rPr>
          <w:rFonts w:ascii="Times New Roman" w:hAnsi="Times New Roman"/>
          <w:sz w:val="18"/>
          <w:szCs w:val="18"/>
        </w:rPr>
        <w:t>compliance policy stipulated in this CONTRACT</w:t>
      </w:r>
      <w:r w:rsidR="001F181D" w:rsidRPr="005D35E7" w:rsidDel="001F181D">
        <w:rPr>
          <w:rFonts w:ascii="Times New Roman" w:hAnsi="Times New Roman"/>
          <w:sz w:val="18"/>
          <w:szCs w:val="18"/>
        </w:rPr>
        <w:t xml:space="preserve"> </w:t>
      </w:r>
      <w:r w:rsidRPr="005D35E7">
        <w:rPr>
          <w:rFonts w:ascii="Times New Roman" w:hAnsi="Times New Roman"/>
          <w:sz w:val="18"/>
          <w:szCs w:val="18"/>
        </w:rPr>
        <w:t>by any member of SELLER GROUP</w:t>
      </w:r>
      <w:r w:rsidR="002621D8" w:rsidRPr="005D35E7">
        <w:rPr>
          <w:rFonts w:ascii="Times New Roman" w:hAnsi="Times New Roman"/>
          <w:sz w:val="18"/>
          <w:szCs w:val="18"/>
        </w:rPr>
        <w:t xml:space="preserve"> or otherwise stipulated in the CONTRACT</w:t>
      </w:r>
      <w:r w:rsidRPr="005D35E7">
        <w:rPr>
          <w:rFonts w:ascii="Times New Roman" w:hAnsi="Times New Roman"/>
          <w:sz w:val="18"/>
          <w:szCs w:val="18"/>
        </w:rPr>
        <w:t>, BUYER waives all rights of recourse against, and shall defend, indemnify and hold harmless SELLER GROUP from and against CONSEQUENTIAL LOSS of any member of BUYER GROUP arising from or in relation to the CONTRACT, and</w:t>
      </w:r>
      <w:r w:rsidR="0068686C" w:rsidRPr="005D35E7">
        <w:rPr>
          <w:rFonts w:ascii="Times New Roman" w:hAnsi="Times New Roman"/>
          <w:sz w:val="18"/>
          <w:szCs w:val="18"/>
        </w:rPr>
        <w:t>除卖方集团任何成员因欺诈或违反本合同规定的合</w:t>
      </w:r>
      <w:proofErr w:type="gramStart"/>
      <w:r w:rsidR="0068686C" w:rsidRPr="005D35E7">
        <w:rPr>
          <w:rFonts w:ascii="Times New Roman" w:hAnsi="Times New Roman"/>
          <w:sz w:val="18"/>
          <w:szCs w:val="18"/>
        </w:rPr>
        <w:t>规</w:t>
      </w:r>
      <w:proofErr w:type="gramEnd"/>
      <w:r w:rsidR="0068686C" w:rsidRPr="005D35E7">
        <w:rPr>
          <w:rFonts w:ascii="Times New Roman" w:hAnsi="Times New Roman"/>
          <w:sz w:val="18"/>
          <w:szCs w:val="18"/>
        </w:rPr>
        <w:t>政策而承担的责任、或本合同另有约定外，买方放弃对卖方集团的后果性损失的追索权，并应就买方集团任何成员因本合同引起的或与本合同有关的后果性损失对卖方集团进行抗辩、赔偿和保护，以及</w:t>
      </w:r>
    </w:p>
    <w:p w14:paraId="0CA91045" w14:textId="6F26BD1B" w:rsidR="00D93172" w:rsidRPr="005D35E7" w:rsidRDefault="007A5A16" w:rsidP="00F812C1">
      <w:pPr>
        <w:pStyle w:val="BodyTextIndent21"/>
        <w:numPr>
          <w:ilvl w:val="2"/>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except to the extent of the liability for fraud or breach of </w:t>
      </w:r>
      <w:r w:rsidR="001F181D" w:rsidRPr="005D35E7">
        <w:rPr>
          <w:rFonts w:ascii="Times New Roman" w:hAnsi="Times New Roman"/>
          <w:sz w:val="18"/>
          <w:szCs w:val="18"/>
        </w:rPr>
        <w:t>compliance policy stipulated under this CONTRACT</w:t>
      </w:r>
      <w:r w:rsidR="001F181D" w:rsidRPr="005D35E7" w:rsidDel="001F181D">
        <w:rPr>
          <w:rFonts w:ascii="Times New Roman" w:hAnsi="Times New Roman"/>
          <w:sz w:val="18"/>
          <w:szCs w:val="18"/>
        </w:rPr>
        <w:t xml:space="preserve"> </w:t>
      </w:r>
      <w:r w:rsidRPr="005D35E7">
        <w:rPr>
          <w:rFonts w:ascii="Times New Roman" w:hAnsi="Times New Roman"/>
          <w:sz w:val="18"/>
          <w:szCs w:val="18"/>
        </w:rPr>
        <w:t>of any member of BUYER GROUP</w:t>
      </w:r>
      <w:r w:rsidR="002621D8" w:rsidRPr="005D35E7">
        <w:rPr>
          <w:rFonts w:ascii="Times New Roman" w:hAnsi="Times New Roman"/>
          <w:sz w:val="18"/>
          <w:szCs w:val="18"/>
        </w:rPr>
        <w:t xml:space="preserve"> or otherwise stipulated in the CONTRACT</w:t>
      </w:r>
      <w:r w:rsidRPr="005D35E7">
        <w:rPr>
          <w:rFonts w:ascii="Times New Roman" w:hAnsi="Times New Roman"/>
          <w:sz w:val="18"/>
          <w:szCs w:val="18"/>
        </w:rPr>
        <w:t>, SELLER waives all rights of recourse against, and shall defend, indemnify and hold harmless BUYER GROUP from and against CONSEQUENTIAL LOSS of any member of SELLER GROUP arising from or in relation to the CONTRACT.</w:t>
      </w:r>
      <w:r w:rsidR="0068686C" w:rsidRPr="005D35E7">
        <w:rPr>
          <w:rFonts w:ascii="Times New Roman" w:hAnsi="Times New Roman"/>
          <w:sz w:val="18"/>
          <w:szCs w:val="18"/>
        </w:rPr>
        <w:t xml:space="preserve"> </w:t>
      </w:r>
      <w:r w:rsidR="0068686C" w:rsidRPr="005D35E7">
        <w:rPr>
          <w:rFonts w:ascii="Times New Roman" w:hAnsi="Times New Roman"/>
          <w:sz w:val="18"/>
          <w:szCs w:val="18"/>
        </w:rPr>
        <w:t>除买方集团任何成员因欺诈或违反本合同规定的合</w:t>
      </w:r>
      <w:proofErr w:type="gramStart"/>
      <w:r w:rsidR="0068686C" w:rsidRPr="005D35E7">
        <w:rPr>
          <w:rFonts w:ascii="Times New Roman" w:hAnsi="Times New Roman"/>
          <w:sz w:val="18"/>
          <w:szCs w:val="18"/>
        </w:rPr>
        <w:t>规</w:t>
      </w:r>
      <w:proofErr w:type="gramEnd"/>
      <w:r w:rsidR="0068686C" w:rsidRPr="005D35E7">
        <w:rPr>
          <w:rFonts w:ascii="Times New Roman" w:hAnsi="Times New Roman"/>
          <w:sz w:val="18"/>
          <w:szCs w:val="18"/>
        </w:rPr>
        <w:t>政策而承担的责任、或本合同另有规定外，卖方放弃对买方集团的后果性损失的追索权，并应就卖方集团任何成员因本合同引起的或与本合同有关的后果性损失进行辩护、赔偿和保护，使买方集团免受损害。</w:t>
      </w:r>
    </w:p>
    <w:p w14:paraId="056D09A2" w14:textId="75CF4F49" w:rsidR="00D93172" w:rsidRPr="005D35E7" w:rsidRDefault="007A5A16" w:rsidP="00F812C1">
      <w:pPr>
        <w:pStyle w:val="BodyTextIndent21"/>
        <w:numPr>
          <w:ilvl w:val="2"/>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Where CONSEQUENTIAL LOSS shall mean: (</w:t>
      </w:r>
      <w:proofErr w:type="spellStart"/>
      <w:r w:rsidRPr="005D35E7">
        <w:rPr>
          <w:rFonts w:ascii="Times New Roman" w:hAnsi="Times New Roman"/>
          <w:sz w:val="18"/>
          <w:szCs w:val="18"/>
        </w:rPr>
        <w:t>i</w:t>
      </w:r>
      <w:proofErr w:type="spellEnd"/>
      <w:r w:rsidRPr="005D35E7">
        <w:rPr>
          <w:rFonts w:ascii="Times New Roman" w:hAnsi="Times New Roman"/>
          <w:sz w:val="18"/>
          <w:szCs w:val="18"/>
        </w:rPr>
        <w:t>) any indirect, special, incidental, contingent or consequential damages; and (ii) in each case, whether direct or indirect, any loss of profit or anticipated profit, loss of revenue or anticipated revenue, loss of investment or opportunity, loss of product or business interruption, howsoever caused, and even in the event of the fault, negligence or strict liability of a Party or any person.</w:t>
      </w:r>
      <w:r w:rsidR="0068686C" w:rsidRPr="005D35E7">
        <w:rPr>
          <w:rFonts w:ascii="Times New Roman" w:hAnsi="Times New Roman"/>
          <w:sz w:val="18"/>
          <w:szCs w:val="18"/>
        </w:rPr>
        <w:t xml:space="preserve"> </w:t>
      </w:r>
      <w:r w:rsidR="0068686C" w:rsidRPr="005D35E7">
        <w:rPr>
          <w:rFonts w:ascii="Times New Roman" w:hAnsi="Times New Roman"/>
          <w:sz w:val="18"/>
          <w:szCs w:val="18"/>
        </w:rPr>
        <w:t>后果性损失是指</w:t>
      </w:r>
      <w:r w:rsidR="0068686C" w:rsidRPr="005D35E7">
        <w:rPr>
          <w:rFonts w:ascii="Times New Roman" w:hAnsi="Times New Roman"/>
          <w:sz w:val="18"/>
          <w:szCs w:val="18"/>
        </w:rPr>
        <w:t>:(</w:t>
      </w:r>
      <w:proofErr w:type="spellStart"/>
      <w:r w:rsidR="0068686C" w:rsidRPr="005D35E7">
        <w:rPr>
          <w:rFonts w:ascii="Times New Roman" w:hAnsi="Times New Roman"/>
          <w:sz w:val="18"/>
          <w:szCs w:val="18"/>
        </w:rPr>
        <w:t>i</w:t>
      </w:r>
      <w:proofErr w:type="spellEnd"/>
      <w:r w:rsidR="0068686C" w:rsidRPr="005D35E7">
        <w:rPr>
          <w:rFonts w:ascii="Times New Roman" w:hAnsi="Times New Roman"/>
          <w:sz w:val="18"/>
          <w:szCs w:val="18"/>
        </w:rPr>
        <w:t>)</w:t>
      </w:r>
      <w:r w:rsidR="0068686C" w:rsidRPr="005D35E7">
        <w:rPr>
          <w:rFonts w:ascii="Times New Roman" w:hAnsi="Times New Roman"/>
          <w:sz w:val="18"/>
          <w:szCs w:val="18"/>
        </w:rPr>
        <w:t>任何间接的、特殊的、偶然的、或有的或后果性的损害</w:t>
      </w:r>
      <w:r w:rsidR="0068686C" w:rsidRPr="005D35E7">
        <w:rPr>
          <w:rFonts w:ascii="Times New Roman" w:hAnsi="Times New Roman"/>
          <w:sz w:val="18"/>
          <w:szCs w:val="18"/>
        </w:rPr>
        <w:t>;</w:t>
      </w:r>
      <w:r w:rsidR="0068686C" w:rsidRPr="005D35E7">
        <w:rPr>
          <w:rFonts w:ascii="Times New Roman" w:hAnsi="Times New Roman"/>
          <w:sz w:val="18"/>
          <w:szCs w:val="18"/>
        </w:rPr>
        <w:t>以及</w:t>
      </w:r>
      <w:r w:rsidR="0068686C" w:rsidRPr="005D35E7">
        <w:rPr>
          <w:rFonts w:ascii="Times New Roman" w:hAnsi="Times New Roman"/>
          <w:sz w:val="18"/>
          <w:szCs w:val="18"/>
        </w:rPr>
        <w:t>(ii)</w:t>
      </w:r>
      <w:r w:rsidR="0068686C" w:rsidRPr="005D35E7">
        <w:rPr>
          <w:rFonts w:ascii="Times New Roman" w:hAnsi="Times New Roman"/>
          <w:sz w:val="18"/>
          <w:szCs w:val="18"/>
        </w:rPr>
        <w:t>在每种情况下，无论直接或间接，任何利润或预期利润的损失、收入或预期收入的损失、投资或机会的损失、产品的损失或业务中断，无论其原因如何造成，甚至在一方或任何人的过错、疏忽或严格责任的情况下。</w:t>
      </w:r>
    </w:p>
    <w:p w14:paraId="43174C84" w14:textId="77777777"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at SELLER’s cost, be liable for and shall defend, indemnify and hold harmless BUYER GROUP against any and all INDEMNIFIED COSTS in respect of or arising out of any matter set out in relation to liabilities which SELLER has assumed under the CONTRACT. BUYER shall, at BUYER’S cost, be liable for and shall defend, indemnify and hold harmless SELLER GROUP against any and all INDEMNIFIED COSTS in respect of or arising out of any matter set out in relation to liabilities which BUYER has assumed under the CONTRACT. Without prejudice to the provisions of this Article, SELLER shall be liable for and defend, indemnify and hold harmless BUYER GROUP against any INDEMNIFIED COSTS of whatsoever nature arising from liens or attachments by any person in connection with or arising out of the performance of this CONTRACT and BUYER may recover such sum as a debt.</w:t>
      </w:r>
    </w:p>
    <w:p w14:paraId="6FDF346C" w14:textId="0BD7B9BC"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自费承担买方集团因卖方在本合同项下承担的责任相关的任何事项而产生的任何和所有赔偿费用，并对买方集团进行辩护、赔偿并使其免受损害。买方应自费承担卖方集团因买方根据本合同承担的责任而产生的任何和所有赔偿费用，并对卖方集团进行</w:t>
      </w:r>
      <w:r w:rsidRPr="005D35E7">
        <w:rPr>
          <w:rFonts w:ascii="Times New Roman" w:hAnsi="Times New Roman"/>
          <w:sz w:val="18"/>
          <w:szCs w:val="18"/>
        </w:rPr>
        <w:lastRenderedPageBreak/>
        <w:t>辩护、赔偿并使其免受损害。在不影响本条规定的情况下，卖方应负责保护、赔偿买方集团，使其免受因任何人因履行本合同而产生的留置权而产生的任何性质的赔偿费用，买方可将该款项作为债务收回。</w:t>
      </w:r>
    </w:p>
    <w:p w14:paraId="60EB1695" w14:textId="22AAEF3D"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immediately notify BUYER in the event it becomes aware of any circumstances that could result in a claim or potential claim under any indemnity offered by BUYER in favor of any member of SELLER GROUP under this CONTRACT. In such circumstances BUYER may elect to conduct the </w:t>
      </w:r>
      <w:r w:rsidR="00475A1D" w:rsidRPr="005D35E7">
        <w:rPr>
          <w:rFonts w:ascii="Times New Roman" w:hAnsi="Times New Roman"/>
          <w:sz w:val="18"/>
          <w:szCs w:val="18"/>
        </w:rPr>
        <w:t>defense</w:t>
      </w:r>
      <w:r w:rsidRPr="005D35E7">
        <w:rPr>
          <w:rFonts w:ascii="Times New Roman" w:hAnsi="Times New Roman"/>
          <w:sz w:val="18"/>
          <w:szCs w:val="18"/>
        </w:rPr>
        <w:t xml:space="preserve"> or participate in the </w:t>
      </w:r>
      <w:r w:rsidR="00475A1D" w:rsidRPr="005D35E7">
        <w:rPr>
          <w:rFonts w:ascii="Times New Roman" w:hAnsi="Times New Roman"/>
          <w:sz w:val="18"/>
          <w:szCs w:val="18"/>
        </w:rPr>
        <w:t>defense</w:t>
      </w:r>
      <w:r w:rsidRPr="005D35E7">
        <w:rPr>
          <w:rFonts w:ascii="Times New Roman" w:hAnsi="Times New Roman"/>
          <w:sz w:val="18"/>
          <w:szCs w:val="18"/>
        </w:rPr>
        <w:t xml:space="preserve"> of any such claim and SELLER GROUP shall comply with any of the reasonable directions of BUYER in this regard. No member of SELLER GROUP shall act, or fail to act, in any way so as to compromise or prejudice the </w:t>
      </w:r>
      <w:r w:rsidR="00475A1D" w:rsidRPr="005D35E7">
        <w:rPr>
          <w:rFonts w:ascii="Times New Roman" w:hAnsi="Times New Roman"/>
          <w:sz w:val="18"/>
          <w:szCs w:val="18"/>
        </w:rPr>
        <w:t>defense</w:t>
      </w:r>
      <w:r w:rsidRPr="005D35E7">
        <w:rPr>
          <w:rFonts w:ascii="Times New Roman" w:hAnsi="Times New Roman"/>
          <w:sz w:val="18"/>
          <w:szCs w:val="18"/>
        </w:rPr>
        <w:t xml:space="preserve"> of the claim.  SELLER shall not authorize the settlement of any such claims without the prior written consent of BUYER. Where SELLER fails to carry out any action required by BUYER in relation to the foregoing, BUYER may take any such action on its own behalf and shall be entitled to full reimbursement for any resulting costs from SELLER. Should SELLER be prevented from performing any part of the </w:t>
      </w:r>
      <w:r w:rsidR="00651A04" w:rsidRPr="005D35E7">
        <w:rPr>
          <w:rFonts w:ascii="Times New Roman" w:hAnsi="Times New Roman"/>
          <w:sz w:val="18"/>
          <w:szCs w:val="18"/>
        </w:rPr>
        <w:t>SUPPLY</w:t>
      </w:r>
      <w:r w:rsidRPr="005D35E7">
        <w:rPr>
          <w:rFonts w:ascii="Times New Roman" w:hAnsi="Times New Roman"/>
          <w:sz w:val="18"/>
          <w:szCs w:val="18"/>
        </w:rPr>
        <w:t xml:space="preserve"> hereunder by reason of legal proceedings based upon such claim, BUYER shall be relieved of its obligation to make payment for such part of the </w:t>
      </w:r>
      <w:r w:rsidR="00651A04" w:rsidRPr="005D35E7">
        <w:rPr>
          <w:rFonts w:ascii="Times New Roman" w:hAnsi="Times New Roman"/>
          <w:sz w:val="18"/>
          <w:szCs w:val="18"/>
        </w:rPr>
        <w:t>SUPPLY</w:t>
      </w:r>
      <w:r w:rsidRPr="005D35E7">
        <w:rPr>
          <w:rFonts w:ascii="Times New Roman" w:hAnsi="Times New Roman"/>
          <w:sz w:val="18"/>
          <w:szCs w:val="18"/>
        </w:rPr>
        <w:t xml:space="preserve"> not performed as a result thereof.</w:t>
      </w:r>
    </w:p>
    <w:p w14:paraId="35CE3C01" w14:textId="23E19C70"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如果卖方意识到任何可能导致买方根据本合同向卖方集团任何成员提供的任何赔偿提出索赔或潜在索赔的情况，卖方应立即通知买方。在这种情况下，买方可选择对任何此类索赔进行辩护或参与辩护，卖方集团应遵守买方在这方面的任何合理指示。卖方集团的任何成员不得以任何方式采取或不采取行动，以损害或损害索赔的辩护。未经买方事先书面同意，卖方</w:t>
      </w:r>
      <w:r w:rsidR="009E7D6E" w:rsidRPr="005D35E7">
        <w:rPr>
          <w:rFonts w:ascii="Times New Roman" w:hAnsi="Times New Roman"/>
          <w:sz w:val="18"/>
          <w:szCs w:val="18"/>
        </w:rPr>
        <w:t>无权擅自</w:t>
      </w:r>
      <w:r w:rsidRPr="005D35E7">
        <w:rPr>
          <w:rFonts w:ascii="Times New Roman" w:hAnsi="Times New Roman"/>
          <w:sz w:val="18"/>
          <w:szCs w:val="18"/>
        </w:rPr>
        <w:t>解决任何此类索赔。如果卖方未能执行买方要求的与上述内容相关的任何行动，买方可自行采取任何此类行动，并有权从卖方处获得任何由此产生的费用的全额补偿。如果卖方因此类索赔的法律</w:t>
      </w:r>
      <w:r w:rsidR="009E7D6E" w:rsidRPr="005D35E7">
        <w:rPr>
          <w:rFonts w:ascii="Times New Roman" w:hAnsi="Times New Roman"/>
          <w:sz w:val="18"/>
          <w:szCs w:val="18"/>
        </w:rPr>
        <w:t>程序</w:t>
      </w:r>
      <w:r w:rsidRPr="005D35E7">
        <w:rPr>
          <w:rFonts w:ascii="Times New Roman" w:hAnsi="Times New Roman"/>
          <w:sz w:val="18"/>
          <w:szCs w:val="18"/>
        </w:rPr>
        <w:t>而无法执行本合同项下的任何</w:t>
      </w:r>
      <w:r w:rsidR="00821333" w:rsidRPr="005D35E7">
        <w:rPr>
          <w:rFonts w:ascii="Times New Roman" w:hAnsi="Times New Roman"/>
          <w:sz w:val="18"/>
          <w:szCs w:val="18"/>
        </w:rPr>
        <w:t>供货</w:t>
      </w:r>
      <w:r w:rsidRPr="005D35E7">
        <w:rPr>
          <w:rFonts w:ascii="Times New Roman" w:hAnsi="Times New Roman"/>
          <w:sz w:val="18"/>
          <w:szCs w:val="18"/>
        </w:rPr>
        <w:t>，则</w:t>
      </w:r>
      <w:r w:rsidR="009E7D6E" w:rsidRPr="005D35E7">
        <w:rPr>
          <w:rFonts w:ascii="Times New Roman" w:hAnsi="Times New Roman"/>
          <w:sz w:val="18"/>
          <w:szCs w:val="18"/>
        </w:rPr>
        <w:t>相应解除</w:t>
      </w:r>
      <w:r w:rsidRPr="005D35E7">
        <w:rPr>
          <w:rFonts w:ascii="Times New Roman" w:hAnsi="Times New Roman"/>
          <w:sz w:val="18"/>
          <w:szCs w:val="18"/>
        </w:rPr>
        <w:t>买方</w:t>
      </w:r>
      <w:r w:rsidR="009E7D6E" w:rsidRPr="005D35E7">
        <w:rPr>
          <w:rFonts w:ascii="Times New Roman" w:hAnsi="Times New Roman"/>
          <w:sz w:val="18"/>
          <w:szCs w:val="18"/>
        </w:rPr>
        <w:t>就</w:t>
      </w:r>
      <w:r w:rsidRPr="005D35E7">
        <w:rPr>
          <w:rFonts w:ascii="Times New Roman" w:hAnsi="Times New Roman"/>
          <w:sz w:val="18"/>
          <w:szCs w:val="18"/>
        </w:rPr>
        <w:t>该部分</w:t>
      </w:r>
      <w:r w:rsidR="00821333" w:rsidRPr="005D35E7">
        <w:rPr>
          <w:rFonts w:ascii="Times New Roman" w:hAnsi="Times New Roman"/>
          <w:sz w:val="18"/>
          <w:szCs w:val="18"/>
        </w:rPr>
        <w:t>供货</w:t>
      </w:r>
      <w:r w:rsidR="009E7D6E" w:rsidRPr="005D35E7">
        <w:rPr>
          <w:rFonts w:ascii="Times New Roman" w:hAnsi="Times New Roman"/>
          <w:sz w:val="18"/>
          <w:szCs w:val="18"/>
        </w:rPr>
        <w:t>的支付</w:t>
      </w:r>
      <w:r w:rsidRPr="005D35E7">
        <w:rPr>
          <w:rFonts w:ascii="Times New Roman" w:hAnsi="Times New Roman"/>
          <w:sz w:val="18"/>
          <w:szCs w:val="18"/>
        </w:rPr>
        <w:t>义务。</w:t>
      </w:r>
    </w:p>
    <w:p w14:paraId="69E34EEC" w14:textId="4797ED11" w:rsidR="008573FD" w:rsidRPr="005D35E7" w:rsidRDefault="008573FD" w:rsidP="00F812C1">
      <w:pPr>
        <w:pStyle w:val="BodyTextIndent21"/>
        <w:numPr>
          <w:ilvl w:val="1"/>
          <w:numId w:val="16"/>
        </w:numPr>
        <w:snapToGrid w:val="0"/>
        <w:spacing w:beforeLines="50" w:before="120"/>
        <w:ind w:left="0" w:firstLine="0"/>
        <w:contextualSpacing/>
        <w:rPr>
          <w:rFonts w:ascii="Times New Roman" w:hAnsi="Times New Roman"/>
          <w:b/>
          <w:sz w:val="18"/>
          <w:szCs w:val="18"/>
        </w:rPr>
      </w:pPr>
      <w:r w:rsidRPr="005D35E7">
        <w:rPr>
          <w:rFonts w:ascii="Times New Roman" w:hAnsi="Times New Roman"/>
          <w:sz w:val="18"/>
          <w:szCs w:val="18"/>
        </w:rPr>
        <w:t>Notwithstanding anything contained in this CONTRACT to the contrary, SELLER’s total liability in respect of any and all claims for damages or losses shall not exceed 100% of the TOTAL CONTRACT PRICE. For the avoidance of doubt, such liability limitation shall not apply to; (</w:t>
      </w:r>
      <w:proofErr w:type="spellStart"/>
      <w:r w:rsidRPr="005D35E7">
        <w:rPr>
          <w:rFonts w:ascii="Times New Roman" w:hAnsi="Times New Roman"/>
          <w:sz w:val="18"/>
          <w:szCs w:val="18"/>
        </w:rPr>
        <w:t>i</w:t>
      </w:r>
      <w:proofErr w:type="spellEnd"/>
      <w:r w:rsidRPr="005D35E7">
        <w:rPr>
          <w:rFonts w:ascii="Times New Roman" w:hAnsi="Times New Roman"/>
          <w:sz w:val="18"/>
          <w:szCs w:val="18"/>
        </w:rPr>
        <w:t xml:space="preserve">) </w:t>
      </w:r>
      <w:r w:rsidR="00EA63C9" w:rsidRPr="005D35E7">
        <w:rPr>
          <w:rFonts w:ascii="Times New Roman" w:hAnsi="Times New Roman"/>
          <w:sz w:val="18"/>
          <w:szCs w:val="18"/>
        </w:rPr>
        <w:t>liabilities or Claims arising from</w:t>
      </w:r>
      <w:r w:rsidRPr="005D35E7">
        <w:rPr>
          <w:rFonts w:ascii="Times New Roman" w:hAnsi="Times New Roman"/>
          <w:sz w:val="18"/>
          <w:szCs w:val="18"/>
        </w:rPr>
        <w:t xml:space="preserve"> infringement or violations of any above-said INTELLECTUAL PROPERTY RIGHTS of any third party; (ii) costs and expenses related to repairs, correction or replacement of defects of Goods; (iii) any obligations of the SELLER to indemnify third party; (iv) any obligations or liabilities assumed by the SELLER under Articles 17 (Confidentiality</w:t>
      </w:r>
      <w:r w:rsidR="00274376" w:rsidRPr="005D35E7">
        <w:rPr>
          <w:rFonts w:ascii="Times New Roman" w:hAnsi="Times New Roman"/>
          <w:sz w:val="18"/>
          <w:szCs w:val="18"/>
        </w:rPr>
        <w:t xml:space="preserve"> Responsibility</w:t>
      </w:r>
      <w:r w:rsidRPr="005D35E7">
        <w:rPr>
          <w:rFonts w:ascii="Times New Roman" w:hAnsi="Times New Roman"/>
          <w:sz w:val="18"/>
          <w:szCs w:val="18"/>
        </w:rPr>
        <w:t>), 22 (Indemnities and Insurance), 2</w:t>
      </w:r>
      <w:r w:rsidR="009C3255" w:rsidRPr="005D35E7">
        <w:rPr>
          <w:rFonts w:ascii="Times New Roman" w:hAnsi="Times New Roman"/>
          <w:sz w:val="18"/>
          <w:szCs w:val="18"/>
        </w:rPr>
        <w:t>7</w:t>
      </w:r>
      <w:r w:rsidRPr="005D35E7">
        <w:rPr>
          <w:rFonts w:ascii="Times New Roman" w:hAnsi="Times New Roman"/>
          <w:sz w:val="18"/>
          <w:szCs w:val="18"/>
        </w:rPr>
        <w:t xml:space="preserve"> (T</w:t>
      </w:r>
      <w:r w:rsidR="00274376" w:rsidRPr="005D35E7">
        <w:rPr>
          <w:rFonts w:ascii="Times New Roman" w:hAnsi="Times New Roman"/>
          <w:sz w:val="18"/>
          <w:szCs w:val="18"/>
        </w:rPr>
        <w:t>axes</w:t>
      </w:r>
      <w:r w:rsidRPr="005D35E7">
        <w:rPr>
          <w:rFonts w:ascii="Times New Roman" w:hAnsi="Times New Roman"/>
          <w:sz w:val="18"/>
          <w:szCs w:val="18"/>
        </w:rPr>
        <w:t xml:space="preserve">), </w:t>
      </w:r>
      <w:r w:rsidR="009A4A13" w:rsidRPr="005D35E7">
        <w:rPr>
          <w:rFonts w:ascii="Times New Roman" w:hAnsi="Times New Roman"/>
          <w:sz w:val="18"/>
          <w:szCs w:val="18"/>
        </w:rPr>
        <w:t xml:space="preserve">ATTACHEMENT </w:t>
      </w:r>
      <w:r w:rsidR="00274376" w:rsidRPr="005D35E7">
        <w:rPr>
          <w:rFonts w:ascii="Times New Roman" w:hAnsi="Times New Roman"/>
          <w:sz w:val="18"/>
          <w:szCs w:val="18"/>
        </w:rPr>
        <w:t>G</w:t>
      </w:r>
      <w:r w:rsidRPr="005D35E7">
        <w:rPr>
          <w:rFonts w:ascii="Times New Roman" w:hAnsi="Times New Roman"/>
          <w:sz w:val="18"/>
          <w:szCs w:val="18"/>
        </w:rPr>
        <w:t xml:space="preserve"> (</w:t>
      </w:r>
      <w:r w:rsidR="00723890" w:rsidRPr="005D35E7">
        <w:rPr>
          <w:rFonts w:ascii="Times New Roman" w:hAnsi="Times New Roman"/>
          <w:sz w:val="18"/>
          <w:szCs w:val="18"/>
        </w:rPr>
        <w:t>Compliance: Administrative and anti-corruption liability, Corporate Social Responsibility and Human Rights</w:t>
      </w:r>
      <w:r w:rsidRPr="005D35E7">
        <w:rPr>
          <w:rFonts w:ascii="Times New Roman" w:hAnsi="Times New Roman"/>
          <w:sz w:val="18"/>
          <w:szCs w:val="18"/>
        </w:rPr>
        <w:t>)</w:t>
      </w:r>
      <w:r w:rsidR="00F246A4" w:rsidRPr="005D35E7">
        <w:rPr>
          <w:rFonts w:ascii="Times New Roman" w:hAnsi="Times New Roman"/>
          <w:sz w:val="18"/>
          <w:szCs w:val="18"/>
        </w:rPr>
        <w:t xml:space="preserve"> or ATTACHEMENT K (</w:t>
      </w:r>
      <w:r w:rsidR="00F246A4" w:rsidRPr="005D35E7">
        <w:rPr>
          <w:rFonts w:ascii="Times New Roman" w:hAnsi="Times New Roman"/>
          <w:bCs/>
          <w:sz w:val="18"/>
          <w:szCs w:val="18"/>
        </w:rPr>
        <w:t>Undertaking of Honest Conduct)</w:t>
      </w:r>
      <w:r w:rsidRPr="005D35E7">
        <w:rPr>
          <w:rFonts w:ascii="Times New Roman" w:hAnsi="Times New Roman"/>
          <w:sz w:val="18"/>
          <w:szCs w:val="18"/>
        </w:rPr>
        <w:t xml:space="preserve">, </w:t>
      </w:r>
      <w:r w:rsidR="00EA63C9" w:rsidRPr="005D35E7">
        <w:rPr>
          <w:rFonts w:ascii="Times New Roman" w:hAnsi="Times New Roman"/>
          <w:sz w:val="18"/>
          <w:szCs w:val="18"/>
        </w:rPr>
        <w:t xml:space="preserve">(v) any or all proceeds recovered by the SELLER from the insurances in accordance with Article 22; </w:t>
      </w:r>
      <w:r w:rsidRPr="005D35E7">
        <w:rPr>
          <w:rFonts w:ascii="Times New Roman" w:hAnsi="Times New Roman"/>
          <w:sz w:val="18"/>
          <w:szCs w:val="18"/>
        </w:rPr>
        <w:t>and (v</w:t>
      </w:r>
      <w:r w:rsidR="00EA63C9" w:rsidRPr="005D35E7">
        <w:rPr>
          <w:rFonts w:ascii="Times New Roman" w:hAnsi="Times New Roman"/>
          <w:sz w:val="18"/>
          <w:szCs w:val="18"/>
        </w:rPr>
        <w:t>i</w:t>
      </w:r>
      <w:r w:rsidRPr="005D35E7">
        <w:rPr>
          <w:rFonts w:ascii="Times New Roman" w:hAnsi="Times New Roman"/>
          <w:sz w:val="18"/>
          <w:szCs w:val="18"/>
        </w:rPr>
        <w:t>) in the case of fraud, misrepresentation, gross negligence, willful misconduct, abandonment or illegal or unlawful acts by the SELLER</w:t>
      </w:r>
      <w:r w:rsidR="00EA63C9" w:rsidRPr="005D35E7">
        <w:rPr>
          <w:rFonts w:ascii="Times New Roman" w:hAnsi="Times New Roman"/>
          <w:sz w:val="18"/>
          <w:szCs w:val="18"/>
        </w:rPr>
        <w:t>;</w:t>
      </w:r>
    </w:p>
    <w:p w14:paraId="6FB6BD8B" w14:textId="1B476767" w:rsidR="00723890" w:rsidRPr="005D35E7" w:rsidRDefault="008573FD" w:rsidP="00F812C1">
      <w:pPr>
        <w:pStyle w:val="afe"/>
        <w:adjustRightInd w:val="0"/>
        <w:snapToGrid w:val="0"/>
        <w:spacing w:beforeLines="50" w:before="120" w:line="240" w:lineRule="auto"/>
        <w:ind w:firstLineChars="0" w:firstLine="0"/>
        <w:contextualSpacing/>
        <w:jc w:val="both"/>
        <w:rPr>
          <w:rFonts w:cs="Times New Roman"/>
          <w:sz w:val="18"/>
          <w:szCs w:val="18"/>
        </w:rPr>
      </w:pPr>
      <w:r w:rsidRPr="005D35E7">
        <w:rPr>
          <w:rFonts w:cs="Times New Roman"/>
          <w:b w:val="0"/>
          <w:bCs/>
          <w:caps w:val="0"/>
          <w:sz w:val="18"/>
          <w:szCs w:val="18"/>
        </w:rPr>
        <w:t>即便本合同或有任何冲突规定，卖方在履行合同或未履行合同中给买方造成任何损失或损害的总的赔偿责任，不得超过合同总价的</w:t>
      </w:r>
      <w:r w:rsidRPr="005D35E7">
        <w:rPr>
          <w:rFonts w:cs="Times New Roman"/>
          <w:b w:val="0"/>
          <w:bCs/>
          <w:caps w:val="0"/>
          <w:sz w:val="18"/>
          <w:szCs w:val="18"/>
        </w:rPr>
        <w:t>100%</w:t>
      </w:r>
      <w:r w:rsidRPr="005D35E7">
        <w:rPr>
          <w:rFonts w:cs="Times New Roman"/>
          <w:b w:val="0"/>
          <w:bCs/>
          <w:caps w:val="0"/>
          <w:sz w:val="18"/>
          <w:szCs w:val="18"/>
        </w:rPr>
        <w:t>。</w:t>
      </w:r>
      <w:r w:rsidRPr="005D35E7">
        <w:rPr>
          <w:rFonts w:cs="Times New Roman"/>
          <w:b w:val="0"/>
          <w:bCs/>
          <w:caps w:val="0"/>
          <w:sz w:val="18"/>
          <w:szCs w:val="18"/>
        </w:rPr>
        <w:t xml:space="preserve"> </w:t>
      </w:r>
      <w:r w:rsidRPr="005D35E7">
        <w:rPr>
          <w:rFonts w:cs="Times New Roman"/>
          <w:b w:val="0"/>
          <w:bCs/>
          <w:caps w:val="0"/>
          <w:sz w:val="18"/>
          <w:szCs w:val="18"/>
        </w:rPr>
        <w:t>为避免歧义，该等责任限制不应适用以下情形：（</w:t>
      </w:r>
      <w:r w:rsidRPr="005D35E7">
        <w:rPr>
          <w:rFonts w:cs="Times New Roman"/>
          <w:b w:val="0"/>
          <w:bCs/>
          <w:caps w:val="0"/>
          <w:sz w:val="18"/>
          <w:szCs w:val="18"/>
        </w:rPr>
        <w:t>1</w:t>
      </w:r>
      <w:r w:rsidRPr="005D35E7">
        <w:rPr>
          <w:rFonts w:cs="Times New Roman"/>
          <w:b w:val="0"/>
          <w:bCs/>
          <w:caps w:val="0"/>
          <w:sz w:val="18"/>
          <w:szCs w:val="18"/>
        </w:rPr>
        <w:t>）因侵犯或违反第三方知识产权而产生的</w:t>
      </w:r>
      <w:r w:rsidR="00EA63C9" w:rsidRPr="005D35E7">
        <w:rPr>
          <w:rFonts w:cs="Times New Roman"/>
          <w:b w:val="0"/>
          <w:bCs/>
          <w:caps w:val="0"/>
          <w:sz w:val="18"/>
          <w:szCs w:val="18"/>
        </w:rPr>
        <w:t>责任、索赔</w:t>
      </w:r>
      <w:r w:rsidRPr="005D35E7">
        <w:rPr>
          <w:rFonts w:cs="Times New Roman"/>
          <w:b w:val="0"/>
          <w:bCs/>
          <w:caps w:val="0"/>
          <w:sz w:val="18"/>
          <w:szCs w:val="18"/>
        </w:rPr>
        <w:t>；（</w:t>
      </w:r>
      <w:r w:rsidRPr="005D35E7">
        <w:rPr>
          <w:rFonts w:cs="Times New Roman"/>
          <w:b w:val="0"/>
          <w:bCs/>
          <w:caps w:val="0"/>
          <w:sz w:val="18"/>
          <w:szCs w:val="18"/>
        </w:rPr>
        <w:t>2</w:t>
      </w:r>
      <w:r w:rsidRPr="005D35E7">
        <w:rPr>
          <w:rFonts w:cs="Times New Roman"/>
          <w:b w:val="0"/>
          <w:bCs/>
          <w:caps w:val="0"/>
          <w:sz w:val="18"/>
          <w:szCs w:val="18"/>
        </w:rPr>
        <w:t>）修理、纠正或替代瑕疵货物</w:t>
      </w:r>
      <w:r w:rsidR="00C37B8D" w:rsidRPr="005D35E7">
        <w:rPr>
          <w:rFonts w:cs="Times New Roman"/>
          <w:b w:val="0"/>
          <w:bCs/>
          <w:caps w:val="0"/>
          <w:sz w:val="18"/>
          <w:szCs w:val="18"/>
        </w:rPr>
        <w:t>相关的成本和费用</w:t>
      </w:r>
      <w:r w:rsidRPr="005D35E7">
        <w:rPr>
          <w:rFonts w:cs="Times New Roman"/>
          <w:b w:val="0"/>
          <w:bCs/>
          <w:caps w:val="0"/>
          <w:sz w:val="18"/>
          <w:szCs w:val="18"/>
        </w:rPr>
        <w:t>；（</w:t>
      </w:r>
      <w:r w:rsidRPr="005D35E7">
        <w:rPr>
          <w:rFonts w:cs="Times New Roman"/>
          <w:b w:val="0"/>
          <w:bCs/>
          <w:caps w:val="0"/>
          <w:sz w:val="18"/>
          <w:szCs w:val="18"/>
        </w:rPr>
        <w:t>3</w:t>
      </w:r>
      <w:r w:rsidRPr="005D35E7">
        <w:rPr>
          <w:rFonts w:cs="Times New Roman"/>
          <w:b w:val="0"/>
          <w:bCs/>
          <w:caps w:val="0"/>
          <w:sz w:val="18"/>
          <w:szCs w:val="18"/>
        </w:rPr>
        <w:t>）卖方赔偿第三方的费用；（</w:t>
      </w:r>
      <w:r w:rsidRPr="005D35E7">
        <w:rPr>
          <w:rFonts w:cs="Times New Roman"/>
          <w:b w:val="0"/>
          <w:bCs/>
          <w:caps w:val="0"/>
          <w:sz w:val="18"/>
          <w:szCs w:val="18"/>
        </w:rPr>
        <w:t>4</w:t>
      </w:r>
      <w:r w:rsidRPr="005D35E7">
        <w:rPr>
          <w:rFonts w:cs="Times New Roman"/>
          <w:b w:val="0"/>
          <w:bCs/>
          <w:caps w:val="0"/>
          <w:sz w:val="18"/>
          <w:szCs w:val="18"/>
        </w:rPr>
        <w:t>）卖方根据第</w:t>
      </w:r>
      <w:r w:rsidRPr="005D35E7">
        <w:rPr>
          <w:rFonts w:cs="Times New Roman"/>
          <w:b w:val="0"/>
          <w:bCs/>
          <w:caps w:val="0"/>
          <w:sz w:val="18"/>
          <w:szCs w:val="18"/>
        </w:rPr>
        <w:t>17</w:t>
      </w:r>
      <w:r w:rsidRPr="005D35E7">
        <w:rPr>
          <w:rFonts w:cs="Times New Roman"/>
          <w:b w:val="0"/>
          <w:bCs/>
          <w:caps w:val="0"/>
          <w:sz w:val="18"/>
          <w:szCs w:val="18"/>
        </w:rPr>
        <w:t>条（保密责任）、第</w:t>
      </w:r>
      <w:r w:rsidRPr="005D35E7">
        <w:rPr>
          <w:rFonts w:cs="Times New Roman"/>
          <w:b w:val="0"/>
          <w:bCs/>
          <w:caps w:val="0"/>
          <w:sz w:val="18"/>
          <w:szCs w:val="18"/>
        </w:rPr>
        <w:t>22</w:t>
      </w:r>
      <w:r w:rsidRPr="005D35E7">
        <w:rPr>
          <w:rFonts w:cs="Times New Roman"/>
          <w:b w:val="0"/>
          <w:bCs/>
          <w:caps w:val="0"/>
          <w:sz w:val="18"/>
          <w:szCs w:val="18"/>
        </w:rPr>
        <w:t>条（赔偿和保险）、第</w:t>
      </w:r>
      <w:r w:rsidRPr="005D35E7">
        <w:rPr>
          <w:rFonts w:cs="Times New Roman"/>
          <w:b w:val="0"/>
          <w:bCs/>
          <w:caps w:val="0"/>
          <w:sz w:val="18"/>
          <w:szCs w:val="18"/>
        </w:rPr>
        <w:t>2</w:t>
      </w:r>
      <w:r w:rsidR="009C3255" w:rsidRPr="005D35E7">
        <w:rPr>
          <w:rFonts w:cs="Times New Roman"/>
          <w:b w:val="0"/>
          <w:bCs/>
          <w:caps w:val="0"/>
          <w:sz w:val="18"/>
          <w:szCs w:val="18"/>
        </w:rPr>
        <w:t>7</w:t>
      </w:r>
      <w:r w:rsidRPr="005D35E7">
        <w:rPr>
          <w:rFonts w:cs="Times New Roman"/>
          <w:b w:val="0"/>
          <w:bCs/>
          <w:caps w:val="0"/>
          <w:sz w:val="18"/>
          <w:szCs w:val="18"/>
        </w:rPr>
        <w:t>条（税收）</w:t>
      </w:r>
      <w:r w:rsidR="00F246A4" w:rsidRPr="005D35E7">
        <w:rPr>
          <w:rFonts w:cs="Times New Roman"/>
          <w:b w:val="0"/>
          <w:bCs/>
          <w:caps w:val="0"/>
          <w:sz w:val="18"/>
          <w:szCs w:val="18"/>
        </w:rPr>
        <w:t>、</w:t>
      </w:r>
      <w:r w:rsidRPr="005D35E7">
        <w:rPr>
          <w:rFonts w:cs="Times New Roman"/>
          <w:b w:val="0"/>
          <w:bCs/>
          <w:caps w:val="0"/>
          <w:sz w:val="18"/>
          <w:szCs w:val="18"/>
        </w:rPr>
        <w:t>附件</w:t>
      </w:r>
      <w:r w:rsidR="00723890" w:rsidRPr="005D35E7">
        <w:rPr>
          <w:rFonts w:cs="Times New Roman"/>
          <w:b w:val="0"/>
          <w:bCs/>
          <w:caps w:val="0"/>
          <w:sz w:val="18"/>
          <w:szCs w:val="18"/>
        </w:rPr>
        <w:t>G</w:t>
      </w:r>
      <w:r w:rsidRPr="005D35E7">
        <w:rPr>
          <w:rFonts w:cs="Times New Roman"/>
          <w:b w:val="0"/>
          <w:bCs/>
          <w:caps w:val="0"/>
          <w:sz w:val="18"/>
          <w:szCs w:val="18"/>
        </w:rPr>
        <w:t>（</w:t>
      </w:r>
      <w:r w:rsidR="00723890" w:rsidRPr="005D35E7">
        <w:rPr>
          <w:rFonts w:cs="Times New Roman"/>
          <w:b w:val="0"/>
          <w:bCs/>
          <w:caps w:val="0"/>
          <w:sz w:val="18"/>
          <w:szCs w:val="18"/>
        </w:rPr>
        <w:t>合</w:t>
      </w:r>
      <w:proofErr w:type="gramStart"/>
      <w:r w:rsidR="00723890" w:rsidRPr="005D35E7">
        <w:rPr>
          <w:rFonts w:cs="Times New Roman"/>
          <w:b w:val="0"/>
          <w:bCs/>
          <w:caps w:val="0"/>
          <w:sz w:val="18"/>
          <w:szCs w:val="18"/>
        </w:rPr>
        <w:t>规</w:t>
      </w:r>
      <w:proofErr w:type="gramEnd"/>
      <w:r w:rsidR="00723890" w:rsidRPr="005D35E7">
        <w:rPr>
          <w:rFonts w:cs="Times New Roman"/>
          <w:b w:val="0"/>
          <w:bCs/>
          <w:caps w:val="0"/>
          <w:sz w:val="18"/>
          <w:szCs w:val="18"/>
        </w:rPr>
        <w:t>行政和反腐败责任、企业社会责任和人权</w:t>
      </w:r>
      <w:r w:rsidRPr="005D35E7">
        <w:rPr>
          <w:rFonts w:cs="Times New Roman"/>
          <w:b w:val="0"/>
          <w:bCs/>
          <w:caps w:val="0"/>
          <w:sz w:val="18"/>
          <w:szCs w:val="18"/>
        </w:rPr>
        <w:t>）</w:t>
      </w:r>
      <w:r w:rsidR="00F246A4" w:rsidRPr="005D35E7">
        <w:rPr>
          <w:rFonts w:cs="Times New Roman"/>
          <w:b w:val="0"/>
          <w:bCs/>
          <w:caps w:val="0"/>
          <w:sz w:val="18"/>
          <w:szCs w:val="18"/>
        </w:rPr>
        <w:t>或附件</w:t>
      </w:r>
      <w:r w:rsidR="00F246A4" w:rsidRPr="005D35E7">
        <w:rPr>
          <w:rFonts w:cs="Times New Roman"/>
          <w:b w:val="0"/>
          <w:bCs/>
          <w:caps w:val="0"/>
          <w:sz w:val="18"/>
          <w:szCs w:val="18"/>
        </w:rPr>
        <w:t>K</w:t>
      </w:r>
      <w:r w:rsidR="00F246A4" w:rsidRPr="005D35E7">
        <w:rPr>
          <w:rFonts w:cs="Times New Roman"/>
          <w:b w:val="0"/>
          <w:bCs/>
          <w:caps w:val="0"/>
          <w:sz w:val="18"/>
          <w:szCs w:val="18"/>
        </w:rPr>
        <w:t>（廉洁从业承诺书）</w:t>
      </w:r>
      <w:r w:rsidRPr="005D35E7">
        <w:rPr>
          <w:rFonts w:cs="Times New Roman"/>
          <w:b w:val="0"/>
          <w:bCs/>
          <w:caps w:val="0"/>
          <w:sz w:val="18"/>
          <w:szCs w:val="18"/>
        </w:rPr>
        <w:t>应承担的任何义务或责任，</w:t>
      </w:r>
      <w:r w:rsidR="00EA63C9" w:rsidRPr="005D35E7">
        <w:rPr>
          <w:rFonts w:cs="Times New Roman"/>
          <w:b w:val="0"/>
          <w:bCs/>
          <w:caps w:val="0"/>
          <w:sz w:val="18"/>
          <w:szCs w:val="18"/>
        </w:rPr>
        <w:t>（</w:t>
      </w:r>
      <w:r w:rsidR="00EA63C9" w:rsidRPr="005D35E7">
        <w:rPr>
          <w:rFonts w:cs="Times New Roman"/>
          <w:b w:val="0"/>
          <w:bCs/>
          <w:caps w:val="0"/>
          <w:sz w:val="18"/>
          <w:szCs w:val="18"/>
        </w:rPr>
        <w:t>5</w:t>
      </w:r>
      <w:r w:rsidR="00EA63C9" w:rsidRPr="005D35E7">
        <w:rPr>
          <w:rFonts w:cs="Times New Roman"/>
          <w:b w:val="0"/>
          <w:bCs/>
          <w:caps w:val="0"/>
          <w:sz w:val="18"/>
          <w:szCs w:val="18"/>
        </w:rPr>
        <w:t>）卖方根据第</w:t>
      </w:r>
      <w:r w:rsidR="00EA63C9" w:rsidRPr="005D35E7">
        <w:rPr>
          <w:rFonts w:cs="Times New Roman"/>
          <w:b w:val="0"/>
          <w:bCs/>
          <w:caps w:val="0"/>
          <w:sz w:val="18"/>
          <w:szCs w:val="18"/>
        </w:rPr>
        <w:t xml:space="preserve"> 22.12</w:t>
      </w:r>
      <w:r w:rsidR="00EA63C9" w:rsidRPr="005D35E7">
        <w:rPr>
          <w:rFonts w:cs="Times New Roman"/>
          <w:b w:val="0"/>
          <w:bCs/>
          <w:caps w:val="0"/>
          <w:sz w:val="18"/>
          <w:szCs w:val="18"/>
        </w:rPr>
        <w:t>条从保险中收回的</w:t>
      </w:r>
      <w:proofErr w:type="gramStart"/>
      <w:r w:rsidR="00EA63C9" w:rsidRPr="005D35E7">
        <w:rPr>
          <w:rFonts w:cs="Times New Roman"/>
          <w:b w:val="0"/>
          <w:bCs/>
          <w:caps w:val="0"/>
          <w:sz w:val="18"/>
          <w:szCs w:val="18"/>
        </w:rPr>
        <w:t>任何或</w:t>
      </w:r>
      <w:proofErr w:type="gramEnd"/>
      <w:r w:rsidR="00EA63C9" w:rsidRPr="005D35E7">
        <w:rPr>
          <w:rFonts w:cs="Times New Roman"/>
          <w:b w:val="0"/>
          <w:bCs/>
          <w:caps w:val="0"/>
          <w:sz w:val="18"/>
          <w:szCs w:val="18"/>
        </w:rPr>
        <w:t>所有收益，</w:t>
      </w:r>
      <w:r w:rsidRPr="005D35E7">
        <w:rPr>
          <w:rFonts w:cs="Times New Roman"/>
          <w:b w:val="0"/>
          <w:bCs/>
          <w:caps w:val="0"/>
          <w:sz w:val="18"/>
          <w:szCs w:val="18"/>
        </w:rPr>
        <w:t>及</w:t>
      </w:r>
      <w:r w:rsidRPr="005D35E7">
        <w:rPr>
          <w:rFonts w:cs="Times New Roman"/>
          <w:b w:val="0"/>
          <w:sz w:val="18"/>
          <w:szCs w:val="18"/>
        </w:rPr>
        <w:t>（</w:t>
      </w:r>
      <w:r w:rsidR="00EA63C9" w:rsidRPr="005D35E7">
        <w:rPr>
          <w:rFonts w:cs="Times New Roman"/>
          <w:b w:val="0"/>
          <w:sz w:val="18"/>
          <w:szCs w:val="18"/>
        </w:rPr>
        <w:t>6</w:t>
      </w:r>
      <w:r w:rsidRPr="005D35E7">
        <w:rPr>
          <w:rFonts w:cs="Times New Roman"/>
          <w:b w:val="0"/>
          <w:sz w:val="18"/>
          <w:szCs w:val="18"/>
        </w:rPr>
        <w:t>）由于卖方欺诈、误导性陈述、重大疏忽、恶意行为、违法或不法行为导致的损失。</w:t>
      </w:r>
    </w:p>
    <w:p w14:paraId="46CB0522" w14:textId="1E1BFB86" w:rsidR="00D93172" w:rsidRPr="005D35E7" w:rsidRDefault="007A5A16" w:rsidP="00F812C1">
      <w:pPr>
        <w:pStyle w:val="BodyTextIndent21"/>
        <w:numPr>
          <w:ilvl w:val="1"/>
          <w:numId w:val="16"/>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Insurance</w:t>
      </w:r>
      <w:r w:rsidR="00FE10D2" w:rsidRPr="005D35E7">
        <w:rPr>
          <w:rFonts w:ascii="Times New Roman" w:hAnsi="Times New Roman"/>
          <w:sz w:val="18"/>
          <w:szCs w:val="18"/>
        </w:rPr>
        <w:t xml:space="preserve"> </w:t>
      </w:r>
      <w:r w:rsidRPr="005D35E7">
        <w:rPr>
          <w:rFonts w:ascii="Times New Roman" w:hAnsi="Times New Roman"/>
          <w:sz w:val="18"/>
          <w:szCs w:val="18"/>
        </w:rPr>
        <w:t>保险</w:t>
      </w:r>
    </w:p>
    <w:p w14:paraId="48C0F3EE" w14:textId="11BCC21E" w:rsidR="007F48C3" w:rsidRPr="005D35E7" w:rsidRDefault="007A5A16" w:rsidP="00F812C1">
      <w:pPr>
        <w:pStyle w:val="BodyTextIndent21"/>
        <w:numPr>
          <w:ilvl w:val="2"/>
          <w:numId w:val="50"/>
        </w:numPr>
        <w:snapToGrid w:val="0"/>
        <w:spacing w:beforeLines="50" w:before="120"/>
        <w:ind w:left="0" w:hanging="10"/>
        <w:contextualSpacing/>
        <w:rPr>
          <w:rFonts w:ascii="Times New Roman" w:hAnsi="Times New Roman"/>
          <w:sz w:val="18"/>
          <w:szCs w:val="18"/>
        </w:rPr>
      </w:pPr>
      <w:r w:rsidRPr="005D35E7">
        <w:rPr>
          <w:rFonts w:ascii="Times New Roman" w:hAnsi="Times New Roman"/>
          <w:sz w:val="18"/>
          <w:szCs w:val="18"/>
        </w:rPr>
        <w:t xml:space="preserve">SELLER shall obtain and maintain as a minimum the insurances of the types and in the amounts as set out in below and shall maintain such insurance in full force and effect for the duration of the CONTRACT (and shall provide evidence of the same on request). All such insurances shall be primary and placed with reputable and substantial insurers satisfactory to BUYER. SELLER shall bear all excesses, deductibles, or limitations incorporated therein. Such insurance shall contain insurers’ waivers of subrogation in favor of BUYER and </w:t>
      </w:r>
      <w:r w:rsidR="00B34F51" w:rsidRPr="005D35E7">
        <w:rPr>
          <w:rFonts w:ascii="Times New Roman" w:hAnsi="Times New Roman"/>
          <w:sz w:val="18"/>
          <w:szCs w:val="18"/>
        </w:rPr>
        <w:t xml:space="preserve">OWNER </w:t>
      </w:r>
      <w:r w:rsidRPr="005D35E7">
        <w:rPr>
          <w:rFonts w:ascii="Times New Roman" w:hAnsi="Times New Roman"/>
          <w:sz w:val="18"/>
          <w:szCs w:val="18"/>
        </w:rPr>
        <w:t>consistent with (and to give effect to) any indemnities in this Article. The provisions of this Article shall in no way operate as a limitation of any liability assumed or indemnity given by the SELLER under the CONTRACT or of the SELLER's liability in tort, under contract or otherwise at law.</w:t>
      </w:r>
    </w:p>
    <w:p w14:paraId="4BDF7485" w14:textId="2D5AC9A7"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至少购买并维持下述类型和金额的保险，并应在合同期限内保持此类保险的充分效力（并应根据要求提供证据）。所有此类保险应为原保险（即投保人与保险公司直接签订），并经由买方同意的信誉良好的大型保险公司投保。卖方应承</w:t>
      </w:r>
      <w:proofErr w:type="gramStart"/>
      <w:r w:rsidRPr="005D35E7">
        <w:rPr>
          <w:rFonts w:ascii="Times New Roman" w:hAnsi="Times New Roman"/>
          <w:sz w:val="18"/>
          <w:szCs w:val="18"/>
        </w:rPr>
        <w:t>担保险</w:t>
      </w:r>
      <w:proofErr w:type="gramEnd"/>
      <w:r w:rsidRPr="005D35E7">
        <w:rPr>
          <w:rFonts w:ascii="Times New Roman" w:hAnsi="Times New Roman"/>
          <w:sz w:val="18"/>
          <w:szCs w:val="18"/>
        </w:rPr>
        <w:t>中包含的所有超额、免赔额或限制。此类保险应包含保险公司放弃以买方和业主为受益人的代位求偿权，以符合本条规定的任何赔偿（并使之生效）。本条规定不得以任何方式限制卖方根据本合同承担的任何责任或给予的赔偿，也不得限制卖方根据合同或其他法律承担的侵权责任。</w:t>
      </w:r>
    </w:p>
    <w:p w14:paraId="5685DE5E" w14:textId="41D297E2" w:rsidR="00D93172" w:rsidRPr="005D35E7" w:rsidRDefault="007A5A16" w:rsidP="00F812C1">
      <w:pPr>
        <w:pStyle w:val="BodyTextIndent21"/>
        <w:numPr>
          <w:ilvl w:val="2"/>
          <w:numId w:val="50"/>
        </w:numPr>
        <w:snapToGrid w:val="0"/>
        <w:spacing w:beforeLines="50" w:before="120"/>
        <w:ind w:left="0" w:hanging="10"/>
        <w:contextualSpacing/>
        <w:rPr>
          <w:rFonts w:ascii="Times New Roman" w:hAnsi="Times New Roman"/>
          <w:sz w:val="18"/>
          <w:szCs w:val="18"/>
        </w:rPr>
      </w:pPr>
      <w:r w:rsidRPr="005D35E7">
        <w:rPr>
          <w:rFonts w:ascii="Times New Roman" w:hAnsi="Times New Roman"/>
          <w:sz w:val="18"/>
          <w:szCs w:val="18"/>
        </w:rPr>
        <w:t>The insurances required to be obtained and maintained by SELLER pursuant to this Article are as follows:</w:t>
      </w:r>
      <w:r w:rsidR="00F83746" w:rsidRPr="005D35E7">
        <w:rPr>
          <w:rFonts w:ascii="Times New Roman" w:hAnsi="Times New Roman"/>
          <w:sz w:val="18"/>
          <w:szCs w:val="18"/>
        </w:rPr>
        <w:t xml:space="preserve"> </w:t>
      </w:r>
      <w:r w:rsidR="00F83746" w:rsidRPr="005D35E7">
        <w:rPr>
          <w:rFonts w:ascii="Times New Roman" w:hAnsi="Times New Roman"/>
          <w:sz w:val="18"/>
          <w:szCs w:val="18"/>
        </w:rPr>
        <w:t>根据本条规定，卖方需要购买和维持的保险如下：</w:t>
      </w:r>
    </w:p>
    <w:p w14:paraId="68B0A3FF" w14:textId="468C465B" w:rsidR="00D93172" w:rsidRPr="005D35E7" w:rsidRDefault="007A5A16" w:rsidP="00F812C1">
      <w:pPr>
        <w:pStyle w:val="aff"/>
        <w:widowControl w:val="0"/>
        <w:numPr>
          <w:ilvl w:val="2"/>
          <w:numId w:val="51"/>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Workmen's compensation Insurance in relation to SELLER</w:t>
      </w:r>
      <w:proofErr w:type="gramStart"/>
      <w:r w:rsidRPr="005D35E7">
        <w:rPr>
          <w:sz w:val="18"/>
          <w:szCs w:val="18"/>
        </w:rPr>
        <w:t>’</w:t>
      </w:r>
      <w:proofErr w:type="gramEnd"/>
      <w:r w:rsidRPr="005D35E7">
        <w:rPr>
          <w:sz w:val="18"/>
          <w:szCs w:val="18"/>
        </w:rPr>
        <w:t xml:space="preserve">s PERSONNEL to the minimum amount required by </w:t>
      </w:r>
      <w:r w:rsidR="00596F66" w:rsidRPr="005D35E7">
        <w:rPr>
          <w:sz w:val="18"/>
          <w:szCs w:val="18"/>
        </w:rPr>
        <w:t>APPLICABLE LAW</w:t>
      </w:r>
      <w:r w:rsidRPr="005D35E7">
        <w:rPr>
          <w:sz w:val="18"/>
          <w:szCs w:val="18"/>
        </w:rPr>
        <w:t>, including the laws of the state of origin of the SELLER</w:t>
      </w:r>
      <w:proofErr w:type="gramStart"/>
      <w:r w:rsidRPr="005D35E7">
        <w:rPr>
          <w:sz w:val="18"/>
          <w:szCs w:val="18"/>
        </w:rPr>
        <w:t>’</w:t>
      </w:r>
      <w:proofErr w:type="gramEnd"/>
      <w:r w:rsidRPr="005D35E7">
        <w:rPr>
          <w:sz w:val="18"/>
          <w:szCs w:val="18"/>
        </w:rPr>
        <w:t>s expatriate employees or their equivalents;</w:t>
      </w:r>
      <w:r w:rsidR="00F83746" w:rsidRPr="005D35E7">
        <w:rPr>
          <w:sz w:val="18"/>
          <w:szCs w:val="18"/>
        </w:rPr>
        <w:t xml:space="preserve"> </w:t>
      </w:r>
      <w:proofErr w:type="spellStart"/>
      <w:r w:rsidR="00F83746" w:rsidRPr="005D35E7">
        <w:rPr>
          <w:sz w:val="18"/>
          <w:szCs w:val="18"/>
        </w:rPr>
        <w:t>适用法律（包括卖方外籍雇员或其同等人员的原籍国法律）要求的与卖方人员相关的最低金额的工人赔偿保险</w:t>
      </w:r>
      <w:proofErr w:type="spellEnd"/>
      <w:r w:rsidR="00F83746" w:rsidRPr="005D35E7">
        <w:rPr>
          <w:sz w:val="18"/>
          <w:szCs w:val="18"/>
          <w:lang w:eastAsia="zh-CN"/>
        </w:rPr>
        <w:t>；</w:t>
      </w:r>
    </w:p>
    <w:p w14:paraId="5B906466" w14:textId="16B9C660" w:rsidR="00D93172" w:rsidRPr="005D35E7" w:rsidRDefault="007A5A16" w:rsidP="00F812C1">
      <w:pPr>
        <w:pStyle w:val="aff"/>
        <w:widowControl w:val="0"/>
        <w:numPr>
          <w:ilvl w:val="2"/>
          <w:numId w:val="51"/>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Employers Liability Insurance covering injury to or sickness, disease or death of the PERSONNEL of SELLER engaged in the Work to the minimum amount required by </w:t>
      </w:r>
      <w:r w:rsidR="00596F66" w:rsidRPr="005D35E7">
        <w:rPr>
          <w:sz w:val="18"/>
          <w:szCs w:val="18"/>
        </w:rPr>
        <w:t>APPLICABLE LAW</w:t>
      </w:r>
      <w:r w:rsidRPr="005D35E7">
        <w:rPr>
          <w:sz w:val="18"/>
          <w:szCs w:val="18"/>
        </w:rPr>
        <w:t>, including extended cover (where applicable) for working offshore with the same limit, but in any event in an amount not less than ten million US Dollars (US$10,000,000) each and every occurrence, inclusive of costs and expenses;</w:t>
      </w:r>
      <w:r w:rsidR="00F83746" w:rsidRPr="005D35E7">
        <w:rPr>
          <w:sz w:val="18"/>
          <w:szCs w:val="18"/>
        </w:rPr>
        <w:t xml:space="preserve"> </w:t>
      </w:r>
      <w:r w:rsidR="00F83746" w:rsidRPr="005D35E7">
        <w:rPr>
          <w:sz w:val="18"/>
          <w:szCs w:val="18"/>
        </w:rPr>
        <w:t>雇主责任保险，承保卖方参与供货的人员的受伤或疾病、疾病或死亡，保险金额为适用法律要求的最低金额，包括离岸工作的延长保险（如适用），保险限额相同，但每次事故的保险金额不低于</w:t>
      </w:r>
      <w:r w:rsidR="00F83746" w:rsidRPr="005D35E7">
        <w:rPr>
          <w:sz w:val="18"/>
          <w:szCs w:val="18"/>
        </w:rPr>
        <w:t>1000</w:t>
      </w:r>
      <w:r w:rsidR="00F83746" w:rsidRPr="005D35E7">
        <w:rPr>
          <w:sz w:val="18"/>
          <w:szCs w:val="18"/>
        </w:rPr>
        <w:t>万美元（</w:t>
      </w:r>
      <w:r w:rsidR="00F83746" w:rsidRPr="005D35E7">
        <w:rPr>
          <w:sz w:val="18"/>
          <w:szCs w:val="18"/>
        </w:rPr>
        <w:t>US$10</w:t>
      </w:r>
      <w:r w:rsidR="00821621" w:rsidRPr="005D35E7">
        <w:rPr>
          <w:sz w:val="18"/>
          <w:szCs w:val="18"/>
        </w:rPr>
        <w:t>,</w:t>
      </w:r>
      <w:r w:rsidR="00F83746" w:rsidRPr="005D35E7">
        <w:rPr>
          <w:sz w:val="18"/>
          <w:szCs w:val="18"/>
        </w:rPr>
        <w:t>000</w:t>
      </w:r>
      <w:r w:rsidR="00821621" w:rsidRPr="005D35E7">
        <w:rPr>
          <w:sz w:val="18"/>
          <w:szCs w:val="18"/>
        </w:rPr>
        <w:t>,</w:t>
      </w:r>
      <w:r w:rsidR="00F83746" w:rsidRPr="005D35E7">
        <w:rPr>
          <w:sz w:val="18"/>
          <w:szCs w:val="18"/>
        </w:rPr>
        <w:t>000</w:t>
      </w:r>
      <w:r w:rsidR="00F83746" w:rsidRPr="005D35E7">
        <w:rPr>
          <w:sz w:val="18"/>
          <w:szCs w:val="18"/>
        </w:rPr>
        <w:t>），包括成本和费用；</w:t>
      </w:r>
    </w:p>
    <w:p w14:paraId="4D687312" w14:textId="16271063" w:rsidR="00D93172" w:rsidRPr="005D35E7" w:rsidRDefault="007A5A16" w:rsidP="00F812C1">
      <w:pPr>
        <w:pStyle w:val="aff"/>
        <w:widowControl w:val="0"/>
        <w:numPr>
          <w:ilvl w:val="2"/>
          <w:numId w:val="51"/>
        </w:numPr>
        <w:suppressAutoHyphens/>
        <w:adjustRightInd w:val="0"/>
        <w:snapToGrid w:val="0"/>
        <w:spacing w:beforeLines="50" w:before="120"/>
        <w:ind w:firstLineChars="0"/>
        <w:contextualSpacing/>
        <w:jc w:val="both"/>
        <w:textAlignment w:val="baseline"/>
        <w:rPr>
          <w:sz w:val="18"/>
          <w:szCs w:val="18"/>
          <w:lang w:eastAsia="zh-CN"/>
        </w:rPr>
      </w:pPr>
      <w:r w:rsidRPr="005D35E7">
        <w:rPr>
          <w:sz w:val="18"/>
          <w:szCs w:val="18"/>
        </w:rPr>
        <w:t>General Third Party Liability Insurance covering the operations of SELLER in the performance of the CONTRACT, including liability for products and post-works, cross liability and accidental pollution and contamination in an amount not less than US$15,000,000 each and every occurrence (annual aggregate in respect of products and post-works, and accidental pollution and contamination), inclusive of costs and expenses, including extended cover (where applicable) for working offshore with the same limit. Such insurance shall include BUYER Group as additional insured to the extent of the liabilities assumed by the SELLER under the CONTRACT; and</w:t>
      </w:r>
      <w:r w:rsidR="00F83746" w:rsidRPr="005D35E7">
        <w:rPr>
          <w:sz w:val="18"/>
          <w:szCs w:val="18"/>
        </w:rPr>
        <w:t>一般第三方责任险，涵盖卖方在履行合同过程中的运营，包括产品和后期工作、交叉责任和意外污染和污染的责任，每次发生的金额不低于</w:t>
      </w:r>
      <w:r w:rsidR="00F83746" w:rsidRPr="005D35E7">
        <w:rPr>
          <w:sz w:val="18"/>
          <w:szCs w:val="18"/>
        </w:rPr>
        <w:t>15</w:t>
      </w:r>
      <w:r w:rsidR="008F0CA8" w:rsidRPr="005D35E7">
        <w:rPr>
          <w:sz w:val="18"/>
          <w:szCs w:val="18"/>
        </w:rPr>
        <w:t>,</w:t>
      </w:r>
      <w:r w:rsidR="00F83746" w:rsidRPr="005D35E7">
        <w:rPr>
          <w:sz w:val="18"/>
          <w:szCs w:val="18"/>
        </w:rPr>
        <w:t>000</w:t>
      </w:r>
      <w:r w:rsidR="008F0CA8" w:rsidRPr="005D35E7">
        <w:rPr>
          <w:sz w:val="18"/>
          <w:szCs w:val="18"/>
        </w:rPr>
        <w:t>,</w:t>
      </w:r>
      <w:r w:rsidR="00F83746" w:rsidRPr="005D35E7">
        <w:rPr>
          <w:sz w:val="18"/>
          <w:szCs w:val="18"/>
        </w:rPr>
        <w:t>000</w:t>
      </w:r>
      <w:r w:rsidR="00F83746" w:rsidRPr="005D35E7">
        <w:rPr>
          <w:sz w:val="18"/>
          <w:szCs w:val="18"/>
        </w:rPr>
        <w:t>美元（产品和后期供货以及意外污染和污染的年度总额），包括成本和费用，包括相同限额的离岸作业的延长保险（如适用）。</w:t>
      </w:r>
      <w:r w:rsidR="00F83746" w:rsidRPr="005D35E7">
        <w:rPr>
          <w:sz w:val="18"/>
          <w:szCs w:val="18"/>
          <w:lang w:eastAsia="zh-CN"/>
        </w:rPr>
        <w:t>此类保险应包括买方集团作为卖方根据合同承担的责任范围内的附加被保险人；和</w:t>
      </w:r>
    </w:p>
    <w:p w14:paraId="3B136776" w14:textId="284576B9" w:rsidR="00D93172" w:rsidRPr="005D35E7" w:rsidRDefault="007A5A16" w:rsidP="00F812C1">
      <w:pPr>
        <w:pStyle w:val="aff"/>
        <w:widowControl w:val="0"/>
        <w:numPr>
          <w:ilvl w:val="2"/>
          <w:numId w:val="51"/>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lastRenderedPageBreak/>
        <w:t xml:space="preserve">If the performance of the CONTRACT requires the use of any motor vehicles, </w:t>
      </w:r>
      <w:r w:rsidR="00D03184" w:rsidRPr="005D35E7">
        <w:rPr>
          <w:sz w:val="18"/>
          <w:szCs w:val="18"/>
        </w:rPr>
        <w:t>third party</w:t>
      </w:r>
      <w:r w:rsidRPr="005D35E7">
        <w:rPr>
          <w:sz w:val="18"/>
          <w:szCs w:val="18"/>
        </w:rPr>
        <w:t xml:space="preserve"> and Passenger Liability insurance and other motor insurance in the amount not less than Five Million United States Dollars (US$5,000,000</w:t>
      </w:r>
      <w:r w:rsidR="00DF19A9" w:rsidRPr="005D35E7">
        <w:rPr>
          <w:sz w:val="18"/>
          <w:szCs w:val="18"/>
        </w:rPr>
        <w:t>.</w:t>
      </w:r>
      <w:r w:rsidRPr="005D35E7">
        <w:rPr>
          <w:sz w:val="18"/>
          <w:szCs w:val="18"/>
        </w:rPr>
        <w:t>00) or such amount as is required by APPLICABLE LAW, whichever is the greater, for any one occurrence; and</w:t>
      </w:r>
      <w:r w:rsidR="00F83746" w:rsidRPr="005D35E7">
        <w:rPr>
          <w:sz w:val="18"/>
          <w:szCs w:val="18"/>
        </w:rPr>
        <w:t>如果履行合同需要使用任何机动车辆、第三方和乘客责任保险以及其他机动保险，金额不低于五百万美元（</w:t>
      </w:r>
      <w:r w:rsidR="00F83746" w:rsidRPr="005D35E7">
        <w:rPr>
          <w:sz w:val="18"/>
          <w:szCs w:val="18"/>
        </w:rPr>
        <w:t>US$5</w:t>
      </w:r>
      <w:r w:rsidR="001012D7" w:rsidRPr="005D35E7">
        <w:rPr>
          <w:sz w:val="18"/>
          <w:szCs w:val="18"/>
        </w:rPr>
        <w:t>,</w:t>
      </w:r>
      <w:r w:rsidR="00F83746" w:rsidRPr="005D35E7">
        <w:rPr>
          <w:sz w:val="18"/>
          <w:szCs w:val="18"/>
        </w:rPr>
        <w:t>000</w:t>
      </w:r>
      <w:r w:rsidR="001012D7" w:rsidRPr="005D35E7">
        <w:rPr>
          <w:sz w:val="18"/>
          <w:szCs w:val="18"/>
        </w:rPr>
        <w:t>,</w:t>
      </w:r>
      <w:r w:rsidR="00F83746" w:rsidRPr="005D35E7">
        <w:rPr>
          <w:sz w:val="18"/>
          <w:szCs w:val="18"/>
        </w:rPr>
        <w:t>000.00</w:t>
      </w:r>
      <w:r w:rsidR="00F83746" w:rsidRPr="005D35E7">
        <w:rPr>
          <w:sz w:val="18"/>
          <w:szCs w:val="18"/>
        </w:rPr>
        <w:t>）或适用法律要求的金额，以较大者为准；和</w:t>
      </w:r>
    </w:p>
    <w:p w14:paraId="7DCAD21F" w14:textId="26F925D1" w:rsidR="00D93172" w:rsidRPr="005D35E7" w:rsidRDefault="007A5A16" w:rsidP="00F812C1">
      <w:pPr>
        <w:pStyle w:val="aff"/>
        <w:widowControl w:val="0"/>
        <w:numPr>
          <w:ilvl w:val="2"/>
          <w:numId w:val="51"/>
        </w:numPr>
        <w:suppressAutoHyphens/>
        <w:adjustRightInd w:val="0"/>
        <w:snapToGrid w:val="0"/>
        <w:spacing w:beforeLines="50" w:before="120"/>
        <w:ind w:firstLineChars="0"/>
        <w:contextualSpacing/>
        <w:jc w:val="both"/>
        <w:textAlignment w:val="baseline"/>
        <w:rPr>
          <w:sz w:val="18"/>
          <w:szCs w:val="18"/>
        </w:rPr>
      </w:pPr>
      <w:r w:rsidRPr="005D35E7">
        <w:rPr>
          <w:sz w:val="18"/>
          <w:szCs w:val="18"/>
        </w:rPr>
        <w:t xml:space="preserve">Such other insurances as may be required by </w:t>
      </w:r>
      <w:r w:rsidR="00596F66" w:rsidRPr="005D35E7">
        <w:rPr>
          <w:sz w:val="18"/>
          <w:szCs w:val="18"/>
        </w:rPr>
        <w:t>APPLICABLE LAW</w:t>
      </w:r>
      <w:r w:rsidRPr="005D35E7">
        <w:rPr>
          <w:sz w:val="18"/>
          <w:szCs w:val="18"/>
        </w:rPr>
        <w:t>.</w:t>
      </w:r>
      <w:r w:rsidR="00F83746" w:rsidRPr="005D35E7">
        <w:rPr>
          <w:sz w:val="18"/>
          <w:szCs w:val="18"/>
        </w:rPr>
        <w:t xml:space="preserve"> </w:t>
      </w:r>
      <w:proofErr w:type="spellStart"/>
      <w:r w:rsidR="00F83746" w:rsidRPr="005D35E7">
        <w:rPr>
          <w:sz w:val="18"/>
          <w:szCs w:val="18"/>
        </w:rPr>
        <w:t>适用法律可能要求的其他保险</w:t>
      </w:r>
      <w:proofErr w:type="spellEnd"/>
      <w:r w:rsidR="00F83746" w:rsidRPr="005D35E7">
        <w:rPr>
          <w:sz w:val="18"/>
          <w:szCs w:val="18"/>
        </w:rPr>
        <w:t>。</w:t>
      </w:r>
    </w:p>
    <w:p w14:paraId="3C2672BA" w14:textId="0DCA74A1" w:rsidR="00FF5826" w:rsidRPr="005D35E7" w:rsidRDefault="007A5A16" w:rsidP="00F812C1">
      <w:pPr>
        <w:pStyle w:val="BodyTextIndent21"/>
        <w:numPr>
          <w:ilvl w:val="2"/>
          <w:numId w:val="50"/>
        </w:numPr>
        <w:snapToGrid w:val="0"/>
        <w:spacing w:beforeLines="50" w:before="120"/>
        <w:ind w:left="0" w:hanging="10"/>
        <w:contextualSpacing/>
        <w:rPr>
          <w:rFonts w:ascii="Times New Roman" w:hAnsi="Times New Roman"/>
          <w:sz w:val="18"/>
          <w:szCs w:val="18"/>
        </w:rPr>
      </w:pPr>
      <w:r w:rsidRPr="005D35E7">
        <w:rPr>
          <w:rFonts w:ascii="Times New Roman" w:hAnsi="Times New Roman"/>
          <w:sz w:val="18"/>
          <w:szCs w:val="18"/>
        </w:rPr>
        <w:t>SELLER shall cause its SUBCONTRACTOR to comply with the insurance requirements in this Article and shall demonstrate compliance upon BUYER’</w:t>
      </w:r>
      <w:r w:rsidR="007305CC" w:rsidRPr="005D35E7">
        <w:rPr>
          <w:rFonts w:ascii="Times New Roman" w:hAnsi="Times New Roman"/>
          <w:sz w:val="18"/>
          <w:szCs w:val="18"/>
        </w:rPr>
        <w:t>s</w:t>
      </w:r>
      <w:r w:rsidRPr="005D35E7">
        <w:rPr>
          <w:rFonts w:ascii="Times New Roman" w:hAnsi="Times New Roman"/>
          <w:sz w:val="18"/>
          <w:szCs w:val="18"/>
        </w:rPr>
        <w:t xml:space="preserve"> reasonable request.</w:t>
      </w:r>
    </w:p>
    <w:p w14:paraId="1D1E6B31" w14:textId="616FDB92" w:rsidR="00D93172" w:rsidRPr="005D35E7" w:rsidRDefault="007A5A16" w:rsidP="00F812C1">
      <w:pPr>
        <w:pStyle w:val="BodyTextIndent21"/>
        <w:snapToGrid w:val="0"/>
        <w:spacing w:beforeLines="50" w:before="120"/>
        <w:ind w:left="0" w:firstLine="0"/>
        <w:contextualSpacing/>
        <w:rPr>
          <w:rFonts w:ascii="Times New Roman" w:hAnsi="Times New Roman"/>
          <w:b/>
          <w:sz w:val="18"/>
          <w:szCs w:val="18"/>
        </w:rPr>
      </w:pPr>
      <w:r w:rsidRPr="005D35E7">
        <w:rPr>
          <w:rFonts w:ascii="Times New Roman" w:hAnsi="Times New Roman"/>
          <w:sz w:val="18"/>
          <w:szCs w:val="18"/>
        </w:rPr>
        <w:t>卖方应促使其分包商遵守本条中的保险要求，并应根据买方的合理要求证明其符合要求。</w:t>
      </w:r>
    </w:p>
    <w:p w14:paraId="318EA407" w14:textId="15BAB3BE" w:rsidR="007E18E6" w:rsidRPr="005D35E7" w:rsidRDefault="007A5A16" w:rsidP="00F812C1">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sz w:val="18"/>
          <w:szCs w:val="18"/>
        </w:rPr>
      </w:pPr>
      <w:r w:rsidRPr="005D35E7">
        <w:rPr>
          <w:rFonts w:cs="Times New Roman"/>
          <w:sz w:val="18"/>
          <w:szCs w:val="18"/>
        </w:rPr>
        <w:t xml:space="preserve">Assignment and novation </w:t>
      </w:r>
      <w:r w:rsidRPr="005D35E7">
        <w:rPr>
          <w:rFonts w:cs="Times New Roman"/>
          <w:sz w:val="18"/>
          <w:szCs w:val="18"/>
        </w:rPr>
        <w:t>转让与替换</w:t>
      </w:r>
    </w:p>
    <w:p w14:paraId="15D6FD1C" w14:textId="1A474AB9" w:rsidR="007E18E6" w:rsidRPr="005D35E7" w:rsidRDefault="007E18E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Title of the GOODS shall be free of any lien, encumbrance or pledge.</w:t>
      </w:r>
    </w:p>
    <w:p w14:paraId="5D788244" w14:textId="7C67896B" w:rsidR="007E18E6" w:rsidRPr="005D35E7" w:rsidRDefault="007E18E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货物的所有权不存在任何留置权、产权负担或质押。</w:t>
      </w:r>
    </w:p>
    <w:p w14:paraId="16AB0060" w14:textId="2AE8EB14" w:rsidR="00D93172" w:rsidRPr="005D35E7" w:rsidRDefault="007A5A16" w:rsidP="00F812C1">
      <w:pPr>
        <w:pStyle w:val="BodyTextIndent21"/>
        <w:snapToGrid w:val="0"/>
        <w:spacing w:beforeLines="50" w:before="120"/>
        <w:ind w:left="0" w:firstLine="0"/>
        <w:contextualSpacing/>
        <w:rPr>
          <w:rFonts w:ascii="Times New Roman" w:hAnsi="Times New Roman"/>
          <w:caps/>
          <w:sz w:val="18"/>
          <w:szCs w:val="18"/>
        </w:rPr>
      </w:pPr>
      <w:r w:rsidRPr="005D35E7">
        <w:rPr>
          <w:rFonts w:ascii="Times New Roman" w:hAnsi="Times New Roman"/>
          <w:sz w:val="18"/>
          <w:szCs w:val="18"/>
        </w:rPr>
        <w:t xml:space="preserve">SELLER may not assign or novate the </w:t>
      </w:r>
      <w:r w:rsidR="00B34F51" w:rsidRPr="005D35E7">
        <w:rPr>
          <w:rFonts w:ascii="Times New Roman" w:hAnsi="Times New Roman"/>
          <w:sz w:val="18"/>
          <w:szCs w:val="18"/>
        </w:rPr>
        <w:t>CONTRACT</w:t>
      </w:r>
      <w:r w:rsidRPr="005D35E7">
        <w:rPr>
          <w:rFonts w:ascii="Times New Roman" w:hAnsi="Times New Roman"/>
          <w:sz w:val="18"/>
          <w:szCs w:val="18"/>
        </w:rPr>
        <w:t>, in full or in part, without the prior consent of BUYER.</w:t>
      </w:r>
    </w:p>
    <w:p w14:paraId="629EC4D7" w14:textId="77777777" w:rsidR="00F83746" w:rsidRPr="005D35E7" w:rsidRDefault="00F83746" w:rsidP="00F812C1">
      <w:pPr>
        <w:pStyle w:val="BodyTextIndent21"/>
        <w:snapToGrid w:val="0"/>
        <w:spacing w:beforeLines="50" w:before="120"/>
        <w:ind w:left="0" w:firstLine="0"/>
        <w:contextualSpacing/>
        <w:rPr>
          <w:rFonts w:ascii="Times New Roman" w:hAnsi="Times New Roman"/>
          <w:caps/>
          <w:sz w:val="18"/>
          <w:szCs w:val="18"/>
        </w:rPr>
      </w:pPr>
      <w:r w:rsidRPr="005D35E7">
        <w:rPr>
          <w:rFonts w:ascii="Times New Roman" w:hAnsi="Times New Roman"/>
          <w:sz w:val="18"/>
          <w:szCs w:val="18"/>
        </w:rPr>
        <w:t>未经买方事先同意，卖方不得全部或部分转让或替换合同。</w:t>
      </w:r>
    </w:p>
    <w:p w14:paraId="393A1F0B" w14:textId="0A8402D5" w:rsidR="00D93172" w:rsidRPr="005D35E7" w:rsidRDefault="007A5A16" w:rsidP="00F812C1">
      <w:pPr>
        <w:pStyle w:val="BodyTextIndent21"/>
        <w:snapToGrid w:val="0"/>
        <w:spacing w:beforeLines="50" w:before="120"/>
        <w:ind w:left="0" w:firstLine="0"/>
        <w:contextualSpacing/>
        <w:rPr>
          <w:rFonts w:ascii="Times New Roman" w:hAnsi="Times New Roman"/>
          <w:caps/>
          <w:sz w:val="18"/>
          <w:szCs w:val="18"/>
        </w:rPr>
      </w:pPr>
      <w:r w:rsidRPr="005D35E7">
        <w:rPr>
          <w:rFonts w:ascii="Times New Roman" w:hAnsi="Times New Roman"/>
          <w:sz w:val="18"/>
          <w:szCs w:val="18"/>
        </w:rPr>
        <w:t xml:space="preserve">BUYER may assign or novate the </w:t>
      </w:r>
      <w:r w:rsidR="00B34F51" w:rsidRPr="005D35E7">
        <w:rPr>
          <w:rFonts w:ascii="Times New Roman" w:hAnsi="Times New Roman"/>
          <w:sz w:val="18"/>
          <w:szCs w:val="18"/>
        </w:rPr>
        <w:t xml:space="preserve">CONTRACT </w:t>
      </w:r>
      <w:r w:rsidRPr="005D35E7">
        <w:rPr>
          <w:rFonts w:ascii="Times New Roman" w:hAnsi="Times New Roman"/>
          <w:sz w:val="18"/>
          <w:szCs w:val="18"/>
        </w:rPr>
        <w:t xml:space="preserve">in full or in part, to </w:t>
      </w:r>
      <w:r w:rsidR="002517E2" w:rsidRPr="005D35E7">
        <w:rPr>
          <w:rFonts w:ascii="Times New Roman" w:hAnsi="Times New Roman"/>
          <w:sz w:val="18"/>
          <w:szCs w:val="18"/>
        </w:rPr>
        <w:t>any third party</w:t>
      </w:r>
      <w:r w:rsidRPr="005D35E7">
        <w:rPr>
          <w:rFonts w:ascii="Times New Roman" w:hAnsi="Times New Roman"/>
          <w:sz w:val="18"/>
          <w:szCs w:val="18"/>
        </w:rPr>
        <w:t>.</w:t>
      </w:r>
    </w:p>
    <w:p w14:paraId="18B3FE3D" w14:textId="35721725" w:rsidR="00F83746" w:rsidRPr="005D35E7" w:rsidRDefault="00F8374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买方可将合同全部或部分转让</w:t>
      </w:r>
      <w:r w:rsidR="002517E2" w:rsidRPr="005D35E7">
        <w:rPr>
          <w:rFonts w:ascii="Times New Roman" w:hAnsi="Times New Roman"/>
          <w:sz w:val="18"/>
          <w:szCs w:val="18"/>
        </w:rPr>
        <w:t>给任何第三方</w:t>
      </w:r>
      <w:r w:rsidRPr="005D35E7">
        <w:rPr>
          <w:rFonts w:ascii="Times New Roman" w:hAnsi="Times New Roman"/>
          <w:sz w:val="18"/>
          <w:szCs w:val="18"/>
        </w:rPr>
        <w:t>。</w:t>
      </w:r>
    </w:p>
    <w:p w14:paraId="05C5BD5F" w14:textId="3E8809BE"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w:t>
      </w:r>
      <w:r w:rsidR="0040316D" w:rsidRPr="005D35E7">
        <w:rPr>
          <w:rFonts w:ascii="Times New Roman" w:hAnsi="Times New Roman"/>
          <w:sz w:val="18"/>
          <w:szCs w:val="18"/>
        </w:rPr>
        <w:t>PARTIES</w:t>
      </w:r>
      <w:r w:rsidRPr="005D35E7">
        <w:rPr>
          <w:rFonts w:ascii="Times New Roman" w:hAnsi="Times New Roman"/>
          <w:sz w:val="18"/>
          <w:szCs w:val="18"/>
        </w:rPr>
        <w:t xml:space="preserve"> agree to execute such documents as may be necessary to effect the permitted assignment or novation. Any assignment or novation in violation of the above shall be void and without effect for the other party.</w:t>
      </w:r>
    </w:p>
    <w:p w14:paraId="0E171F90" w14:textId="77777777" w:rsidR="00F83746" w:rsidRPr="005D35E7" w:rsidRDefault="00F8374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双方同意签署必要的文件，以实现允许的转让或主体替换。任何违反上述规定的转让或更替对另一方均无效。</w:t>
      </w:r>
    </w:p>
    <w:p w14:paraId="5E1F9A6B" w14:textId="28228EB0" w:rsidR="00306AE8" w:rsidRPr="005D35E7" w:rsidRDefault="007A5A16" w:rsidP="00F812C1">
      <w:pPr>
        <w:pStyle w:val="BodyTextIndent21"/>
        <w:snapToGrid w:val="0"/>
        <w:spacing w:beforeLines="50" w:before="120"/>
        <w:ind w:left="0" w:firstLine="0"/>
        <w:contextualSpacing/>
        <w:rPr>
          <w:rFonts w:ascii="Times New Roman" w:hAnsi="Times New Roman"/>
          <w:caps/>
          <w:sz w:val="18"/>
          <w:szCs w:val="18"/>
        </w:rPr>
      </w:pPr>
      <w:r w:rsidRPr="005D35E7">
        <w:rPr>
          <w:rFonts w:ascii="Times New Roman" w:hAnsi="Times New Roman"/>
          <w:sz w:val="18"/>
          <w:szCs w:val="18"/>
        </w:rPr>
        <w:t xml:space="preserve">The PARTIES expressly agree and acknowledge (for avoidance of any doubt) that this CONTRACT is assignable, at BUYER’s option, to OWNER in the event of termination, and that any warranties against defects in this CONTRACT shall be assignable to OWNER upon BUYER’s written </w:t>
      </w:r>
      <w:r w:rsidR="00B34F51" w:rsidRPr="005D35E7">
        <w:rPr>
          <w:rFonts w:ascii="Times New Roman" w:hAnsi="Times New Roman"/>
          <w:sz w:val="18"/>
          <w:szCs w:val="18"/>
        </w:rPr>
        <w:t>notice</w:t>
      </w:r>
      <w:r w:rsidRPr="005D35E7">
        <w:rPr>
          <w:rFonts w:ascii="Times New Roman" w:hAnsi="Times New Roman"/>
          <w:sz w:val="18"/>
          <w:szCs w:val="18"/>
        </w:rPr>
        <w:t>.</w:t>
      </w:r>
    </w:p>
    <w:p w14:paraId="00FA8DC3" w14:textId="6FD88B96" w:rsidR="00D93172" w:rsidRPr="005D35E7" w:rsidRDefault="007A5A16" w:rsidP="00F812C1">
      <w:pPr>
        <w:pStyle w:val="BodyTextIndent21"/>
        <w:snapToGrid w:val="0"/>
        <w:spacing w:beforeLines="50" w:before="120"/>
        <w:ind w:left="0" w:firstLine="0"/>
        <w:contextualSpacing/>
        <w:rPr>
          <w:rFonts w:ascii="Times New Roman" w:hAnsi="Times New Roman"/>
          <w:b/>
          <w:sz w:val="18"/>
          <w:szCs w:val="18"/>
        </w:rPr>
      </w:pPr>
      <w:r w:rsidRPr="005D35E7">
        <w:rPr>
          <w:rFonts w:ascii="Times New Roman" w:hAnsi="Times New Roman"/>
          <w:sz w:val="18"/>
          <w:szCs w:val="18"/>
        </w:rPr>
        <w:t>双方明确同意并承认（为避免任何疑问），在合同终止时，本合同可由买方选择转让给业主，且本合同中的任何缺陷担保应根据买方的书面</w:t>
      </w:r>
      <w:r w:rsidR="0097440C" w:rsidRPr="005D35E7">
        <w:rPr>
          <w:rFonts w:ascii="Times New Roman" w:hAnsi="Times New Roman"/>
          <w:sz w:val="18"/>
          <w:szCs w:val="18"/>
        </w:rPr>
        <w:t>通知</w:t>
      </w:r>
      <w:r w:rsidRPr="005D35E7">
        <w:rPr>
          <w:rFonts w:ascii="Times New Roman" w:hAnsi="Times New Roman"/>
          <w:sz w:val="18"/>
          <w:szCs w:val="18"/>
        </w:rPr>
        <w:t>转让给业主。</w:t>
      </w:r>
    </w:p>
    <w:p w14:paraId="7E26D286" w14:textId="77777777" w:rsidR="00FD4AD7" w:rsidRPr="00F812C1" w:rsidRDefault="00FD4AD7" w:rsidP="00FD4AD7">
      <w:pPr>
        <w:pStyle w:val="afe"/>
        <w:numPr>
          <w:ilvl w:val="0"/>
          <w:numId w:val="59"/>
        </w:numPr>
        <w:adjustRightInd w:val="0"/>
        <w:snapToGrid w:val="0"/>
        <w:spacing w:beforeLines="50" w:before="120" w:line="240" w:lineRule="auto"/>
        <w:ind w:firstLineChars="0"/>
        <w:contextualSpacing/>
        <w:jc w:val="both"/>
        <w:outlineLvl w:val="0"/>
        <w:rPr>
          <w:rFonts w:cs="Times New Roman"/>
          <w:sz w:val="18"/>
          <w:szCs w:val="18"/>
        </w:rPr>
      </w:pPr>
      <w:r w:rsidRPr="00F812C1">
        <w:rPr>
          <w:rFonts w:cs="Times New Roman"/>
          <w:sz w:val="18"/>
          <w:szCs w:val="18"/>
        </w:rPr>
        <w:t>Health, Safety</w:t>
      </w:r>
      <w:r>
        <w:rPr>
          <w:rFonts w:cs="Times New Roman" w:hint="eastAsia"/>
          <w:sz w:val="18"/>
          <w:szCs w:val="18"/>
        </w:rPr>
        <w:t>, Security</w:t>
      </w:r>
      <w:r w:rsidRPr="00F812C1">
        <w:rPr>
          <w:rFonts w:cs="Times New Roman"/>
          <w:sz w:val="18"/>
          <w:szCs w:val="18"/>
        </w:rPr>
        <w:t xml:space="preserve"> and Environment </w:t>
      </w:r>
      <w:r w:rsidRPr="00F812C1">
        <w:rPr>
          <w:rFonts w:cs="Times New Roman"/>
          <w:sz w:val="18"/>
          <w:szCs w:val="18"/>
        </w:rPr>
        <w:t>健康，安全</w:t>
      </w:r>
      <w:r>
        <w:rPr>
          <w:rFonts w:cs="Times New Roman" w:hint="eastAsia"/>
          <w:sz w:val="18"/>
          <w:szCs w:val="18"/>
        </w:rPr>
        <w:t>，安保</w:t>
      </w:r>
      <w:r w:rsidRPr="00F812C1">
        <w:rPr>
          <w:rFonts w:cs="Times New Roman"/>
          <w:sz w:val="18"/>
          <w:szCs w:val="18"/>
        </w:rPr>
        <w:t>与环境</w:t>
      </w:r>
    </w:p>
    <w:p w14:paraId="3267579D"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Operations and all activities undertaken at the facilities of SELLER shall be governed by an </w:t>
      </w:r>
      <w:r>
        <w:rPr>
          <w:rFonts w:cs="Times New Roman"/>
          <w:b w:val="0"/>
          <w:bCs/>
          <w:caps w:val="0"/>
          <w:sz w:val="18"/>
          <w:szCs w:val="18"/>
        </w:rPr>
        <w:t>HSSE</w:t>
      </w:r>
      <w:r w:rsidRPr="00F812C1">
        <w:rPr>
          <w:rFonts w:cs="Times New Roman"/>
          <w:b w:val="0"/>
          <w:bCs/>
          <w:caps w:val="0"/>
          <w:sz w:val="18"/>
          <w:szCs w:val="18"/>
        </w:rPr>
        <w:t xml:space="preserve"> policy issued by SELLER. </w:t>
      </w:r>
      <w:r w:rsidRPr="00F812C1">
        <w:rPr>
          <w:rFonts w:cs="Times New Roman"/>
          <w:b w:val="0"/>
          <w:bCs/>
          <w:caps w:val="0"/>
          <w:sz w:val="18"/>
          <w:szCs w:val="18"/>
        </w:rPr>
        <w:t>在卖方设施现场进行的操作和所有活动应遵守卖方发布的</w:t>
      </w:r>
      <w:r>
        <w:rPr>
          <w:rFonts w:cs="Times New Roman"/>
          <w:b w:val="0"/>
          <w:bCs/>
          <w:caps w:val="0"/>
          <w:sz w:val="18"/>
          <w:szCs w:val="18"/>
        </w:rPr>
        <w:t>HSSE</w:t>
      </w:r>
      <w:r w:rsidRPr="00F812C1">
        <w:rPr>
          <w:rFonts w:cs="Times New Roman"/>
          <w:b w:val="0"/>
          <w:bCs/>
          <w:caps w:val="0"/>
          <w:sz w:val="18"/>
          <w:szCs w:val="18"/>
        </w:rPr>
        <w:t>政策。</w:t>
      </w:r>
    </w:p>
    <w:p w14:paraId="41990278"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Operations and all activities undertaken at the facilities of the BUYER, as well as the facilities of the SELLER if not otherwise governed by SELLER</w:t>
      </w:r>
      <w:proofErr w:type="gramStart"/>
      <w:r w:rsidRPr="00F812C1">
        <w:rPr>
          <w:rFonts w:cs="Times New Roman"/>
          <w:b w:val="0"/>
          <w:bCs/>
          <w:caps w:val="0"/>
          <w:sz w:val="18"/>
          <w:szCs w:val="18"/>
        </w:rPr>
        <w:t>’</w:t>
      </w:r>
      <w:proofErr w:type="gramEnd"/>
      <w:r w:rsidRPr="00F812C1">
        <w:rPr>
          <w:rFonts w:cs="Times New Roman"/>
          <w:b w:val="0"/>
          <w:bCs/>
          <w:caps w:val="0"/>
          <w:sz w:val="18"/>
          <w:szCs w:val="18"/>
        </w:rPr>
        <w:t xml:space="preserve">s </w:t>
      </w:r>
      <w:r>
        <w:rPr>
          <w:rFonts w:cs="Times New Roman"/>
          <w:b w:val="0"/>
          <w:bCs/>
          <w:caps w:val="0"/>
          <w:sz w:val="18"/>
          <w:szCs w:val="18"/>
        </w:rPr>
        <w:t>HSSE</w:t>
      </w:r>
      <w:r w:rsidRPr="00F812C1">
        <w:rPr>
          <w:rFonts w:cs="Times New Roman"/>
          <w:b w:val="0"/>
          <w:bCs/>
          <w:caps w:val="0"/>
          <w:sz w:val="18"/>
          <w:szCs w:val="18"/>
        </w:rPr>
        <w:t xml:space="preserve"> policy, shall be governed by this Article.</w:t>
      </w:r>
      <w:r w:rsidRPr="00F812C1">
        <w:rPr>
          <w:rFonts w:cs="Times New Roman"/>
          <w:b w:val="0"/>
          <w:bCs/>
          <w:caps w:val="0"/>
          <w:sz w:val="18"/>
          <w:szCs w:val="18"/>
        </w:rPr>
        <w:t>在买方设施以及卖方设施现场进行的操作和所有活动，如果不受卖方</w:t>
      </w:r>
      <w:r>
        <w:rPr>
          <w:rFonts w:cs="Times New Roman"/>
          <w:b w:val="0"/>
          <w:bCs/>
          <w:caps w:val="0"/>
          <w:sz w:val="18"/>
          <w:szCs w:val="18"/>
        </w:rPr>
        <w:t>HSSE</w:t>
      </w:r>
      <w:r w:rsidRPr="00F812C1">
        <w:rPr>
          <w:rFonts w:cs="Times New Roman"/>
          <w:b w:val="0"/>
          <w:bCs/>
          <w:caps w:val="0"/>
          <w:sz w:val="18"/>
          <w:szCs w:val="18"/>
        </w:rPr>
        <w:t>政策的约束，则应遵守本条款。</w:t>
      </w:r>
    </w:p>
    <w:p w14:paraId="260086AB"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The SELLER shall perform the SUPPLY in accordance with APPLICABLE LAW and any </w:t>
      </w:r>
      <w:r>
        <w:rPr>
          <w:rFonts w:cs="Times New Roman"/>
          <w:b w:val="0"/>
          <w:bCs/>
          <w:caps w:val="0"/>
          <w:sz w:val="18"/>
          <w:szCs w:val="18"/>
        </w:rPr>
        <w:t>HSSE</w:t>
      </w:r>
      <w:r w:rsidRPr="00F812C1">
        <w:rPr>
          <w:rFonts w:cs="Times New Roman"/>
          <w:b w:val="0"/>
          <w:bCs/>
          <w:caps w:val="0"/>
          <w:sz w:val="18"/>
          <w:szCs w:val="18"/>
        </w:rPr>
        <w:t xml:space="preserve"> requirements reasonably imposed by BUYER to give effect to OWNER’S </w:t>
      </w:r>
      <w:r>
        <w:rPr>
          <w:rFonts w:cs="Times New Roman"/>
          <w:b w:val="0"/>
          <w:bCs/>
          <w:caps w:val="0"/>
          <w:sz w:val="18"/>
          <w:szCs w:val="18"/>
        </w:rPr>
        <w:t>HSSE</w:t>
      </w:r>
      <w:r w:rsidRPr="00F812C1">
        <w:rPr>
          <w:rFonts w:cs="Times New Roman"/>
          <w:b w:val="0"/>
          <w:bCs/>
          <w:caps w:val="0"/>
          <w:sz w:val="18"/>
          <w:szCs w:val="18"/>
        </w:rPr>
        <w:t xml:space="preserve"> requirements in relation to the SUPPLY. </w:t>
      </w:r>
      <w:r w:rsidRPr="00F812C1">
        <w:rPr>
          <w:rFonts w:cs="Times New Roman"/>
          <w:b w:val="0"/>
          <w:bCs/>
          <w:caps w:val="0"/>
          <w:sz w:val="18"/>
          <w:szCs w:val="18"/>
        </w:rPr>
        <w:t>卖方应根据适用法律、石油行业优行国际惯例和买方合理</w:t>
      </w:r>
      <w:r>
        <w:rPr>
          <w:rFonts w:cs="Times New Roman"/>
          <w:b w:val="0"/>
          <w:bCs/>
          <w:caps w:val="0"/>
          <w:sz w:val="18"/>
          <w:szCs w:val="18"/>
        </w:rPr>
        <w:t>HSSE</w:t>
      </w:r>
      <w:r w:rsidRPr="00F812C1">
        <w:rPr>
          <w:rFonts w:cs="Times New Roman"/>
          <w:b w:val="0"/>
          <w:bCs/>
          <w:caps w:val="0"/>
          <w:sz w:val="18"/>
          <w:szCs w:val="18"/>
        </w:rPr>
        <w:t>要求执行相关供货活动，以达到业主与供货相关的</w:t>
      </w:r>
      <w:r>
        <w:rPr>
          <w:rFonts w:cs="Times New Roman"/>
          <w:b w:val="0"/>
          <w:bCs/>
          <w:caps w:val="0"/>
          <w:sz w:val="18"/>
          <w:szCs w:val="18"/>
        </w:rPr>
        <w:t>HSSE</w:t>
      </w:r>
      <w:r w:rsidRPr="00F812C1">
        <w:rPr>
          <w:rFonts w:cs="Times New Roman"/>
          <w:b w:val="0"/>
          <w:bCs/>
          <w:caps w:val="0"/>
          <w:sz w:val="18"/>
          <w:szCs w:val="18"/>
        </w:rPr>
        <w:t>要求。</w:t>
      </w:r>
    </w:p>
    <w:p w14:paraId="7D3B1620"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The SELLER shall perform, or cause to be performed, at its own expense, all actions necessary to protect: (</w:t>
      </w:r>
      <w:proofErr w:type="spellStart"/>
      <w:r w:rsidRPr="00F812C1">
        <w:rPr>
          <w:rFonts w:cs="Times New Roman"/>
          <w:b w:val="0"/>
          <w:bCs/>
          <w:caps w:val="0"/>
          <w:sz w:val="18"/>
          <w:szCs w:val="18"/>
        </w:rPr>
        <w:t>i</w:t>
      </w:r>
      <w:proofErr w:type="spellEnd"/>
      <w:r w:rsidRPr="00F812C1">
        <w:rPr>
          <w:rFonts w:cs="Times New Roman"/>
          <w:b w:val="0"/>
          <w:bCs/>
          <w:caps w:val="0"/>
          <w:sz w:val="18"/>
          <w:szCs w:val="18"/>
        </w:rPr>
        <w:t xml:space="preserve">) all persons from any exposure to, or hazard from, hazardous material and shall adopt all measures needed to reduce, as low as reasonably possible, any injury or damage to people or property; (ii) and the environment from, and to avoid damage and nuisance to persons and property, resulting from the provision of the SUPPLY, shall not, under any circumstances, cause or permit, in connection with the provision of the SUPPLY, the discharge, emission or release of any hazardous substance or material except in compliance with APPLICABLE LAW and shall immediately report any such discharges, emissions or releases to BUYER. </w:t>
      </w:r>
      <w:r w:rsidRPr="00F812C1">
        <w:rPr>
          <w:rFonts w:cs="Times New Roman"/>
          <w:b w:val="0"/>
          <w:bCs/>
          <w:caps w:val="0"/>
          <w:sz w:val="18"/>
          <w:szCs w:val="18"/>
        </w:rPr>
        <w:t>卖方应自费采取或促使他人采取一切必要措施，以保护：（</w:t>
      </w:r>
      <w:proofErr w:type="spellStart"/>
      <w:r w:rsidRPr="00F812C1">
        <w:rPr>
          <w:rFonts w:cs="Times New Roman"/>
          <w:b w:val="0"/>
          <w:bCs/>
          <w:caps w:val="0"/>
          <w:sz w:val="18"/>
          <w:szCs w:val="18"/>
        </w:rPr>
        <w:t>i</w:t>
      </w:r>
      <w:proofErr w:type="spellEnd"/>
      <w:r w:rsidRPr="00F812C1">
        <w:rPr>
          <w:rFonts w:cs="Times New Roman"/>
          <w:b w:val="0"/>
          <w:bCs/>
          <w:caps w:val="0"/>
          <w:sz w:val="18"/>
          <w:szCs w:val="18"/>
        </w:rPr>
        <w:t>）所有人员免受危险材料的接触或危害，并应采取一切必要的措施，尽可能减少对人员或财产的伤害或损害；（</w:t>
      </w:r>
      <w:r w:rsidRPr="00F812C1">
        <w:rPr>
          <w:rFonts w:cs="Times New Roman"/>
          <w:b w:val="0"/>
          <w:bCs/>
          <w:caps w:val="0"/>
          <w:sz w:val="18"/>
          <w:szCs w:val="18"/>
        </w:rPr>
        <w:t>ii</w:t>
      </w:r>
      <w:r w:rsidRPr="00F812C1">
        <w:rPr>
          <w:rFonts w:cs="Times New Roman"/>
          <w:b w:val="0"/>
          <w:bCs/>
          <w:caps w:val="0"/>
          <w:sz w:val="18"/>
          <w:szCs w:val="18"/>
        </w:rPr>
        <w:t>）环境，为避免因供货而对人员和财产造成损害和滋扰。在任何条件下，除符合适用法律标准，不得造成或允许与供货活动相关的任何有害物质或材料的固、液排放或气体释放，并应将此类固、液排放或气体释放立即报告给买方。</w:t>
      </w:r>
    </w:p>
    <w:p w14:paraId="5ECCB8D1"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The SELLER shall ensure that if any SELLER GROUP’s PERSONNEL observes or becomes aware of any practice that is not in compliance with any applicable </w:t>
      </w:r>
      <w:r>
        <w:rPr>
          <w:rFonts w:cs="Times New Roman"/>
          <w:b w:val="0"/>
          <w:bCs/>
          <w:caps w:val="0"/>
          <w:sz w:val="18"/>
          <w:szCs w:val="18"/>
        </w:rPr>
        <w:t>HSSE</w:t>
      </w:r>
      <w:r w:rsidRPr="00F812C1">
        <w:rPr>
          <w:rFonts w:cs="Times New Roman"/>
          <w:b w:val="0"/>
          <w:bCs/>
          <w:caps w:val="0"/>
          <w:sz w:val="18"/>
          <w:szCs w:val="18"/>
        </w:rPr>
        <w:t xml:space="preserve"> requirement, such PERSONNEL shall immediately (a) direct that such practices be corrected to comply with this Article, and (b) notify the BUYER’s Representative of such incident(s).  Upon becoming aware of such incident, SELLER’s Representative must immediately notify BUYER and perform, without delay, any corrective steps required to comply with applicable </w:t>
      </w:r>
      <w:r>
        <w:rPr>
          <w:rFonts w:cs="Times New Roman"/>
          <w:b w:val="0"/>
          <w:bCs/>
          <w:caps w:val="0"/>
          <w:sz w:val="18"/>
          <w:szCs w:val="18"/>
        </w:rPr>
        <w:t>HSSE</w:t>
      </w:r>
      <w:r w:rsidRPr="00F812C1">
        <w:rPr>
          <w:rFonts w:cs="Times New Roman"/>
          <w:b w:val="0"/>
          <w:bCs/>
          <w:caps w:val="0"/>
          <w:sz w:val="18"/>
          <w:szCs w:val="18"/>
        </w:rPr>
        <w:t xml:space="preserve"> requirements. </w:t>
      </w:r>
      <w:r w:rsidRPr="00F812C1">
        <w:rPr>
          <w:rFonts w:cs="Times New Roman"/>
          <w:b w:val="0"/>
          <w:bCs/>
          <w:caps w:val="0"/>
          <w:sz w:val="18"/>
          <w:szCs w:val="18"/>
        </w:rPr>
        <w:t>卖方应确保，如果任何卖方集团人员观察到或意识到任何不符合任何适用</w:t>
      </w:r>
      <w:r>
        <w:rPr>
          <w:rFonts w:cs="Times New Roman"/>
          <w:b w:val="0"/>
          <w:bCs/>
          <w:caps w:val="0"/>
          <w:sz w:val="18"/>
          <w:szCs w:val="18"/>
        </w:rPr>
        <w:t>HSSE</w:t>
      </w:r>
      <w:r w:rsidRPr="00F812C1">
        <w:rPr>
          <w:rFonts w:cs="Times New Roman"/>
          <w:b w:val="0"/>
          <w:bCs/>
          <w:caps w:val="0"/>
          <w:sz w:val="18"/>
          <w:szCs w:val="18"/>
        </w:rPr>
        <w:t>要求的行为，该等人员应立即（</w:t>
      </w:r>
      <w:r w:rsidRPr="00F812C1">
        <w:rPr>
          <w:rFonts w:cs="Times New Roman"/>
          <w:b w:val="0"/>
          <w:bCs/>
          <w:caps w:val="0"/>
          <w:sz w:val="18"/>
          <w:szCs w:val="18"/>
        </w:rPr>
        <w:t>a</w:t>
      </w:r>
      <w:r w:rsidRPr="00F812C1">
        <w:rPr>
          <w:rFonts w:cs="Times New Roman"/>
          <w:b w:val="0"/>
          <w:bCs/>
          <w:caps w:val="0"/>
          <w:sz w:val="18"/>
          <w:szCs w:val="18"/>
        </w:rPr>
        <w:t>）指示纠正此类行为以符合本条规定，并（</w:t>
      </w:r>
      <w:r w:rsidRPr="00F812C1">
        <w:rPr>
          <w:rFonts w:cs="Times New Roman"/>
          <w:b w:val="0"/>
          <w:bCs/>
          <w:caps w:val="0"/>
          <w:sz w:val="18"/>
          <w:szCs w:val="18"/>
        </w:rPr>
        <w:t>b</w:t>
      </w:r>
      <w:r w:rsidRPr="00F812C1">
        <w:rPr>
          <w:rFonts w:cs="Times New Roman"/>
          <w:b w:val="0"/>
          <w:bCs/>
          <w:caps w:val="0"/>
          <w:sz w:val="18"/>
          <w:szCs w:val="18"/>
        </w:rPr>
        <w:t>）将此类事件通知买方代表。一旦意识到此类事件，卖方代表必须立即通知买方，并立即采取纠正措施，以符合适用的</w:t>
      </w:r>
      <w:r>
        <w:rPr>
          <w:rFonts w:cs="Times New Roman"/>
          <w:b w:val="0"/>
          <w:bCs/>
          <w:caps w:val="0"/>
          <w:sz w:val="18"/>
          <w:szCs w:val="18"/>
        </w:rPr>
        <w:t>HSSE</w:t>
      </w:r>
      <w:r w:rsidRPr="00F812C1">
        <w:rPr>
          <w:rFonts w:cs="Times New Roman"/>
          <w:b w:val="0"/>
          <w:bCs/>
          <w:caps w:val="0"/>
          <w:sz w:val="18"/>
          <w:szCs w:val="18"/>
        </w:rPr>
        <w:t>要求。</w:t>
      </w:r>
    </w:p>
    <w:p w14:paraId="6EDB190B"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The SELLER shall provide to BUYER, on request, a monthly report of any </w:t>
      </w:r>
      <w:r>
        <w:rPr>
          <w:rFonts w:cs="Times New Roman"/>
          <w:b w:val="0"/>
          <w:bCs/>
          <w:caps w:val="0"/>
          <w:sz w:val="18"/>
          <w:szCs w:val="18"/>
        </w:rPr>
        <w:t>HSSE</w:t>
      </w:r>
      <w:r w:rsidRPr="00F812C1">
        <w:rPr>
          <w:rFonts w:cs="Times New Roman"/>
          <w:b w:val="0"/>
          <w:bCs/>
          <w:caps w:val="0"/>
          <w:sz w:val="18"/>
          <w:szCs w:val="18"/>
        </w:rPr>
        <w:t xml:space="preserve"> incidents and accidents the overall number of worked hours at the workplace, the causes, reasons and circumstances of each occurred injury or accident and SELLER’s remedial measures in respect thereof. </w:t>
      </w:r>
      <w:r w:rsidRPr="00F812C1">
        <w:rPr>
          <w:rFonts w:cs="Times New Roman"/>
          <w:b w:val="0"/>
          <w:bCs/>
          <w:caps w:val="0"/>
          <w:sz w:val="18"/>
          <w:szCs w:val="18"/>
        </w:rPr>
        <w:t>应要求，卖方应向买方提供任何</w:t>
      </w:r>
      <w:r>
        <w:rPr>
          <w:rFonts w:cs="Times New Roman"/>
          <w:b w:val="0"/>
          <w:bCs/>
          <w:caps w:val="0"/>
          <w:sz w:val="18"/>
          <w:szCs w:val="18"/>
        </w:rPr>
        <w:t>HSSE</w:t>
      </w:r>
      <w:r w:rsidRPr="00F812C1">
        <w:rPr>
          <w:rFonts w:cs="Times New Roman"/>
          <w:b w:val="0"/>
          <w:bCs/>
          <w:caps w:val="0"/>
          <w:sz w:val="18"/>
          <w:szCs w:val="18"/>
        </w:rPr>
        <w:t>事件和事故的月度报告，包括工作场所的总工作时间、每次发生的伤害或事故的原因、原因和情况以及卖方就此采取的补救措施。</w:t>
      </w:r>
    </w:p>
    <w:p w14:paraId="665CA325"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SELLER shall facilitate any reasonably requested inspections or requests for documentation to verify its compliance with this Article and applicable </w:t>
      </w:r>
      <w:r>
        <w:rPr>
          <w:rFonts w:cs="Times New Roman"/>
          <w:b w:val="0"/>
          <w:bCs/>
          <w:caps w:val="0"/>
          <w:sz w:val="18"/>
          <w:szCs w:val="18"/>
        </w:rPr>
        <w:t>HSSE</w:t>
      </w:r>
      <w:r w:rsidRPr="00F812C1">
        <w:rPr>
          <w:rFonts w:cs="Times New Roman"/>
          <w:b w:val="0"/>
          <w:bCs/>
          <w:caps w:val="0"/>
          <w:sz w:val="18"/>
          <w:szCs w:val="18"/>
        </w:rPr>
        <w:t xml:space="preserve"> requirements. </w:t>
      </w:r>
      <w:r w:rsidRPr="00F812C1">
        <w:rPr>
          <w:rFonts w:cs="Times New Roman"/>
          <w:b w:val="0"/>
          <w:bCs/>
          <w:caps w:val="0"/>
          <w:sz w:val="18"/>
          <w:szCs w:val="18"/>
        </w:rPr>
        <w:t>卖方应协助任何合理要求的检查或文件要求，以验证其是否符合本条和适用的</w:t>
      </w:r>
      <w:r>
        <w:rPr>
          <w:rFonts w:cs="Times New Roman"/>
          <w:b w:val="0"/>
          <w:bCs/>
          <w:caps w:val="0"/>
          <w:sz w:val="18"/>
          <w:szCs w:val="18"/>
        </w:rPr>
        <w:t>HSSE</w:t>
      </w:r>
      <w:r w:rsidRPr="00F812C1">
        <w:rPr>
          <w:rFonts w:cs="Times New Roman"/>
          <w:b w:val="0"/>
          <w:bCs/>
          <w:caps w:val="0"/>
          <w:sz w:val="18"/>
          <w:szCs w:val="18"/>
        </w:rPr>
        <w:t>要求。</w:t>
      </w:r>
    </w:p>
    <w:p w14:paraId="0AEBAEDE"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SELLER acknowledges and agrees that its breach of these </w:t>
      </w:r>
      <w:r>
        <w:rPr>
          <w:rFonts w:cs="Times New Roman"/>
          <w:b w:val="0"/>
          <w:bCs/>
          <w:caps w:val="0"/>
          <w:sz w:val="18"/>
          <w:szCs w:val="18"/>
        </w:rPr>
        <w:t>HSSE</w:t>
      </w:r>
      <w:r w:rsidRPr="00F812C1">
        <w:rPr>
          <w:rFonts w:cs="Times New Roman"/>
          <w:b w:val="0"/>
          <w:bCs/>
          <w:caps w:val="0"/>
          <w:sz w:val="18"/>
          <w:szCs w:val="18"/>
        </w:rPr>
        <w:t xml:space="preserve"> requirements shall be considered a terminable material breach. </w:t>
      </w:r>
      <w:r w:rsidRPr="00F812C1">
        <w:rPr>
          <w:rFonts w:cs="Times New Roman"/>
          <w:b w:val="0"/>
          <w:bCs/>
          <w:caps w:val="0"/>
          <w:sz w:val="18"/>
          <w:szCs w:val="18"/>
        </w:rPr>
        <w:t>卖方承认并同意，其违反这些</w:t>
      </w:r>
      <w:r>
        <w:rPr>
          <w:rFonts w:cs="Times New Roman"/>
          <w:b w:val="0"/>
          <w:bCs/>
          <w:caps w:val="0"/>
          <w:sz w:val="18"/>
          <w:szCs w:val="18"/>
        </w:rPr>
        <w:t>HSSE</w:t>
      </w:r>
      <w:r w:rsidRPr="00F812C1">
        <w:rPr>
          <w:rFonts w:cs="Times New Roman"/>
          <w:b w:val="0"/>
          <w:bCs/>
          <w:caps w:val="0"/>
          <w:sz w:val="18"/>
          <w:szCs w:val="18"/>
        </w:rPr>
        <w:t>要求的行为应被视为可终止的重大违约。</w:t>
      </w:r>
    </w:p>
    <w:p w14:paraId="0EA027C2" w14:textId="77777777" w:rsidR="00FD4AD7" w:rsidRPr="00F812C1"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b w:val="0"/>
          <w:bCs/>
          <w:caps w:val="0"/>
          <w:sz w:val="18"/>
          <w:szCs w:val="18"/>
        </w:rPr>
      </w:pPr>
      <w:r w:rsidRPr="00F812C1">
        <w:rPr>
          <w:rFonts w:cs="Times New Roman"/>
          <w:b w:val="0"/>
          <w:bCs/>
          <w:caps w:val="0"/>
          <w:sz w:val="18"/>
          <w:szCs w:val="18"/>
        </w:rPr>
        <w:t xml:space="preserve">SELLER represents and warrants to have given and implemented instructions to its directors, officers, </w:t>
      </w:r>
      <w:proofErr w:type="gramStart"/>
      <w:r w:rsidRPr="00F812C1">
        <w:rPr>
          <w:rFonts w:cs="Times New Roman"/>
          <w:b w:val="0"/>
          <w:bCs/>
          <w:caps w:val="0"/>
          <w:sz w:val="18"/>
          <w:szCs w:val="18"/>
        </w:rPr>
        <w:t>employees</w:t>
      </w:r>
      <w:proofErr w:type="gramEnd"/>
      <w:r w:rsidRPr="00F812C1">
        <w:rPr>
          <w:rFonts w:cs="Times New Roman"/>
          <w:b w:val="0"/>
          <w:bCs/>
          <w:caps w:val="0"/>
          <w:sz w:val="18"/>
          <w:szCs w:val="18"/>
        </w:rPr>
        <w:t>, consultants, Subcontractors and/or agents that such persons must comply with the requirements of this Article. SELLER shall ensure that each of its Subcontractors accepts in writing, copied to BUYER (if requested), that: (</w:t>
      </w:r>
      <w:proofErr w:type="spellStart"/>
      <w:r w:rsidRPr="00F812C1">
        <w:rPr>
          <w:rFonts w:cs="Times New Roman"/>
          <w:b w:val="0"/>
          <w:bCs/>
          <w:caps w:val="0"/>
          <w:sz w:val="18"/>
          <w:szCs w:val="18"/>
        </w:rPr>
        <w:t>i</w:t>
      </w:r>
      <w:proofErr w:type="spellEnd"/>
      <w:r w:rsidRPr="00F812C1">
        <w:rPr>
          <w:rFonts w:cs="Times New Roman"/>
          <w:b w:val="0"/>
          <w:bCs/>
          <w:caps w:val="0"/>
          <w:sz w:val="18"/>
          <w:szCs w:val="18"/>
        </w:rPr>
        <w:t xml:space="preserve">) the obligations stated in this Article apply to them, mutatis mutandis, and (ii) that the non-fulfilment by a Subcontractor of those regulations will be considered a material breach and grounds for termination in whole or in part under the Subcontract, (iii) Subcontractors must be able to evidence to BUYER the existence and enforcement of their own detailed health, safety and environmental management plan, which complies with the requirements of this Article and (iv) SELLER  (and, at BUYER’s discretion, BUYER) may perform any inspections on the Subcontractor and its activities during work hours, as it, acting reasonably, </w:t>
      </w:r>
      <w:r w:rsidRPr="00F812C1">
        <w:rPr>
          <w:rFonts w:cs="Times New Roman"/>
          <w:b w:val="0"/>
          <w:bCs/>
          <w:caps w:val="0"/>
          <w:sz w:val="18"/>
          <w:szCs w:val="18"/>
        </w:rPr>
        <w:lastRenderedPageBreak/>
        <w:t xml:space="preserve">sees fit. </w:t>
      </w:r>
      <w:r w:rsidRPr="00F812C1">
        <w:rPr>
          <w:rFonts w:cs="Times New Roman"/>
          <w:b w:val="0"/>
          <w:bCs/>
          <w:caps w:val="0"/>
          <w:sz w:val="18"/>
          <w:szCs w:val="18"/>
        </w:rPr>
        <w:t>卖方声明并保证已向其董事、高级职员、员工、顾问、分包商和</w:t>
      </w:r>
      <w:r w:rsidRPr="00F812C1">
        <w:rPr>
          <w:rFonts w:cs="Times New Roman"/>
          <w:b w:val="0"/>
          <w:bCs/>
          <w:caps w:val="0"/>
          <w:sz w:val="18"/>
          <w:szCs w:val="18"/>
        </w:rPr>
        <w:t>/</w:t>
      </w:r>
      <w:r w:rsidRPr="00F812C1">
        <w:rPr>
          <w:rFonts w:cs="Times New Roman"/>
          <w:b w:val="0"/>
          <w:bCs/>
          <w:caps w:val="0"/>
          <w:sz w:val="18"/>
          <w:szCs w:val="18"/>
        </w:rPr>
        <w:t>或代理人发出并执行指示，这些人员必须遵守本条的要求。卖方应确保其各分包商以书面形式接受（如有要求），并抄送给买方：（</w:t>
      </w:r>
      <w:proofErr w:type="spellStart"/>
      <w:r w:rsidRPr="00F812C1">
        <w:rPr>
          <w:rFonts w:cs="Times New Roman"/>
          <w:b w:val="0"/>
          <w:bCs/>
          <w:caps w:val="0"/>
          <w:sz w:val="18"/>
          <w:szCs w:val="18"/>
        </w:rPr>
        <w:t>i</w:t>
      </w:r>
      <w:proofErr w:type="spellEnd"/>
      <w:r w:rsidRPr="00F812C1">
        <w:rPr>
          <w:rFonts w:cs="Times New Roman"/>
          <w:b w:val="0"/>
          <w:bCs/>
          <w:caps w:val="0"/>
          <w:sz w:val="18"/>
          <w:szCs w:val="18"/>
        </w:rPr>
        <w:t>）本条规定的义务适用于其（经必要修改后），以及（</w:t>
      </w:r>
      <w:r w:rsidRPr="00F812C1">
        <w:rPr>
          <w:rFonts w:cs="Times New Roman"/>
          <w:b w:val="0"/>
          <w:bCs/>
          <w:caps w:val="0"/>
          <w:sz w:val="18"/>
          <w:szCs w:val="18"/>
        </w:rPr>
        <w:t>ii</w:t>
      </w:r>
      <w:r w:rsidRPr="00F812C1">
        <w:rPr>
          <w:rFonts w:cs="Times New Roman"/>
          <w:b w:val="0"/>
          <w:bCs/>
          <w:caps w:val="0"/>
          <w:sz w:val="18"/>
          <w:szCs w:val="18"/>
        </w:rPr>
        <w:t>）分包商未履行这些规定将被视为严重违约，并有理由根据分包合同全部或部分终止合同，（</w:t>
      </w:r>
      <w:r w:rsidRPr="00F812C1">
        <w:rPr>
          <w:rFonts w:cs="Times New Roman"/>
          <w:b w:val="0"/>
          <w:bCs/>
          <w:caps w:val="0"/>
          <w:sz w:val="18"/>
          <w:szCs w:val="18"/>
        </w:rPr>
        <w:t>iii</w:t>
      </w:r>
      <w:r w:rsidRPr="00F812C1">
        <w:rPr>
          <w:rFonts w:cs="Times New Roman"/>
          <w:b w:val="0"/>
          <w:bCs/>
          <w:caps w:val="0"/>
          <w:sz w:val="18"/>
          <w:szCs w:val="18"/>
        </w:rPr>
        <w:t>）分包商必须能够向买方证明其自身的详细健康、安全和环境管理计划的存在和实施，该计划符合本条的要求；（</w:t>
      </w:r>
      <w:r w:rsidRPr="00F812C1">
        <w:rPr>
          <w:rFonts w:cs="Times New Roman"/>
          <w:b w:val="0"/>
          <w:bCs/>
          <w:caps w:val="0"/>
          <w:sz w:val="18"/>
          <w:szCs w:val="18"/>
        </w:rPr>
        <w:t>iv</w:t>
      </w:r>
      <w:r w:rsidRPr="00F812C1">
        <w:rPr>
          <w:rFonts w:cs="Times New Roman"/>
          <w:b w:val="0"/>
          <w:bCs/>
          <w:caps w:val="0"/>
          <w:sz w:val="18"/>
          <w:szCs w:val="18"/>
        </w:rPr>
        <w:t>）卖方（以及买方自行决定的买方）可以在其</w:t>
      </w:r>
      <w:proofErr w:type="gramStart"/>
      <w:r w:rsidRPr="00F812C1">
        <w:rPr>
          <w:rFonts w:cs="Times New Roman"/>
          <w:b w:val="0"/>
          <w:bCs/>
          <w:caps w:val="0"/>
          <w:sz w:val="18"/>
          <w:szCs w:val="18"/>
        </w:rPr>
        <w:t>合理认为</w:t>
      </w:r>
      <w:proofErr w:type="gramEnd"/>
      <w:r w:rsidRPr="00F812C1">
        <w:rPr>
          <w:rFonts w:cs="Times New Roman"/>
          <w:b w:val="0"/>
          <w:bCs/>
          <w:caps w:val="0"/>
          <w:sz w:val="18"/>
          <w:szCs w:val="18"/>
        </w:rPr>
        <w:t>合适的情况下，在工作时间内对分包商及其活动进行任何检查。</w:t>
      </w:r>
    </w:p>
    <w:p w14:paraId="6BFDDA69" w14:textId="1F2722C6" w:rsidR="00F83746" w:rsidRPr="00FD4AD7" w:rsidRDefault="00FD4AD7" w:rsidP="00FD4AD7">
      <w:pPr>
        <w:pStyle w:val="afe"/>
        <w:numPr>
          <w:ilvl w:val="1"/>
          <w:numId w:val="52"/>
        </w:numPr>
        <w:adjustRightInd w:val="0"/>
        <w:snapToGrid w:val="0"/>
        <w:spacing w:beforeLines="50" w:before="120" w:line="240" w:lineRule="auto"/>
        <w:ind w:left="0" w:firstLineChars="0" w:firstLine="0"/>
        <w:contextualSpacing/>
        <w:jc w:val="both"/>
        <w:rPr>
          <w:rFonts w:cs="Times New Roman" w:hint="eastAsia"/>
          <w:b w:val="0"/>
          <w:bCs/>
          <w:caps w:val="0"/>
          <w:sz w:val="18"/>
          <w:szCs w:val="18"/>
        </w:rPr>
      </w:pPr>
      <w:r w:rsidRPr="00F812C1">
        <w:rPr>
          <w:rFonts w:cs="Times New Roman"/>
          <w:b w:val="0"/>
          <w:bCs/>
          <w:caps w:val="0"/>
          <w:sz w:val="18"/>
          <w:szCs w:val="18"/>
        </w:rPr>
        <w:t xml:space="preserve">SELLER shall cause its Subcontractors to comply with the requirements in this Article and shall demonstrate such compliance upon BUYER’s reasonable request. </w:t>
      </w:r>
      <w:r w:rsidRPr="00F812C1">
        <w:rPr>
          <w:rFonts w:cs="Times New Roman"/>
          <w:b w:val="0"/>
          <w:bCs/>
          <w:caps w:val="0"/>
          <w:sz w:val="18"/>
          <w:szCs w:val="18"/>
        </w:rPr>
        <w:t>卖方应促使其分包商遵守本条的要求，并应在买方的合理要求下证明其遵守。</w:t>
      </w:r>
    </w:p>
    <w:bookmarkEnd w:id="88"/>
    <w:p w14:paraId="100FCCC7" w14:textId="6A16AD20" w:rsidR="00D93172" w:rsidRPr="005D35E7" w:rsidRDefault="007A5A16" w:rsidP="00F812C1">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sz w:val="18"/>
          <w:szCs w:val="18"/>
        </w:rPr>
      </w:pPr>
      <w:r w:rsidRPr="005D35E7">
        <w:rPr>
          <w:rFonts w:cs="Times New Roman"/>
          <w:sz w:val="18"/>
          <w:szCs w:val="18"/>
        </w:rPr>
        <w:t>MISCELLANEOUS</w:t>
      </w:r>
      <w:r w:rsidR="00FE10D2" w:rsidRPr="005D35E7">
        <w:rPr>
          <w:rFonts w:cs="Times New Roman"/>
          <w:sz w:val="18"/>
          <w:szCs w:val="18"/>
        </w:rPr>
        <w:t xml:space="preserve"> </w:t>
      </w:r>
      <w:r w:rsidRPr="005D35E7">
        <w:rPr>
          <w:rFonts w:cs="Times New Roman"/>
          <w:sz w:val="18"/>
          <w:szCs w:val="18"/>
        </w:rPr>
        <w:t>其它</w:t>
      </w:r>
    </w:p>
    <w:p w14:paraId="2BC2AE3D" w14:textId="77777777" w:rsidR="008E58AE" w:rsidRPr="005D35E7" w:rsidRDefault="008E58AE" w:rsidP="00F812C1">
      <w:pPr>
        <w:pStyle w:val="afe"/>
        <w:numPr>
          <w:ilvl w:val="1"/>
          <w:numId w:val="17"/>
        </w:numPr>
        <w:adjustRightInd w:val="0"/>
        <w:snapToGrid w:val="0"/>
        <w:spacing w:beforeLines="50" w:before="120" w:line="240" w:lineRule="auto"/>
        <w:ind w:left="0" w:firstLineChars="0" w:firstLine="0"/>
        <w:contextualSpacing/>
        <w:jc w:val="both"/>
        <w:rPr>
          <w:rFonts w:cs="Times New Roman"/>
          <w:b w:val="0"/>
          <w:bCs/>
          <w:sz w:val="18"/>
          <w:szCs w:val="18"/>
        </w:rPr>
      </w:pPr>
      <w:bookmarkStart w:id="89" w:name="_Hlk114577540"/>
      <w:r w:rsidRPr="005D35E7">
        <w:rPr>
          <w:rFonts w:cs="Times New Roman"/>
          <w:b w:val="0"/>
          <w:bCs/>
          <w:sz w:val="18"/>
          <w:szCs w:val="18"/>
        </w:rPr>
        <w:t xml:space="preserve">CONTRACT LANGUAGE </w:t>
      </w:r>
      <w:r w:rsidRPr="005D35E7">
        <w:rPr>
          <w:rFonts w:cs="Times New Roman"/>
          <w:b w:val="0"/>
          <w:bCs/>
          <w:sz w:val="18"/>
          <w:szCs w:val="18"/>
        </w:rPr>
        <w:t>合同语言</w:t>
      </w:r>
    </w:p>
    <w:p w14:paraId="2063B120" w14:textId="66A32BC1"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caps w:val="0"/>
          <w:sz w:val="18"/>
          <w:szCs w:val="18"/>
        </w:rPr>
      </w:pPr>
      <w:r w:rsidRPr="005D35E7">
        <w:rPr>
          <w:rFonts w:cs="Times New Roman"/>
          <w:b w:val="0"/>
          <w:bCs/>
          <w:caps w:val="0"/>
          <w:sz w:val="18"/>
          <w:szCs w:val="18"/>
        </w:rPr>
        <w:t>The CONTRACT is made in both English and Chinese languages. The English version of this CONTRACT shall prevail in case of conflict with Chinese version. All communications between the parties shall be written in English during execution of CONTRACT, inclusive for all correspondences and document submitted for TECHNICAL DOCUMENTATION.</w:t>
      </w:r>
    </w:p>
    <w:p w14:paraId="3734B155" w14:textId="7B83DE05"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sz w:val="18"/>
          <w:szCs w:val="18"/>
        </w:rPr>
        <w:t>本合同以中、英文书就，如中英文版本有冲突，以</w:t>
      </w:r>
      <w:r w:rsidRPr="005D35E7">
        <w:rPr>
          <w:rFonts w:cs="Times New Roman"/>
          <w:b w:val="0"/>
          <w:bCs/>
          <w:sz w:val="18"/>
          <w:szCs w:val="18"/>
          <w:highlight w:val="yellow"/>
        </w:rPr>
        <w:t>英文版本为准</w:t>
      </w:r>
      <w:r w:rsidRPr="005D35E7">
        <w:rPr>
          <w:rFonts w:cs="Times New Roman"/>
          <w:b w:val="0"/>
          <w:bCs/>
          <w:sz w:val="18"/>
          <w:szCs w:val="18"/>
        </w:rPr>
        <w:t>。在合同执行期间，双方之间的一切联系应以英语书写，包括所有通信和提交的技术文件。</w:t>
      </w:r>
      <w:r w:rsidRPr="005D35E7">
        <w:rPr>
          <w:rFonts w:cs="Times New Roman"/>
          <w:b w:val="0"/>
          <w:bCs/>
          <w:sz w:val="18"/>
          <w:szCs w:val="18"/>
        </w:rPr>
        <w:t xml:space="preserve"> </w:t>
      </w:r>
    </w:p>
    <w:p w14:paraId="61A323F0" w14:textId="26C2BE27" w:rsidR="008E58AE" w:rsidRPr="005D35E7" w:rsidRDefault="008E58AE" w:rsidP="00E23AD8">
      <w:pPr>
        <w:pStyle w:val="afe"/>
        <w:adjustRightInd w:val="0"/>
        <w:snapToGrid w:val="0"/>
        <w:spacing w:beforeLines="50" w:before="120" w:line="240" w:lineRule="auto"/>
        <w:ind w:firstLineChars="0" w:firstLine="0"/>
        <w:contextualSpacing/>
        <w:jc w:val="both"/>
        <w:rPr>
          <w:rFonts w:cs="Times New Roman"/>
          <w:b w:val="0"/>
          <w:bCs/>
          <w:caps w:val="0"/>
          <w:sz w:val="18"/>
          <w:szCs w:val="18"/>
        </w:rPr>
      </w:pPr>
      <w:r w:rsidRPr="005D35E7">
        <w:rPr>
          <w:rFonts w:cs="Times New Roman"/>
          <w:b w:val="0"/>
          <w:bCs/>
          <w:caps w:val="0"/>
          <w:sz w:val="18"/>
          <w:szCs w:val="18"/>
        </w:rPr>
        <w:t xml:space="preserve">This CONTRACT will be made in 2 original copies. BUYER shall keep 1 copies while SELLER shall keep the other 1 copies. </w:t>
      </w:r>
    </w:p>
    <w:p w14:paraId="20303382" w14:textId="1F4F1065"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caps w:val="0"/>
          <w:sz w:val="18"/>
          <w:szCs w:val="18"/>
        </w:rPr>
      </w:pPr>
      <w:r w:rsidRPr="005D35E7">
        <w:rPr>
          <w:rFonts w:cs="Times New Roman"/>
          <w:b w:val="0"/>
          <w:bCs/>
          <w:caps w:val="0"/>
          <w:sz w:val="18"/>
          <w:szCs w:val="18"/>
        </w:rPr>
        <w:t>本合同一式</w:t>
      </w:r>
      <w:r w:rsidRPr="005D35E7">
        <w:rPr>
          <w:rFonts w:cs="Times New Roman"/>
          <w:b w:val="0"/>
          <w:bCs/>
          <w:caps w:val="0"/>
          <w:sz w:val="18"/>
          <w:szCs w:val="18"/>
        </w:rPr>
        <w:t>2</w:t>
      </w:r>
      <w:r w:rsidRPr="005D35E7">
        <w:rPr>
          <w:rFonts w:cs="Times New Roman"/>
          <w:b w:val="0"/>
          <w:bCs/>
          <w:caps w:val="0"/>
          <w:sz w:val="18"/>
          <w:szCs w:val="18"/>
        </w:rPr>
        <w:t>份，买方执</w:t>
      </w:r>
      <w:r w:rsidRPr="005D35E7">
        <w:rPr>
          <w:rFonts w:cs="Times New Roman"/>
          <w:b w:val="0"/>
          <w:bCs/>
          <w:caps w:val="0"/>
          <w:sz w:val="18"/>
          <w:szCs w:val="18"/>
        </w:rPr>
        <w:t>1</w:t>
      </w:r>
      <w:r w:rsidRPr="005D35E7">
        <w:rPr>
          <w:rFonts w:cs="Times New Roman"/>
          <w:b w:val="0"/>
          <w:bCs/>
          <w:caps w:val="0"/>
          <w:sz w:val="18"/>
          <w:szCs w:val="18"/>
        </w:rPr>
        <w:t>份，卖方执</w:t>
      </w:r>
      <w:r w:rsidRPr="005D35E7">
        <w:rPr>
          <w:rFonts w:cs="Times New Roman"/>
          <w:b w:val="0"/>
          <w:bCs/>
          <w:caps w:val="0"/>
          <w:sz w:val="18"/>
          <w:szCs w:val="18"/>
        </w:rPr>
        <w:t>1</w:t>
      </w:r>
      <w:r w:rsidRPr="005D35E7">
        <w:rPr>
          <w:rFonts w:cs="Times New Roman"/>
          <w:b w:val="0"/>
          <w:bCs/>
          <w:caps w:val="0"/>
          <w:sz w:val="18"/>
          <w:szCs w:val="18"/>
        </w:rPr>
        <w:t>份。</w:t>
      </w:r>
    </w:p>
    <w:p w14:paraId="7434C19D" w14:textId="77777777" w:rsidR="008E58AE" w:rsidRPr="005D35E7" w:rsidRDefault="008E58AE" w:rsidP="00F812C1">
      <w:pPr>
        <w:pStyle w:val="afe"/>
        <w:numPr>
          <w:ilvl w:val="1"/>
          <w:numId w:val="17"/>
        </w:numPr>
        <w:adjustRightInd w:val="0"/>
        <w:snapToGrid w:val="0"/>
        <w:spacing w:beforeLines="50" w:before="120" w:line="240" w:lineRule="auto"/>
        <w:ind w:left="0" w:firstLineChars="0" w:firstLine="0"/>
        <w:contextualSpacing/>
        <w:jc w:val="both"/>
        <w:rPr>
          <w:rFonts w:cs="Times New Roman"/>
          <w:b w:val="0"/>
          <w:bCs/>
          <w:sz w:val="18"/>
          <w:szCs w:val="18"/>
        </w:rPr>
      </w:pPr>
      <w:r w:rsidRPr="005D35E7">
        <w:rPr>
          <w:rFonts w:cs="Times New Roman"/>
          <w:b w:val="0"/>
          <w:bCs/>
          <w:caps w:val="0"/>
          <w:sz w:val="18"/>
          <w:szCs w:val="18"/>
        </w:rPr>
        <w:t xml:space="preserve">SELLER PERSONNEL </w:t>
      </w:r>
      <w:r w:rsidRPr="005D35E7">
        <w:rPr>
          <w:rFonts w:cs="Times New Roman"/>
          <w:b w:val="0"/>
          <w:bCs/>
          <w:caps w:val="0"/>
          <w:sz w:val="18"/>
          <w:szCs w:val="18"/>
        </w:rPr>
        <w:t>卖方人员</w:t>
      </w:r>
    </w:p>
    <w:p w14:paraId="26F49780" w14:textId="77777777"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caps w:val="0"/>
          <w:sz w:val="18"/>
          <w:szCs w:val="18"/>
        </w:rPr>
        <w:t xml:space="preserve">SELLER must, unless otherwise specified in the CONTRACT, ensure that their PERSONNEL, competent, professional and are dedicated for the performance of the SUPPLY on a full time basis. </w:t>
      </w:r>
    </w:p>
    <w:p w14:paraId="1064DFE5" w14:textId="77777777"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caps w:val="0"/>
          <w:sz w:val="18"/>
          <w:szCs w:val="18"/>
        </w:rPr>
        <w:t>除非合同另有规定，否则卖方必须确保其人员称职、专业并全职履行供货。</w:t>
      </w:r>
    </w:p>
    <w:p w14:paraId="08EE183B" w14:textId="77777777"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caps w:val="0"/>
          <w:sz w:val="18"/>
          <w:szCs w:val="18"/>
        </w:rPr>
        <w:t>BUYER may object to and require SELLER to remove any person, directly or indirectly employed for the performance of the SUPPLY, by SELLER or any SUBCONTRACTOR, whose behavior has been reprehensible or uncooperative, or who is lacking competence, is negligent, is guilty of misconduct, is in breach of any of BUYER’s policies (including but not limited to the Health, Safety, Environment and Security requirements) or whose presence is otherwise considered not to be in the best interests of the SUPPLY. If BUYER so requires, SELLER must immediately have such person replaced by a competent substitute acceptable to BUYER at no extra cost to BUYER.</w:t>
      </w:r>
    </w:p>
    <w:p w14:paraId="31244037" w14:textId="77777777" w:rsidR="008E58AE" w:rsidRPr="005D35E7" w:rsidRDefault="008E58AE"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caps w:val="0"/>
          <w:sz w:val="18"/>
          <w:szCs w:val="18"/>
        </w:rPr>
        <w:t>买方可以反对并要求卖方立即调离卖方或任何分包商直接或间接为此供货雇佣的行为应受谴责的或不配合的、或能力不能胜任、粗心、有不当行为的、或违反买方政策（包括但不限于健康、安全、环境和保密要求）、或买方认为其存在将不利于供货的人员。如果买方要求将这些人替换成买方认可的能胜任的人员，则卖方必须立即执行，且不得要求买方支付任何额外费用。</w:t>
      </w:r>
    </w:p>
    <w:bookmarkEnd w:id="89"/>
    <w:p w14:paraId="2471332F" w14:textId="32F81530" w:rsidR="00D93172" w:rsidRPr="005D35E7" w:rsidRDefault="007A5A16" w:rsidP="00F812C1">
      <w:pPr>
        <w:pStyle w:val="afe"/>
        <w:numPr>
          <w:ilvl w:val="1"/>
          <w:numId w:val="17"/>
        </w:numPr>
        <w:adjustRightInd w:val="0"/>
        <w:snapToGrid w:val="0"/>
        <w:spacing w:beforeLines="50" w:before="120" w:line="240" w:lineRule="auto"/>
        <w:ind w:left="0" w:firstLineChars="0" w:firstLine="0"/>
        <w:contextualSpacing/>
        <w:jc w:val="both"/>
        <w:rPr>
          <w:rFonts w:cs="Times New Roman"/>
          <w:b w:val="0"/>
          <w:bCs/>
          <w:sz w:val="18"/>
          <w:szCs w:val="18"/>
        </w:rPr>
      </w:pPr>
      <w:r w:rsidRPr="005D35E7">
        <w:rPr>
          <w:rFonts w:cs="Times New Roman"/>
          <w:b w:val="0"/>
          <w:bCs/>
          <w:sz w:val="18"/>
          <w:szCs w:val="18"/>
        </w:rPr>
        <w:t>Review</w:t>
      </w:r>
      <w:r w:rsidR="005C72C8" w:rsidRPr="005D35E7">
        <w:rPr>
          <w:rFonts w:cs="Times New Roman"/>
          <w:b w:val="0"/>
          <w:bCs/>
          <w:sz w:val="18"/>
          <w:szCs w:val="18"/>
        </w:rPr>
        <w:t xml:space="preserve"> on SELLER’s TECHNICAL DOCUMENTATION by BUYER</w:t>
      </w:r>
      <w:r w:rsidRPr="005D35E7">
        <w:rPr>
          <w:rFonts w:cs="Times New Roman"/>
          <w:b w:val="0"/>
          <w:bCs/>
          <w:sz w:val="18"/>
          <w:szCs w:val="18"/>
        </w:rPr>
        <w:t xml:space="preserve"> does not relieve SELLER from his obligations for correct fulfillment of the </w:t>
      </w:r>
      <w:r w:rsidR="005C72C8" w:rsidRPr="005D35E7">
        <w:rPr>
          <w:rFonts w:cs="Times New Roman"/>
          <w:b w:val="0"/>
          <w:bCs/>
          <w:sz w:val="18"/>
          <w:szCs w:val="18"/>
        </w:rPr>
        <w:t>CONTRACT.</w:t>
      </w:r>
      <w:r w:rsidRPr="005D35E7">
        <w:rPr>
          <w:rFonts w:cs="Times New Roman"/>
          <w:b w:val="0"/>
          <w:bCs/>
          <w:sz w:val="18"/>
          <w:szCs w:val="18"/>
        </w:rPr>
        <w:t xml:space="preserve"> BUYER shall not assume joint responsibility </w:t>
      </w:r>
      <w:r w:rsidR="005C72C8" w:rsidRPr="005D35E7">
        <w:rPr>
          <w:rFonts w:cs="Times New Roman"/>
          <w:b w:val="0"/>
          <w:bCs/>
          <w:sz w:val="18"/>
          <w:szCs w:val="18"/>
        </w:rPr>
        <w:t>due to this reasons</w:t>
      </w:r>
      <w:r w:rsidRPr="005D35E7">
        <w:rPr>
          <w:rFonts w:cs="Times New Roman"/>
          <w:b w:val="0"/>
          <w:bCs/>
          <w:sz w:val="18"/>
          <w:szCs w:val="18"/>
        </w:rPr>
        <w:t>.</w:t>
      </w:r>
      <w:r w:rsidR="00DC79DD" w:rsidRPr="005D35E7">
        <w:rPr>
          <w:rFonts w:cs="Times New Roman"/>
          <w:b w:val="0"/>
          <w:bCs/>
          <w:caps w:val="0"/>
          <w:sz w:val="18"/>
          <w:szCs w:val="18"/>
        </w:rPr>
        <w:t xml:space="preserve"> </w:t>
      </w:r>
      <w:r w:rsidR="00EF7525" w:rsidRPr="005D35E7">
        <w:rPr>
          <w:rFonts w:cs="Times New Roman"/>
          <w:b w:val="0"/>
          <w:bCs/>
          <w:caps w:val="0"/>
          <w:sz w:val="18"/>
          <w:szCs w:val="18"/>
        </w:rPr>
        <w:t>买方对卖方技术文件的审查</w:t>
      </w:r>
      <w:r w:rsidRPr="005D35E7">
        <w:rPr>
          <w:rFonts w:cs="Times New Roman"/>
          <w:b w:val="0"/>
          <w:bCs/>
          <w:caps w:val="0"/>
          <w:sz w:val="18"/>
          <w:szCs w:val="18"/>
        </w:rPr>
        <w:t>并不能解除卖方需正确履行此合同的义务。买方</w:t>
      </w:r>
      <w:r w:rsidR="00EF7525" w:rsidRPr="005D35E7">
        <w:rPr>
          <w:rFonts w:cs="Times New Roman"/>
          <w:b w:val="0"/>
          <w:bCs/>
          <w:caps w:val="0"/>
          <w:sz w:val="18"/>
          <w:szCs w:val="18"/>
        </w:rPr>
        <w:t>不得因此而承担连带责任</w:t>
      </w:r>
      <w:r w:rsidRPr="005D35E7">
        <w:rPr>
          <w:rFonts w:cs="Times New Roman"/>
          <w:b w:val="0"/>
          <w:bCs/>
          <w:caps w:val="0"/>
          <w:sz w:val="18"/>
          <w:szCs w:val="18"/>
        </w:rPr>
        <w:t>。</w:t>
      </w:r>
    </w:p>
    <w:p w14:paraId="25C56638" w14:textId="7251A169" w:rsidR="00D93172" w:rsidRPr="005D35E7" w:rsidRDefault="007A5A16" w:rsidP="00F812C1">
      <w:pPr>
        <w:pStyle w:val="afe"/>
        <w:numPr>
          <w:ilvl w:val="1"/>
          <w:numId w:val="17"/>
        </w:numPr>
        <w:adjustRightInd w:val="0"/>
        <w:snapToGrid w:val="0"/>
        <w:spacing w:beforeLines="50" w:before="120" w:line="240" w:lineRule="auto"/>
        <w:ind w:left="0" w:firstLineChars="0" w:firstLine="0"/>
        <w:contextualSpacing/>
        <w:jc w:val="both"/>
        <w:rPr>
          <w:rFonts w:cs="Times New Roman"/>
          <w:b w:val="0"/>
          <w:bCs/>
          <w:sz w:val="18"/>
          <w:szCs w:val="18"/>
        </w:rPr>
      </w:pPr>
      <w:r w:rsidRPr="005D35E7">
        <w:rPr>
          <w:rFonts w:cs="Times New Roman"/>
          <w:b w:val="0"/>
          <w:bCs/>
          <w:caps w:val="0"/>
          <w:sz w:val="18"/>
          <w:szCs w:val="18"/>
        </w:rPr>
        <w:t>BUYER shall have the right to, by written notice to the SELLER, cancel the CONTRACT and to terminate the right of the SELLER to proceed or continue under this CONTRACT if it is found that gratuities (in the form of entertainment, gifts or otherwise), were offered or given by the SELLER, or any agent or representative of the SELLER to any officer or employee of the BUYER with a view toward securing this CONTRACT, or the making of any determinations with respect to the performing of this CONTRACT. In the event this CONTRACT is terminated as provided in this provision, BUYER shall be entitled to pursue the same remedies against the SELLER as it can pursue in the event of a material breach of the CONTRACT by the SELLER. The rights and remedies of BUYER provided in this Article or any other Article shall not be exclusive and are in addition to any other rights and remedies provided by law or under this CONTRACT.</w:t>
      </w:r>
    </w:p>
    <w:p w14:paraId="20EF4B83" w14:textId="77777777" w:rsidR="00D93172" w:rsidRPr="005D35E7" w:rsidRDefault="007A5A16"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caps w:val="0"/>
          <w:sz w:val="18"/>
          <w:szCs w:val="18"/>
        </w:rPr>
        <w:t>如果买方发现卖方、或卖方的任何代理机构或代表，为了得到此合同或者为了在履行此合同时要做出任何决定，向买方的任一官员或雇员提供好处费（采取娱乐消费、赠送礼物或其他形式），一旦发现，买方有权以书面形式通知卖方解除合同终止其继续履行此合同的权利。如果此合同是因为违反了此规定终止的，买方有权参照卖方根本违约而对卖方要求相同的赔偿。在本条款或任何其他条款中规定的买方所能享有的权利和能采取的索偿行动不是单独使用的，它们可以和法律或此采购单中规定的任何其他权利和赔偿措施共同使用。</w:t>
      </w:r>
    </w:p>
    <w:p w14:paraId="173099EA" w14:textId="68E99C8B" w:rsidR="00D93172" w:rsidRPr="005D35E7" w:rsidRDefault="007A5A16" w:rsidP="00F812C1">
      <w:pPr>
        <w:pStyle w:val="afe"/>
        <w:numPr>
          <w:ilvl w:val="1"/>
          <w:numId w:val="17"/>
        </w:numPr>
        <w:adjustRightInd w:val="0"/>
        <w:snapToGrid w:val="0"/>
        <w:spacing w:beforeLines="50" w:before="120" w:line="240" w:lineRule="auto"/>
        <w:ind w:left="0" w:firstLineChars="0" w:firstLine="0"/>
        <w:contextualSpacing/>
        <w:jc w:val="both"/>
        <w:rPr>
          <w:rFonts w:cs="Times New Roman"/>
          <w:b w:val="0"/>
          <w:bCs/>
          <w:sz w:val="18"/>
          <w:szCs w:val="18"/>
        </w:rPr>
      </w:pPr>
      <w:r w:rsidRPr="005D35E7">
        <w:rPr>
          <w:rFonts w:cs="Times New Roman"/>
          <w:b w:val="0"/>
          <w:bCs/>
          <w:caps w:val="0"/>
          <w:sz w:val="18"/>
          <w:szCs w:val="18"/>
        </w:rPr>
        <w:t xml:space="preserve">The </w:t>
      </w:r>
      <w:r w:rsidR="005C72C8" w:rsidRPr="005D35E7">
        <w:rPr>
          <w:rFonts w:cs="Times New Roman"/>
          <w:b w:val="0"/>
          <w:bCs/>
          <w:caps w:val="0"/>
          <w:sz w:val="18"/>
          <w:szCs w:val="18"/>
        </w:rPr>
        <w:t xml:space="preserve">selection of </w:t>
      </w:r>
      <w:r w:rsidR="00651A04" w:rsidRPr="005D35E7">
        <w:rPr>
          <w:rFonts w:cs="Times New Roman"/>
          <w:b w:val="0"/>
          <w:bCs/>
          <w:caps w:val="0"/>
          <w:sz w:val="18"/>
          <w:szCs w:val="18"/>
        </w:rPr>
        <w:t>SUB-SUPPLIER</w:t>
      </w:r>
      <w:r w:rsidRPr="005D35E7">
        <w:rPr>
          <w:rFonts w:cs="Times New Roman"/>
          <w:b w:val="0"/>
          <w:bCs/>
          <w:caps w:val="0"/>
          <w:sz w:val="18"/>
          <w:szCs w:val="18"/>
        </w:rPr>
        <w:t xml:space="preserve"> shall be </w:t>
      </w:r>
      <w:r w:rsidR="005C72C8" w:rsidRPr="005D35E7">
        <w:rPr>
          <w:rFonts w:cs="Times New Roman"/>
          <w:b w:val="0"/>
          <w:bCs/>
          <w:caps w:val="0"/>
          <w:sz w:val="18"/>
          <w:szCs w:val="18"/>
        </w:rPr>
        <w:t xml:space="preserve">in compliance with </w:t>
      </w:r>
      <w:r w:rsidRPr="005D35E7">
        <w:rPr>
          <w:rFonts w:cs="Times New Roman"/>
          <w:b w:val="0"/>
          <w:bCs/>
          <w:caps w:val="0"/>
          <w:sz w:val="18"/>
          <w:szCs w:val="18"/>
        </w:rPr>
        <w:t xml:space="preserve">the </w:t>
      </w:r>
      <w:r w:rsidR="005C72C8" w:rsidRPr="005D35E7">
        <w:rPr>
          <w:rFonts w:cs="Times New Roman"/>
          <w:b w:val="0"/>
          <w:bCs/>
          <w:caps w:val="0"/>
          <w:sz w:val="18"/>
          <w:szCs w:val="18"/>
        </w:rPr>
        <w:t>approved</w:t>
      </w:r>
      <w:r w:rsidRPr="005D35E7">
        <w:rPr>
          <w:rFonts w:cs="Times New Roman"/>
          <w:b w:val="0"/>
          <w:bCs/>
          <w:caps w:val="0"/>
          <w:sz w:val="18"/>
          <w:szCs w:val="18"/>
        </w:rPr>
        <w:t xml:space="preserve"> list</w:t>
      </w:r>
      <w:r w:rsidR="005C72C8" w:rsidRPr="005D35E7">
        <w:rPr>
          <w:rFonts w:cs="Times New Roman"/>
          <w:b w:val="0"/>
          <w:bCs/>
          <w:caps w:val="0"/>
          <w:sz w:val="18"/>
          <w:szCs w:val="18"/>
        </w:rPr>
        <w:t>, if made available</w:t>
      </w:r>
      <w:r w:rsidRPr="005D35E7">
        <w:rPr>
          <w:rFonts w:cs="Times New Roman"/>
          <w:b w:val="0"/>
          <w:bCs/>
          <w:caps w:val="0"/>
          <w:sz w:val="18"/>
          <w:szCs w:val="18"/>
        </w:rPr>
        <w:t xml:space="preserve"> in the CONTRACT. Any deviation from the list shall be </w:t>
      </w:r>
      <w:r w:rsidR="005C72C8" w:rsidRPr="005D35E7">
        <w:rPr>
          <w:rFonts w:cs="Times New Roman"/>
          <w:b w:val="0"/>
          <w:bCs/>
          <w:caps w:val="0"/>
          <w:sz w:val="18"/>
          <w:szCs w:val="18"/>
        </w:rPr>
        <w:t xml:space="preserve">approved </w:t>
      </w:r>
      <w:r w:rsidRPr="005D35E7">
        <w:rPr>
          <w:rFonts w:cs="Times New Roman"/>
          <w:b w:val="0"/>
          <w:bCs/>
          <w:caps w:val="0"/>
          <w:sz w:val="18"/>
          <w:szCs w:val="18"/>
        </w:rPr>
        <w:t>by BUYER in wri</w:t>
      </w:r>
      <w:r w:rsidR="005C72C8" w:rsidRPr="005D35E7">
        <w:rPr>
          <w:rFonts w:cs="Times New Roman"/>
          <w:b w:val="0"/>
          <w:bCs/>
          <w:caps w:val="0"/>
          <w:sz w:val="18"/>
          <w:szCs w:val="18"/>
        </w:rPr>
        <w:t>ting</w:t>
      </w:r>
      <w:r w:rsidRPr="005D35E7">
        <w:rPr>
          <w:rFonts w:cs="Times New Roman"/>
          <w:b w:val="0"/>
          <w:bCs/>
          <w:caps w:val="0"/>
          <w:sz w:val="18"/>
          <w:szCs w:val="18"/>
        </w:rPr>
        <w:t xml:space="preserve"> prior to placing </w:t>
      </w:r>
      <w:r w:rsidR="005C72C8" w:rsidRPr="005D35E7">
        <w:rPr>
          <w:rFonts w:cs="Times New Roman"/>
          <w:b w:val="0"/>
          <w:bCs/>
          <w:caps w:val="0"/>
          <w:sz w:val="18"/>
          <w:szCs w:val="18"/>
        </w:rPr>
        <w:t>a SUBCONTRACT</w:t>
      </w:r>
      <w:r w:rsidRPr="005D35E7">
        <w:rPr>
          <w:rFonts w:cs="Times New Roman"/>
          <w:b w:val="0"/>
          <w:bCs/>
          <w:caps w:val="0"/>
          <w:sz w:val="18"/>
          <w:szCs w:val="18"/>
        </w:rPr>
        <w:t>. Otherwise, the BUYER has right to reject the CONTRACT GOODS.</w:t>
      </w:r>
    </w:p>
    <w:p w14:paraId="3E8D57C3" w14:textId="3619D4DE" w:rsidR="00D93172" w:rsidRPr="005D35E7" w:rsidRDefault="007A5A16" w:rsidP="00F812C1">
      <w:pPr>
        <w:pStyle w:val="afe"/>
        <w:adjustRightInd w:val="0"/>
        <w:snapToGrid w:val="0"/>
        <w:spacing w:beforeLines="50" w:before="120" w:line="240" w:lineRule="auto"/>
        <w:ind w:firstLineChars="0" w:firstLine="0"/>
        <w:contextualSpacing/>
        <w:jc w:val="both"/>
        <w:rPr>
          <w:rFonts w:cs="Times New Roman"/>
          <w:b w:val="0"/>
          <w:bCs/>
          <w:sz w:val="18"/>
          <w:szCs w:val="18"/>
        </w:rPr>
      </w:pPr>
      <w:r w:rsidRPr="005D35E7">
        <w:rPr>
          <w:rFonts w:cs="Times New Roman"/>
          <w:b w:val="0"/>
          <w:bCs/>
          <w:caps w:val="0"/>
          <w:sz w:val="18"/>
          <w:szCs w:val="18"/>
        </w:rPr>
        <w:t>分包商</w:t>
      </w:r>
      <w:r w:rsidR="0091504D" w:rsidRPr="005D35E7">
        <w:rPr>
          <w:rFonts w:cs="Times New Roman"/>
          <w:b w:val="0"/>
          <w:bCs/>
          <w:caps w:val="0"/>
          <w:sz w:val="18"/>
          <w:szCs w:val="18"/>
        </w:rPr>
        <w:t>的选择</w:t>
      </w:r>
      <w:r w:rsidRPr="005D35E7">
        <w:rPr>
          <w:rFonts w:cs="Times New Roman"/>
          <w:b w:val="0"/>
          <w:bCs/>
          <w:caps w:val="0"/>
          <w:sz w:val="18"/>
          <w:szCs w:val="18"/>
        </w:rPr>
        <w:t>必须严格按照</w:t>
      </w:r>
      <w:r w:rsidR="00EF7525" w:rsidRPr="005D35E7">
        <w:rPr>
          <w:rFonts w:cs="Times New Roman"/>
          <w:b w:val="0"/>
          <w:bCs/>
          <w:caps w:val="0"/>
          <w:sz w:val="18"/>
          <w:szCs w:val="18"/>
        </w:rPr>
        <w:t>经</w:t>
      </w:r>
      <w:r w:rsidRPr="005D35E7">
        <w:rPr>
          <w:rFonts w:cs="Times New Roman"/>
          <w:b w:val="0"/>
          <w:bCs/>
          <w:caps w:val="0"/>
          <w:sz w:val="18"/>
          <w:szCs w:val="18"/>
        </w:rPr>
        <w:t>确认的分包商名单</w:t>
      </w:r>
      <w:r w:rsidR="00EF7525" w:rsidRPr="005D35E7">
        <w:rPr>
          <w:rFonts w:cs="Times New Roman"/>
          <w:b w:val="0"/>
          <w:bCs/>
          <w:caps w:val="0"/>
          <w:sz w:val="18"/>
          <w:szCs w:val="18"/>
        </w:rPr>
        <w:t>（如果</w:t>
      </w:r>
      <w:r w:rsidR="0091504D" w:rsidRPr="005D35E7">
        <w:rPr>
          <w:rFonts w:cs="Times New Roman"/>
          <w:b w:val="0"/>
          <w:bCs/>
          <w:caps w:val="0"/>
          <w:sz w:val="18"/>
          <w:szCs w:val="18"/>
        </w:rPr>
        <w:t>已</w:t>
      </w:r>
      <w:r w:rsidR="00EF7525" w:rsidRPr="005D35E7">
        <w:rPr>
          <w:rFonts w:cs="Times New Roman"/>
          <w:b w:val="0"/>
          <w:bCs/>
          <w:caps w:val="0"/>
          <w:sz w:val="18"/>
          <w:szCs w:val="18"/>
        </w:rPr>
        <w:t>在合同中提供）</w:t>
      </w:r>
      <w:r w:rsidRPr="005D35E7">
        <w:rPr>
          <w:rFonts w:cs="Times New Roman"/>
          <w:b w:val="0"/>
          <w:bCs/>
          <w:caps w:val="0"/>
          <w:sz w:val="18"/>
          <w:szCs w:val="18"/>
        </w:rPr>
        <w:t>，任何变动需在下分订单之前得到买方的书面确认。否则买方有权拒收合同货物。</w:t>
      </w:r>
    </w:p>
    <w:p w14:paraId="75BD3F58" w14:textId="43C3CDCB" w:rsidR="00D93172" w:rsidRPr="005D35E7" w:rsidRDefault="007A5A16" w:rsidP="00F812C1">
      <w:pPr>
        <w:pStyle w:val="afe"/>
        <w:numPr>
          <w:ilvl w:val="1"/>
          <w:numId w:val="17"/>
        </w:numPr>
        <w:adjustRightInd w:val="0"/>
        <w:snapToGrid w:val="0"/>
        <w:spacing w:beforeLines="50" w:before="120" w:line="240" w:lineRule="auto"/>
        <w:ind w:left="0" w:firstLineChars="0" w:firstLine="0"/>
        <w:contextualSpacing/>
        <w:jc w:val="both"/>
        <w:rPr>
          <w:rFonts w:cs="Times New Roman"/>
          <w:b w:val="0"/>
          <w:bCs/>
          <w:sz w:val="18"/>
          <w:szCs w:val="18"/>
        </w:rPr>
      </w:pPr>
      <w:r w:rsidRPr="005D35E7">
        <w:rPr>
          <w:rFonts w:cs="Times New Roman"/>
          <w:b w:val="0"/>
          <w:bCs/>
          <w:sz w:val="18"/>
          <w:szCs w:val="18"/>
        </w:rPr>
        <w:t>The outstanding credit and debt between the parties under CONTRACT shall not be affected upon the termination or expiration of the CONTRACT, unless otherwise provided by the law or agreed by the PARTIES.</w:t>
      </w:r>
      <w:r w:rsidR="00DC79DD" w:rsidRPr="005D35E7">
        <w:rPr>
          <w:rFonts w:cs="Times New Roman"/>
          <w:b w:val="0"/>
          <w:bCs/>
          <w:caps w:val="0"/>
          <w:sz w:val="18"/>
          <w:szCs w:val="18"/>
        </w:rPr>
        <w:t xml:space="preserve"> </w:t>
      </w:r>
      <w:r w:rsidRPr="005D35E7">
        <w:rPr>
          <w:rFonts w:cs="Times New Roman"/>
          <w:b w:val="0"/>
          <w:bCs/>
          <w:caps w:val="0"/>
          <w:sz w:val="18"/>
          <w:szCs w:val="18"/>
        </w:rPr>
        <w:t>双方在合同项下的未付款项不受合同终止或到期的影响</w:t>
      </w:r>
      <w:r w:rsidRPr="005D35E7">
        <w:rPr>
          <w:rFonts w:cs="Times New Roman"/>
          <w:b w:val="0"/>
          <w:bCs/>
          <w:caps w:val="0"/>
          <w:sz w:val="18"/>
          <w:szCs w:val="18"/>
        </w:rPr>
        <w:t>(</w:t>
      </w:r>
      <w:r w:rsidRPr="005D35E7">
        <w:rPr>
          <w:rFonts w:cs="Times New Roman"/>
          <w:b w:val="0"/>
          <w:bCs/>
          <w:caps w:val="0"/>
          <w:sz w:val="18"/>
          <w:szCs w:val="18"/>
        </w:rPr>
        <w:t>法律或合同另有约定的除外</w:t>
      </w:r>
      <w:r w:rsidRPr="005D35E7">
        <w:rPr>
          <w:rFonts w:cs="Times New Roman"/>
          <w:b w:val="0"/>
          <w:bCs/>
          <w:caps w:val="0"/>
          <w:sz w:val="18"/>
          <w:szCs w:val="18"/>
        </w:rPr>
        <w:t>)</w:t>
      </w:r>
      <w:r w:rsidRPr="005D35E7">
        <w:rPr>
          <w:rFonts w:cs="Times New Roman"/>
          <w:b w:val="0"/>
          <w:bCs/>
          <w:caps w:val="0"/>
          <w:sz w:val="18"/>
          <w:szCs w:val="18"/>
        </w:rPr>
        <w:t>。</w:t>
      </w:r>
    </w:p>
    <w:p w14:paraId="7834060E" w14:textId="0DE3DD79" w:rsidR="00D93172" w:rsidRPr="005D35E7" w:rsidRDefault="00913E5E" w:rsidP="001012D7">
      <w:pPr>
        <w:pStyle w:val="afe"/>
        <w:numPr>
          <w:ilvl w:val="1"/>
          <w:numId w:val="17"/>
        </w:numPr>
        <w:adjustRightInd w:val="0"/>
        <w:snapToGrid w:val="0"/>
        <w:spacing w:beforeLines="50" w:before="120" w:line="240" w:lineRule="auto"/>
        <w:ind w:left="0" w:firstLineChars="0" w:firstLine="0"/>
        <w:contextualSpacing/>
        <w:jc w:val="both"/>
        <w:rPr>
          <w:rFonts w:cs="Times New Roman"/>
          <w:sz w:val="18"/>
          <w:szCs w:val="18"/>
        </w:rPr>
      </w:pPr>
      <w:r w:rsidRPr="005D35E7">
        <w:rPr>
          <w:rFonts w:cs="Times New Roman"/>
          <w:b w:val="0"/>
          <w:bCs/>
          <w:caps w:val="0"/>
          <w:sz w:val="18"/>
          <w:szCs w:val="18"/>
        </w:rPr>
        <w:t>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termination of the contract. If such events occur, the BUYER has the right to notify the SELLER in writing to immediately terminate the contract. The legal consequences of terminating the contract shall refer to ATTACHMENT K: Undertaking of Honest Conduct.</w:t>
      </w:r>
      <w:r w:rsidRPr="005D35E7">
        <w:rPr>
          <w:rFonts w:cs="Times New Roman"/>
          <w:sz w:val="18"/>
          <w:szCs w:val="18"/>
        </w:rPr>
        <w:t xml:space="preserve"> </w:t>
      </w:r>
      <w:r w:rsidRPr="005D35E7">
        <w:rPr>
          <w:rFonts w:cs="Times New Roman"/>
          <w:b w:val="0"/>
          <w:bCs/>
          <w:caps w:val="0"/>
          <w:sz w:val="18"/>
          <w:szCs w:val="18"/>
        </w:rPr>
        <w:t>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w:t>
      </w:r>
      <w:r w:rsidRPr="005D35E7">
        <w:rPr>
          <w:rFonts w:cs="Times New Roman"/>
          <w:b w:val="0"/>
          <w:bCs/>
          <w:caps w:val="0"/>
          <w:sz w:val="18"/>
          <w:szCs w:val="18"/>
        </w:rPr>
        <w:t>K</w:t>
      </w:r>
      <w:r w:rsidRPr="005D35E7">
        <w:rPr>
          <w:rFonts w:cs="Times New Roman"/>
          <w:b w:val="0"/>
          <w:bCs/>
          <w:caps w:val="0"/>
          <w:sz w:val="18"/>
          <w:szCs w:val="18"/>
        </w:rPr>
        <w:t>《廉洁从业承诺书》中有关条款执行。</w:t>
      </w:r>
    </w:p>
    <w:p w14:paraId="7090B3A0" w14:textId="70738743" w:rsidR="00D93172" w:rsidRPr="005D35E7" w:rsidRDefault="007A5A16" w:rsidP="00F812C1">
      <w:pPr>
        <w:pStyle w:val="afe"/>
        <w:numPr>
          <w:ilvl w:val="0"/>
          <w:numId w:val="15"/>
        </w:numPr>
        <w:adjustRightInd w:val="0"/>
        <w:snapToGrid w:val="0"/>
        <w:spacing w:before="50" w:line="240" w:lineRule="auto"/>
        <w:ind w:left="0" w:firstLineChars="0" w:firstLine="0"/>
        <w:contextualSpacing/>
        <w:jc w:val="both"/>
        <w:outlineLvl w:val="0"/>
        <w:rPr>
          <w:rFonts w:cs="Times New Roman"/>
          <w:sz w:val="18"/>
          <w:szCs w:val="18"/>
        </w:rPr>
      </w:pPr>
      <w:r w:rsidRPr="005D35E7">
        <w:rPr>
          <w:rFonts w:cs="Times New Roman"/>
          <w:sz w:val="18"/>
          <w:szCs w:val="18"/>
        </w:rPr>
        <w:t>Legal Addresses</w:t>
      </w:r>
      <w:r w:rsidR="00FE10D2" w:rsidRPr="005D35E7">
        <w:rPr>
          <w:rFonts w:cs="Times New Roman"/>
          <w:sz w:val="18"/>
          <w:szCs w:val="18"/>
        </w:rPr>
        <w:t xml:space="preserve"> </w:t>
      </w:r>
      <w:r w:rsidRPr="005D35E7">
        <w:rPr>
          <w:rFonts w:cs="Times New Roman"/>
          <w:sz w:val="18"/>
          <w:szCs w:val="18"/>
        </w:rPr>
        <w:t>法定地址</w:t>
      </w:r>
    </w:p>
    <w:p w14:paraId="7A4807EB" w14:textId="77777777" w:rsidR="00D93172" w:rsidRPr="005D35E7" w:rsidRDefault="00D93172" w:rsidP="00F812C1">
      <w:pPr>
        <w:pStyle w:val="aff"/>
        <w:widowControl w:val="0"/>
        <w:autoSpaceDE w:val="0"/>
        <w:autoSpaceDN w:val="0"/>
        <w:adjustRightInd w:val="0"/>
        <w:snapToGrid w:val="0"/>
        <w:spacing w:beforeLines="50" w:before="120"/>
        <w:ind w:firstLineChars="0" w:firstLine="0"/>
        <w:contextualSpacing/>
        <w:jc w:val="both"/>
        <w:textAlignment w:val="baseline"/>
        <w:rPr>
          <w:vanish/>
          <w:sz w:val="18"/>
          <w:szCs w:val="18"/>
          <w:lang w:eastAsia="zh-CN"/>
        </w:rPr>
      </w:pPr>
    </w:p>
    <w:p w14:paraId="3864B9E2" w14:textId="2D229E3F"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All reports, notices, and other communications to be sent pursuant to CONTRACT shall be made in writing and delivered by hand or international courier, postage prepaid, and addressed to the following legal address of each party or to such changed address as shall be given by written notice or email. Notices may also be made by electronic mail.</w:t>
      </w:r>
    </w:p>
    <w:p w14:paraId="135FBDD9" w14:textId="4AC0434A"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所有依照合同发出的报告、通知和其他信函都应以书面形式，并且</w:t>
      </w:r>
      <w:r w:rsidR="0091504D" w:rsidRPr="005D35E7">
        <w:rPr>
          <w:rFonts w:ascii="Times New Roman" w:hAnsi="Times New Roman"/>
          <w:sz w:val="18"/>
          <w:szCs w:val="18"/>
        </w:rPr>
        <w:t>由专人递送</w:t>
      </w:r>
      <w:r w:rsidRPr="005D35E7">
        <w:rPr>
          <w:rFonts w:ascii="Times New Roman" w:hAnsi="Times New Roman"/>
          <w:sz w:val="18"/>
          <w:szCs w:val="18"/>
        </w:rPr>
        <w:t>或通过国际快递，邮资已付，按照下列合法地址进行传达，对于地址变更，变更方应以书面或电子邮件的形式通知对方。</w:t>
      </w:r>
    </w:p>
    <w:tbl>
      <w:tblPr>
        <w:tblStyle w:val="af5"/>
        <w:tblW w:w="0" w:type="auto"/>
        <w:tblLook w:val="04A0" w:firstRow="1" w:lastRow="0" w:firstColumn="1" w:lastColumn="0" w:noHBand="0" w:noVBand="1"/>
      </w:tblPr>
      <w:tblGrid>
        <w:gridCol w:w="1271"/>
        <w:gridCol w:w="3314"/>
        <w:gridCol w:w="1506"/>
        <w:gridCol w:w="3305"/>
      </w:tblGrid>
      <w:tr w:rsidR="00DC79DD" w:rsidRPr="005D35E7" w14:paraId="33D0FAB3" w14:textId="77777777" w:rsidTr="00F812C1">
        <w:tc>
          <w:tcPr>
            <w:tcW w:w="1271" w:type="dxa"/>
          </w:tcPr>
          <w:p w14:paraId="05093EA4" w14:textId="4A930E29"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BUYER </w:t>
            </w:r>
            <w:r w:rsidRPr="005D35E7">
              <w:rPr>
                <w:sz w:val="18"/>
                <w:szCs w:val="18"/>
                <w:highlight w:val="yellow"/>
                <w:lang w:eastAsia="zh-CN"/>
              </w:rPr>
              <w:t>买方</w:t>
            </w:r>
          </w:p>
        </w:tc>
        <w:tc>
          <w:tcPr>
            <w:tcW w:w="3314" w:type="dxa"/>
          </w:tcPr>
          <w:p w14:paraId="4EB4DDFD"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c>
          <w:tcPr>
            <w:tcW w:w="1506" w:type="dxa"/>
          </w:tcPr>
          <w:p w14:paraId="0BB50689" w14:textId="06931AA8"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SELLER </w:t>
            </w:r>
            <w:r w:rsidR="00746577" w:rsidRPr="005D35E7">
              <w:rPr>
                <w:sz w:val="18"/>
                <w:szCs w:val="18"/>
                <w:highlight w:val="yellow"/>
                <w:lang w:eastAsia="zh-CN"/>
              </w:rPr>
              <w:t>卖</w:t>
            </w:r>
            <w:r w:rsidRPr="005D35E7">
              <w:rPr>
                <w:sz w:val="18"/>
                <w:szCs w:val="18"/>
                <w:highlight w:val="yellow"/>
                <w:lang w:eastAsia="zh-CN"/>
              </w:rPr>
              <w:t>方</w:t>
            </w:r>
          </w:p>
        </w:tc>
        <w:tc>
          <w:tcPr>
            <w:tcW w:w="3305" w:type="dxa"/>
          </w:tcPr>
          <w:p w14:paraId="3AC85E28"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r>
      <w:tr w:rsidR="00DC79DD" w:rsidRPr="005D35E7" w14:paraId="78A46889" w14:textId="77777777" w:rsidTr="00F812C1">
        <w:tc>
          <w:tcPr>
            <w:tcW w:w="1271" w:type="dxa"/>
          </w:tcPr>
          <w:p w14:paraId="732E7A85" w14:textId="7D657B49"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lastRenderedPageBreak/>
              <w:t>Address</w:t>
            </w:r>
            <w:r w:rsidRPr="005D35E7">
              <w:rPr>
                <w:sz w:val="18"/>
                <w:szCs w:val="18"/>
                <w:highlight w:val="yellow"/>
                <w:lang w:eastAsia="zh-CN"/>
              </w:rPr>
              <w:t>地址</w:t>
            </w:r>
          </w:p>
        </w:tc>
        <w:tc>
          <w:tcPr>
            <w:tcW w:w="3314" w:type="dxa"/>
          </w:tcPr>
          <w:p w14:paraId="591F23D2"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c>
          <w:tcPr>
            <w:tcW w:w="1506" w:type="dxa"/>
          </w:tcPr>
          <w:p w14:paraId="1AAE1186" w14:textId="725D083B"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Address</w:t>
            </w:r>
            <w:r w:rsidRPr="005D35E7">
              <w:rPr>
                <w:sz w:val="18"/>
                <w:szCs w:val="18"/>
                <w:highlight w:val="yellow"/>
                <w:lang w:eastAsia="zh-CN"/>
              </w:rPr>
              <w:t>地址</w:t>
            </w:r>
          </w:p>
        </w:tc>
        <w:tc>
          <w:tcPr>
            <w:tcW w:w="3305" w:type="dxa"/>
          </w:tcPr>
          <w:p w14:paraId="22E2FA2D"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r>
      <w:tr w:rsidR="00DC79DD" w:rsidRPr="005D35E7" w14:paraId="6F63C37F" w14:textId="77777777" w:rsidTr="00F812C1">
        <w:tc>
          <w:tcPr>
            <w:tcW w:w="1271" w:type="dxa"/>
          </w:tcPr>
          <w:p w14:paraId="564B47F4" w14:textId="3B79CBFA"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Attn </w:t>
            </w:r>
            <w:r w:rsidRPr="005D35E7">
              <w:rPr>
                <w:sz w:val="18"/>
                <w:szCs w:val="18"/>
                <w:highlight w:val="yellow"/>
                <w:lang w:eastAsia="zh-CN"/>
              </w:rPr>
              <w:t>收件人</w:t>
            </w:r>
          </w:p>
        </w:tc>
        <w:tc>
          <w:tcPr>
            <w:tcW w:w="3314" w:type="dxa"/>
          </w:tcPr>
          <w:p w14:paraId="211442F8"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c>
          <w:tcPr>
            <w:tcW w:w="1506" w:type="dxa"/>
          </w:tcPr>
          <w:p w14:paraId="2159EA14" w14:textId="78A3B593"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Attn </w:t>
            </w:r>
            <w:r w:rsidRPr="005D35E7">
              <w:rPr>
                <w:sz w:val="18"/>
                <w:szCs w:val="18"/>
                <w:highlight w:val="yellow"/>
                <w:lang w:eastAsia="zh-CN"/>
              </w:rPr>
              <w:t>收件人</w:t>
            </w:r>
          </w:p>
        </w:tc>
        <w:tc>
          <w:tcPr>
            <w:tcW w:w="3305" w:type="dxa"/>
          </w:tcPr>
          <w:p w14:paraId="1175CDC5"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r>
      <w:tr w:rsidR="00DC79DD" w:rsidRPr="005D35E7" w14:paraId="6A411297" w14:textId="77777777" w:rsidTr="00F812C1">
        <w:tc>
          <w:tcPr>
            <w:tcW w:w="1271" w:type="dxa"/>
          </w:tcPr>
          <w:p w14:paraId="614FE389" w14:textId="0F68EF9A"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Tel </w:t>
            </w:r>
            <w:r w:rsidRPr="005D35E7">
              <w:rPr>
                <w:sz w:val="18"/>
                <w:szCs w:val="18"/>
                <w:highlight w:val="yellow"/>
                <w:lang w:eastAsia="zh-CN"/>
              </w:rPr>
              <w:t>电话</w:t>
            </w:r>
          </w:p>
        </w:tc>
        <w:tc>
          <w:tcPr>
            <w:tcW w:w="3314" w:type="dxa"/>
          </w:tcPr>
          <w:p w14:paraId="50D8D71C"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c>
          <w:tcPr>
            <w:tcW w:w="1506" w:type="dxa"/>
          </w:tcPr>
          <w:p w14:paraId="29C12CEF" w14:textId="5B89EEB2"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Tel </w:t>
            </w:r>
            <w:r w:rsidRPr="005D35E7">
              <w:rPr>
                <w:sz w:val="18"/>
                <w:szCs w:val="18"/>
                <w:highlight w:val="yellow"/>
                <w:lang w:eastAsia="zh-CN"/>
              </w:rPr>
              <w:t>电话</w:t>
            </w:r>
          </w:p>
        </w:tc>
        <w:tc>
          <w:tcPr>
            <w:tcW w:w="3305" w:type="dxa"/>
          </w:tcPr>
          <w:p w14:paraId="72E5858B"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r>
      <w:tr w:rsidR="00DC79DD" w:rsidRPr="005D35E7" w14:paraId="0828AA95" w14:textId="77777777" w:rsidTr="00F812C1">
        <w:tc>
          <w:tcPr>
            <w:tcW w:w="1271" w:type="dxa"/>
          </w:tcPr>
          <w:p w14:paraId="5D7316AD" w14:textId="547257C0"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Email </w:t>
            </w:r>
            <w:r w:rsidRPr="005D35E7">
              <w:rPr>
                <w:sz w:val="18"/>
                <w:szCs w:val="18"/>
                <w:highlight w:val="yellow"/>
                <w:lang w:eastAsia="zh-CN"/>
              </w:rPr>
              <w:t>邮箱</w:t>
            </w:r>
          </w:p>
        </w:tc>
        <w:tc>
          <w:tcPr>
            <w:tcW w:w="3314" w:type="dxa"/>
          </w:tcPr>
          <w:p w14:paraId="2339D34D"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c>
          <w:tcPr>
            <w:tcW w:w="1506" w:type="dxa"/>
          </w:tcPr>
          <w:p w14:paraId="7C6BEC63" w14:textId="419D4DD9" w:rsidR="00DC79DD" w:rsidRPr="005D35E7" w:rsidRDefault="00DC79DD" w:rsidP="00F812C1">
            <w:pPr>
              <w:suppressAutoHyphens/>
              <w:adjustRightInd w:val="0"/>
              <w:snapToGrid w:val="0"/>
              <w:spacing w:before="40" w:after="40"/>
              <w:contextualSpacing/>
              <w:jc w:val="both"/>
              <w:rPr>
                <w:sz w:val="18"/>
                <w:szCs w:val="18"/>
                <w:highlight w:val="yellow"/>
                <w:lang w:eastAsia="zh-CN"/>
              </w:rPr>
            </w:pPr>
            <w:r w:rsidRPr="005D35E7">
              <w:rPr>
                <w:sz w:val="18"/>
                <w:szCs w:val="18"/>
                <w:highlight w:val="yellow"/>
                <w:lang w:eastAsia="zh-CN"/>
              </w:rPr>
              <w:t xml:space="preserve">Email </w:t>
            </w:r>
            <w:r w:rsidRPr="005D35E7">
              <w:rPr>
                <w:sz w:val="18"/>
                <w:szCs w:val="18"/>
                <w:highlight w:val="yellow"/>
                <w:lang w:eastAsia="zh-CN"/>
              </w:rPr>
              <w:t>邮箱</w:t>
            </w:r>
          </w:p>
        </w:tc>
        <w:tc>
          <w:tcPr>
            <w:tcW w:w="3305" w:type="dxa"/>
          </w:tcPr>
          <w:p w14:paraId="535893BD" w14:textId="77777777" w:rsidR="00DC79DD" w:rsidRPr="005D35E7" w:rsidRDefault="00DC79DD" w:rsidP="00F812C1">
            <w:pPr>
              <w:suppressAutoHyphens/>
              <w:adjustRightInd w:val="0"/>
              <w:snapToGrid w:val="0"/>
              <w:spacing w:before="40" w:after="40"/>
              <w:contextualSpacing/>
              <w:jc w:val="both"/>
              <w:rPr>
                <w:sz w:val="18"/>
                <w:szCs w:val="18"/>
                <w:highlight w:val="yellow"/>
                <w:lang w:eastAsia="zh-CN"/>
              </w:rPr>
            </w:pPr>
          </w:p>
        </w:tc>
      </w:tr>
    </w:tbl>
    <w:p w14:paraId="29445B79" w14:textId="6D915680" w:rsidR="00D93172" w:rsidRPr="005D35E7" w:rsidRDefault="007A5A16" w:rsidP="00F812C1">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bCs/>
          <w:sz w:val="18"/>
          <w:szCs w:val="18"/>
        </w:rPr>
      </w:pPr>
      <w:r w:rsidRPr="005D35E7">
        <w:rPr>
          <w:rFonts w:cs="Times New Roman"/>
          <w:sz w:val="18"/>
          <w:szCs w:val="18"/>
        </w:rPr>
        <w:t>Taxes</w:t>
      </w:r>
      <w:r w:rsidR="00FE10D2" w:rsidRPr="005D35E7">
        <w:rPr>
          <w:rFonts w:cs="Times New Roman"/>
          <w:bCs/>
          <w:sz w:val="18"/>
          <w:szCs w:val="18"/>
        </w:rPr>
        <w:t xml:space="preserve"> </w:t>
      </w:r>
      <w:r w:rsidRPr="005D35E7">
        <w:rPr>
          <w:rFonts w:cs="Times New Roman"/>
          <w:bCs/>
          <w:sz w:val="18"/>
          <w:szCs w:val="18"/>
        </w:rPr>
        <w:t>税收</w:t>
      </w:r>
    </w:p>
    <w:p w14:paraId="3E760314" w14:textId="68ADD90C" w:rsidR="00D93172" w:rsidRPr="005D35E7" w:rsidRDefault="007A5A16" w:rsidP="00F812C1">
      <w:pPr>
        <w:pStyle w:val="BodyTextIndent21"/>
        <w:numPr>
          <w:ilvl w:val="1"/>
          <w:numId w:val="5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The SELLER shall, and shall procure that all Subcontractors shall, comply with all </w:t>
      </w:r>
      <w:r w:rsidR="00596F66" w:rsidRPr="005D35E7">
        <w:rPr>
          <w:rFonts w:ascii="Times New Roman" w:hAnsi="Times New Roman"/>
          <w:sz w:val="18"/>
          <w:szCs w:val="18"/>
        </w:rPr>
        <w:t>APPLICABLE LAW</w:t>
      </w:r>
      <w:r w:rsidRPr="005D35E7">
        <w:rPr>
          <w:rFonts w:ascii="Times New Roman" w:hAnsi="Times New Roman"/>
          <w:sz w:val="18"/>
          <w:szCs w:val="18"/>
        </w:rPr>
        <w:t xml:space="preserve"> concerning all company or branch office TAXATION, including administrative and registration requirements, maintaining proper accounting records and properly filing all documents required by </w:t>
      </w:r>
      <w:r w:rsidR="00596F66" w:rsidRPr="005D35E7">
        <w:rPr>
          <w:rFonts w:ascii="Times New Roman" w:hAnsi="Times New Roman"/>
          <w:sz w:val="18"/>
          <w:szCs w:val="18"/>
        </w:rPr>
        <w:t>APPLICABLE LAW</w:t>
      </w:r>
      <w:r w:rsidRPr="005D35E7">
        <w:rPr>
          <w:rFonts w:ascii="Times New Roman" w:hAnsi="Times New Roman"/>
          <w:sz w:val="18"/>
          <w:szCs w:val="18"/>
        </w:rPr>
        <w:t xml:space="preserve"> to be filed.</w:t>
      </w:r>
      <w:r w:rsidR="00F83746" w:rsidRPr="005D35E7">
        <w:rPr>
          <w:rFonts w:ascii="Times New Roman" w:hAnsi="Times New Roman"/>
          <w:sz w:val="18"/>
          <w:szCs w:val="18"/>
        </w:rPr>
        <w:t xml:space="preserve"> </w:t>
      </w:r>
      <w:r w:rsidR="00F83746" w:rsidRPr="005D35E7">
        <w:rPr>
          <w:rFonts w:ascii="Times New Roman" w:hAnsi="Times New Roman"/>
          <w:sz w:val="18"/>
          <w:szCs w:val="18"/>
        </w:rPr>
        <w:t>卖方应且应确保所有分包商遵守所有公司或分支机构税收相关的所有适用法律，包括行政和注册要求，保持适当的会计记录，并妥善归档适用法律要求归档的所有文件。</w:t>
      </w:r>
    </w:p>
    <w:p w14:paraId="5060F31A" w14:textId="301269A9" w:rsidR="00D93172" w:rsidRPr="005D35E7" w:rsidRDefault="007A5A16" w:rsidP="00F812C1">
      <w:pPr>
        <w:pStyle w:val="BodyTextIndent21"/>
        <w:numPr>
          <w:ilvl w:val="1"/>
          <w:numId w:val="5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be responsible for and shall pay or shall procure that any relevant Subcontractor is responsible for and shall pay, and shall indemnify, defend and hold the BUYER Group harmless from and against, all TAXATION assessable, assessed or imposed on the SELLER or its Subcontractors, in connection with the CONTRACT, and any claims in connection with such TAX obligations.</w:t>
      </w:r>
      <w:r w:rsidR="00F83746" w:rsidRPr="005D35E7">
        <w:rPr>
          <w:rFonts w:ascii="Times New Roman" w:hAnsi="Times New Roman"/>
          <w:sz w:val="18"/>
          <w:szCs w:val="18"/>
        </w:rPr>
        <w:t xml:space="preserve"> </w:t>
      </w:r>
      <w:r w:rsidR="00F83746" w:rsidRPr="005D35E7">
        <w:rPr>
          <w:rFonts w:ascii="Times New Roman" w:hAnsi="Times New Roman"/>
          <w:sz w:val="18"/>
          <w:szCs w:val="18"/>
        </w:rPr>
        <w:t>卖方应负责并应支付或促使任何相关分包商负责并应赔偿、保护买方集团，使其免受卖方或其分包商因本合同而应征收、评估或征收的所有税款以及与该等税款义务相关的任何索赔。</w:t>
      </w:r>
    </w:p>
    <w:p w14:paraId="325B084F" w14:textId="6E4D25AE" w:rsidR="00D93172" w:rsidRPr="005D35E7" w:rsidRDefault="007A5A16" w:rsidP="00F812C1">
      <w:pPr>
        <w:pStyle w:val="BodyTextIndent21"/>
        <w:numPr>
          <w:ilvl w:val="1"/>
          <w:numId w:val="5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be responsible for, indemnify, defend and hold the BUYER Group harmless from and against all TAXATION assessed or levied against or on account of wages, salaries or other emoluments or deemed benefits paid to SELLER GROUP’s PERSONNEL or any other person employed by any member of the SELLER Group in connection with the CONTRACT, and any claims in connection with such TAXATION obligations. Without prejudice to the generality of the foregoing, the SELLER shall be responsible for compliance with all statutory obligations to make deduction on account of and to remit the required amounts to any appropriate government authority including, but not limited to income tax, pay as you earn, national insurance, employee taxes, charges, social security costs, levies and contributions whether or not they are measured by the wages, salaries or other remuneration or benefits paid to persons employed by the SELLER, or persons providing services in connection with the CONTRACT and the imposition of a similar obligation upon all members of the SELLER or any other persons employed by them or providing services to them in connection with the CONTRACT.</w:t>
      </w:r>
      <w:r w:rsidR="00F83746" w:rsidRPr="005D35E7">
        <w:rPr>
          <w:rFonts w:ascii="Times New Roman" w:hAnsi="Times New Roman"/>
          <w:sz w:val="18"/>
          <w:szCs w:val="18"/>
        </w:rPr>
        <w:t xml:space="preserve"> </w:t>
      </w:r>
      <w:r w:rsidR="00F83746" w:rsidRPr="005D35E7">
        <w:rPr>
          <w:rFonts w:ascii="Times New Roman" w:hAnsi="Times New Roman"/>
          <w:sz w:val="18"/>
          <w:szCs w:val="18"/>
        </w:rPr>
        <w:t>卖方应负责、赔偿、保护买方集团，使其免受因支付给卖方集团人员或卖方集团任何成员雇佣的与合同相关的任何其他人员的工资、薪金或其他报酬或视为福利而评估或征收的所有税款，以及与此类纳税义务相关的任何索赔。在不影响上述一般性的情况下，卖方应负责遵守所有法定义务，扣除所需金额，并将所需金额汇至任何适当的政府机构，包括但不限于所得税、收入随付、国家保险、员工税、费用、社会保障成本、征税和缴款，无论其是否通过支付给卖方雇佣的人员或提供合同相关服务的人员的工资、薪金或其他报酬或福利来衡量，以及对卖方所有成员或其雇佣的任何其他人员或向其提供合同相关服务的人员施加类似义务。</w:t>
      </w:r>
    </w:p>
    <w:p w14:paraId="695A8CB3" w14:textId="19186FF2" w:rsidR="00D93172" w:rsidRPr="005D35E7" w:rsidRDefault="007A5A16" w:rsidP="00F812C1">
      <w:pPr>
        <w:pStyle w:val="BodyTextIndent21"/>
        <w:numPr>
          <w:ilvl w:val="1"/>
          <w:numId w:val="5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SELLER shall be responsible for, indemnify, defend and hold the BUYER Group harmless from and against all claims arising out of or in connection with the CONTRACT in respect of the employment or worker status of SELLER Group PERSONNEL and all benefits and rights in connection with the same, including claims for wages, salary, holiday pay, unfair dismissal, notice or payment in lieu of notice and redundancy payments.</w:t>
      </w:r>
      <w:r w:rsidR="00F83746" w:rsidRPr="005D35E7">
        <w:rPr>
          <w:rFonts w:ascii="Times New Roman" w:hAnsi="Times New Roman"/>
          <w:sz w:val="18"/>
          <w:szCs w:val="18"/>
        </w:rPr>
        <w:t xml:space="preserve"> </w:t>
      </w:r>
      <w:r w:rsidR="00F83746" w:rsidRPr="005D35E7">
        <w:rPr>
          <w:rFonts w:ascii="Times New Roman" w:hAnsi="Times New Roman"/>
          <w:sz w:val="18"/>
          <w:szCs w:val="18"/>
        </w:rPr>
        <w:t>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14:paraId="76EF398B" w14:textId="3AA26047" w:rsidR="00D93172" w:rsidRPr="005D35E7" w:rsidRDefault="00475A1D" w:rsidP="00F812C1">
      <w:pPr>
        <w:pStyle w:val="BodyTextIndent21"/>
        <w:numPr>
          <w:ilvl w:val="1"/>
          <w:numId w:val="53"/>
        </w:numPr>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The final prices on the C</w:t>
      </w:r>
      <w:r w:rsidR="00A93125" w:rsidRPr="005D35E7">
        <w:rPr>
          <w:rFonts w:ascii="Times New Roman" w:hAnsi="Times New Roman"/>
          <w:sz w:val="18"/>
          <w:szCs w:val="18"/>
        </w:rPr>
        <w:t>ONTRACT</w:t>
      </w:r>
      <w:r w:rsidRPr="005D35E7">
        <w:rPr>
          <w:rFonts w:ascii="Times New Roman" w:hAnsi="Times New Roman"/>
          <w:sz w:val="18"/>
          <w:szCs w:val="18"/>
        </w:rPr>
        <w:t xml:space="preserve"> is deemed to include all taxes which are not expressly imposed on B</w:t>
      </w:r>
      <w:r w:rsidR="00A93125" w:rsidRPr="005D35E7">
        <w:rPr>
          <w:rFonts w:ascii="Times New Roman" w:hAnsi="Times New Roman"/>
          <w:sz w:val="18"/>
          <w:szCs w:val="18"/>
        </w:rPr>
        <w:t>UYER</w:t>
      </w:r>
      <w:r w:rsidRPr="005D35E7">
        <w:rPr>
          <w:rFonts w:ascii="Times New Roman" w:hAnsi="Times New Roman"/>
          <w:sz w:val="18"/>
          <w:szCs w:val="18"/>
        </w:rPr>
        <w:t xml:space="preserve"> by law, and S</w:t>
      </w:r>
      <w:r w:rsidR="00A93125" w:rsidRPr="005D35E7">
        <w:rPr>
          <w:rFonts w:ascii="Times New Roman" w:hAnsi="Times New Roman"/>
          <w:sz w:val="18"/>
          <w:szCs w:val="18"/>
        </w:rPr>
        <w:t>ELLER</w:t>
      </w:r>
      <w:r w:rsidRPr="005D35E7">
        <w:rPr>
          <w:rFonts w:ascii="Times New Roman" w:hAnsi="Times New Roman"/>
          <w:sz w:val="18"/>
          <w:szCs w:val="18"/>
        </w:rPr>
        <w:t xml:space="preserve"> shall indemnify and hold B</w:t>
      </w:r>
      <w:r w:rsidR="00A93125" w:rsidRPr="005D35E7">
        <w:rPr>
          <w:rFonts w:ascii="Times New Roman" w:hAnsi="Times New Roman"/>
          <w:sz w:val="18"/>
          <w:szCs w:val="18"/>
        </w:rPr>
        <w:t>UYER</w:t>
      </w:r>
      <w:r w:rsidRPr="005D35E7">
        <w:rPr>
          <w:rFonts w:ascii="Times New Roman" w:hAnsi="Times New Roman"/>
          <w:sz w:val="18"/>
          <w:szCs w:val="18"/>
        </w:rPr>
        <w:t xml:space="preserve"> and the B</w:t>
      </w:r>
      <w:r w:rsidR="00A93125" w:rsidRPr="005D35E7">
        <w:rPr>
          <w:rFonts w:ascii="Times New Roman" w:hAnsi="Times New Roman"/>
          <w:sz w:val="18"/>
          <w:szCs w:val="18"/>
        </w:rPr>
        <w:t>UYER</w:t>
      </w:r>
      <w:r w:rsidRPr="005D35E7">
        <w:rPr>
          <w:rFonts w:ascii="Times New Roman" w:hAnsi="Times New Roman"/>
          <w:sz w:val="18"/>
          <w:szCs w:val="18"/>
        </w:rPr>
        <w:t xml:space="preserve"> G</w:t>
      </w:r>
      <w:r w:rsidR="00A93125" w:rsidRPr="005D35E7">
        <w:rPr>
          <w:rFonts w:ascii="Times New Roman" w:hAnsi="Times New Roman"/>
          <w:sz w:val="18"/>
          <w:szCs w:val="18"/>
        </w:rPr>
        <w:t>ROUP</w:t>
      </w:r>
      <w:r w:rsidRPr="005D35E7">
        <w:rPr>
          <w:rFonts w:ascii="Times New Roman" w:hAnsi="Times New Roman"/>
          <w:sz w:val="18"/>
          <w:szCs w:val="18"/>
        </w:rPr>
        <w:t>, harmless from any liability and expense by reason of S</w:t>
      </w:r>
      <w:r w:rsidR="00A93125" w:rsidRPr="005D35E7">
        <w:rPr>
          <w:rFonts w:ascii="Times New Roman" w:hAnsi="Times New Roman"/>
          <w:sz w:val="18"/>
          <w:szCs w:val="18"/>
        </w:rPr>
        <w:t>ELLER</w:t>
      </w:r>
      <w:r w:rsidRPr="005D35E7">
        <w:rPr>
          <w:rFonts w:ascii="Times New Roman" w:hAnsi="Times New Roman"/>
          <w:sz w:val="18"/>
          <w:szCs w:val="18"/>
        </w:rPr>
        <w:t>’s failure to pay such taxes.</w:t>
      </w:r>
      <w:r w:rsidR="00F83746" w:rsidRPr="005D35E7">
        <w:rPr>
          <w:rFonts w:ascii="Times New Roman" w:hAnsi="Times New Roman"/>
          <w:sz w:val="18"/>
          <w:szCs w:val="18"/>
        </w:rPr>
        <w:t xml:space="preserve"> </w:t>
      </w:r>
      <w:r w:rsidR="00F83746" w:rsidRPr="005D35E7">
        <w:rPr>
          <w:rFonts w:ascii="Times New Roman" w:hAnsi="Times New Roman"/>
          <w:sz w:val="18"/>
          <w:szCs w:val="18"/>
        </w:rPr>
        <w:t>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14:paraId="7EC48CF2" w14:textId="6E30E3AA" w:rsidR="00D93172" w:rsidRPr="005D35E7" w:rsidRDefault="007A5A16" w:rsidP="00F812C1">
      <w:pPr>
        <w:pStyle w:val="afe"/>
        <w:numPr>
          <w:ilvl w:val="0"/>
          <w:numId w:val="15"/>
        </w:numPr>
        <w:adjustRightInd w:val="0"/>
        <w:snapToGrid w:val="0"/>
        <w:spacing w:beforeLines="50" w:before="120" w:line="240" w:lineRule="auto"/>
        <w:ind w:left="0" w:firstLineChars="0" w:firstLine="0"/>
        <w:contextualSpacing/>
        <w:jc w:val="both"/>
        <w:outlineLvl w:val="0"/>
        <w:rPr>
          <w:rFonts w:cs="Times New Roman"/>
          <w:bCs/>
          <w:sz w:val="18"/>
          <w:szCs w:val="18"/>
        </w:rPr>
      </w:pPr>
      <w:r w:rsidRPr="005D35E7">
        <w:rPr>
          <w:rFonts w:cs="Times New Roman"/>
          <w:bCs/>
          <w:sz w:val="18"/>
          <w:szCs w:val="18"/>
        </w:rPr>
        <w:t>AUDIT</w:t>
      </w:r>
      <w:r w:rsidR="00FE10D2" w:rsidRPr="005D35E7">
        <w:rPr>
          <w:rFonts w:cs="Times New Roman"/>
          <w:bCs/>
          <w:sz w:val="18"/>
          <w:szCs w:val="18"/>
        </w:rPr>
        <w:t xml:space="preserve"> </w:t>
      </w:r>
      <w:r w:rsidRPr="005D35E7">
        <w:rPr>
          <w:rFonts w:cs="Times New Roman"/>
          <w:bCs/>
          <w:sz w:val="18"/>
          <w:szCs w:val="18"/>
        </w:rPr>
        <w:t>审计</w:t>
      </w:r>
    </w:p>
    <w:p w14:paraId="55602F07" w14:textId="752880C0"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maintain complete records pertinent to all aspects of </w:t>
      </w:r>
      <w:r w:rsidR="00651A04" w:rsidRPr="005D35E7">
        <w:rPr>
          <w:rFonts w:ascii="Times New Roman" w:hAnsi="Times New Roman"/>
          <w:sz w:val="18"/>
          <w:szCs w:val="18"/>
        </w:rPr>
        <w:t>SUPPLY</w:t>
      </w:r>
      <w:r w:rsidRPr="005D35E7">
        <w:rPr>
          <w:rFonts w:ascii="Times New Roman" w:hAnsi="Times New Roman"/>
          <w:sz w:val="18"/>
          <w:szCs w:val="18"/>
        </w:rPr>
        <w:t xml:space="preserve"> in accordance with this CONTRACT, accepted practice and APPLICABLE LAW.  SELLER shall retain records during the </w:t>
      </w:r>
      <w:r w:rsidR="00651A04" w:rsidRPr="005D35E7">
        <w:rPr>
          <w:rFonts w:ascii="Times New Roman" w:hAnsi="Times New Roman"/>
          <w:sz w:val="18"/>
          <w:szCs w:val="18"/>
        </w:rPr>
        <w:t>SUPPLY</w:t>
      </w:r>
      <w:r w:rsidRPr="005D35E7">
        <w:rPr>
          <w:rFonts w:ascii="Times New Roman" w:hAnsi="Times New Roman"/>
          <w:sz w:val="18"/>
          <w:szCs w:val="18"/>
        </w:rPr>
        <w:t xml:space="preserve"> and for a period of ten (10) years after completion of the </w:t>
      </w:r>
      <w:r w:rsidR="00651A04" w:rsidRPr="005D35E7">
        <w:rPr>
          <w:rFonts w:ascii="Times New Roman" w:hAnsi="Times New Roman"/>
          <w:sz w:val="18"/>
          <w:szCs w:val="18"/>
        </w:rPr>
        <w:t>SUPPLY</w:t>
      </w:r>
      <w:r w:rsidRPr="005D35E7">
        <w:rPr>
          <w:rFonts w:ascii="Times New Roman" w:hAnsi="Times New Roman"/>
          <w:sz w:val="18"/>
          <w:szCs w:val="18"/>
        </w:rPr>
        <w:t xml:space="preserve"> or such longer period as may be required by APPLICABLE LAW.  During such time BUYER shall have the right of access at all reasonable times to the equipment, material, personnel, and records of the SELLER to audit any of its activities pertaining to the </w:t>
      </w:r>
      <w:r w:rsidR="00BE1A68" w:rsidRPr="005D35E7">
        <w:rPr>
          <w:rFonts w:ascii="Times New Roman" w:hAnsi="Times New Roman"/>
          <w:sz w:val="18"/>
          <w:szCs w:val="18"/>
        </w:rPr>
        <w:t>SUPPLY</w:t>
      </w:r>
      <w:r w:rsidRPr="005D35E7">
        <w:rPr>
          <w:rFonts w:ascii="Times New Roman" w:hAnsi="Times New Roman"/>
          <w:sz w:val="18"/>
          <w:szCs w:val="18"/>
        </w:rPr>
        <w:t xml:space="preserve"> and their health, safety, environmental and quality systems. Any findings from such audits shall be followed-up for closure as agreed between BUYER and SELLER.</w:t>
      </w:r>
    </w:p>
    <w:p w14:paraId="1ED6F7BC" w14:textId="77777777" w:rsidR="00F83746" w:rsidRPr="005D35E7" w:rsidRDefault="00F8374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卖方应根据本合同、公认惯例和适用法律保存与供货各方</w:t>
      </w:r>
      <w:proofErr w:type="gramStart"/>
      <w:r w:rsidRPr="005D35E7">
        <w:rPr>
          <w:rFonts w:ascii="Times New Roman" w:hAnsi="Times New Roman"/>
          <w:sz w:val="18"/>
          <w:szCs w:val="18"/>
        </w:rPr>
        <w:t>面相关</w:t>
      </w:r>
      <w:proofErr w:type="gramEnd"/>
      <w:r w:rsidRPr="005D35E7">
        <w:rPr>
          <w:rFonts w:ascii="Times New Roman" w:hAnsi="Times New Roman"/>
          <w:sz w:val="18"/>
          <w:szCs w:val="18"/>
        </w:rPr>
        <w:t>的完整记录。卖方应在供货期间以及供货完成后十（</w:t>
      </w:r>
      <w:r w:rsidRPr="005D35E7">
        <w:rPr>
          <w:rFonts w:ascii="Times New Roman" w:hAnsi="Times New Roman"/>
          <w:sz w:val="18"/>
          <w:szCs w:val="18"/>
        </w:rPr>
        <w:t>10</w:t>
      </w:r>
      <w:r w:rsidRPr="005D35E7">
        <w:rPr>
          <w:rFonts w:ascii="Times New Roman" w:hAnsi="Times New Roman"/>
          <w:sz w:val="18"/>
          <w:szCs w:val="18"/>
        </w:rPr>
        <w:t>）年或适用法律要求的更长期限内保留记录。在此期间，买方有权在任何合理时间查阅卖方的设备、材料、人员和记录，以审计其与供货及其健康、安全、环境和质量体系相关的任何活动。此类审计的任何结果都应按照买方和卖方之间的协议进行跟踪关闭。</w:t>
      </w:r>
    </w:p>
    <w:p w14:paraId="65F8F6FB" w14:textId="111645BD" w:rsidR="00D93172" w:rsidRPr="005D35E7" w:rsidRDefault="007A5A16" w:rsidP="00F812C1">
      <w:pPr>
        <w:pStyle w:val="BodyTextIndent21"/>
        <w:snapToGrid w:val="0"/>
        <w:spacing w:beforeLines="50" w:before="120"/>
        <w:ind w:left="0" w:firstLine="0"/>
        <w:contextualSpacing/>
        <w:rPr>
          <w:rFonts w:ascii="Times New Roman" w:hAnsi="Times New Roman"/>
          <w:sz w:val="18"/>
          <w:szCs w:val="18"/>
        </w:rPr>
      </w:pPr>
      <w:r w:rsidRPr="005D35E7">
        <w:rPr>
          <w:rFonts w:ascii="Times New Roman" w:hAnsi="Times New Roman"/>
          <w:sz w:val="18"/>
          <w:szCs w:val="18"/>
        </w:rPr>
        <w:t xml:space="preserve">SELLER shall obtain equivalent rights of audit to those specified above from all Subcontractors and will cause such rights to extend to BUYER.  As applicable, BUYER may have access at all reasonable times to the relevant </w:t>
      </w:r>
      <w:r w:rsidR="00651A04" w:rsidRPr="005D35E7">
        <w:rPr>
          <w:rFonts w:ascii="Times New Roman" w:hAnsi="Times New Roman"/>
          <w:sz w:val="18"/>
          <w:szCs w:val="18"/>
        </w:rPr>
        <w:t>SUPPLY</w:t>
      </w:r>
      <w:r w:rsidRPr="005D35E7">
        <w:rPr>
          <w:rFonts w:ascii="Times New Roman" w:hAnsi="Times New Roman"/>
          <w:sz w:val="18"/>
          <w:szCs w:val="18"/>
        </w:rPr>
        <w:t xml:space="preserve"> site(s) for the purpose of monitoring, inspecting, witness testing the </w:t>
      </w:r>
      <w:r w:rsidR="00651A04" w:rsidRPr="005D35E7">
        <w:rPr>
          <w:rFonts w:ascii="Times New Roman" w:hAnsi="Times New Roman"/>
          <w:sz w:val="18"/>
          <w:szCs w:val="18"/>
        </w:rPr>
        <w:t>SUPPLY</w:t>
      </w:r>
      <w:r w:rsidRPr="005D35E7">
        <w:rPr>
          <w:rFonts w:ascii="Times New Roman" w:hAnsi="Times New Roman"/>
          <w:sz w:val="18"/>
          <w:szCs w:val="18"/>
        </w:rPr>
        <w:t xml:space="preserve"> or any part thereof, its execution, documentation, progress and completion.</w:t>
      </w:r>
    </w:p>
    <w:p w14:paraId="17B610D3" w14:textId="068259EE" w:rsidR="00D93172" w:rsidRPr="005D35E7" w:rsidRDefault="007A5A16" w:rsidP="00F812C1">
      <w:pPr>
        <w:pStyle w:val="a8"/>
        <w:widowControl w:val="0"/>
        <w:tabs>
          <w:tab w:val="left" w:pos="4305"/>
        </w:tabs>
        <w:adjustRightInd w:val="0"/>
        <w:snapToGrid w:val="0"/>
        <w:spacing w:beforeLines="50" w:before="120"/>
        <w:contextualSpacing/>
        <w:rPr>
          <w:rFonts w:ascii="Times New Roman" w:hAnsi="Times New Roman"/>
          <w:kern w:val="2"/>
          <w:sz w:val="18"/>
          <w:szCs w:val="18"/>
          <w:lang w:val="en-US" w:eastAsia="zh-CN"/>
        </w:rPr>
      </w:pPr>
      <w:r w:rsidRPr="005D35E7">
        <w:rPr>
          <w:rFonts w:ascii="Times New Roman" w:hAnsi="Times New Roman"/>
          <w:sz w:val="18"/>
          <w:szCs w:val="18"/>
          <w:lang w:eastAsia="zh-CN"/>
        </w:rPr>
        <w:t>卖方应从所有分包商处获得与上述规定同等的审计权，并将此类权利延伸至买方。如适用，买方可在任何合理时间进入相关</w:t>
      </w:r>
      <w:r w:rsidR="00821333" w:rsidRPr="005D35E7">
        <w:rPr>
          <w:rFonts w:ascii="Times New Roman" w:hAnsi="Times New Roman"/>
          <w:sz w:val="18"/>
          <w:szCs w:val="18"/>
          <w:lang w:eastAsia="zh-CN"/>
        </w:rPr>
        <w:t>供货</w:t>
      </w:r>
      <w:r w:rsidRPr="005D35E7">
        <w:rPr>
          <w:rFonts w:ascii="Times New Roman" w:hAnsi="Times New Roman"/>
          <w:sz w:val="18"/>
          <w:szCs w:val="18"/>
          <w:lang w:eastAsia="zh-CN"/>
        </w:rPr>
        <w:t>现场，以监督、检查、见证</w:t>
      </w:r>
      <w:r w:rsidR="00821333" w:rsidRPr="005D35E7">
        <w:rPr>
          <w:rFonts w:ascii="Times New Roman" w:hAnsi="Times New Roman"/>
          <w:sz w:val="18"/>
          <w:szCs w:val="18"/>
          <w:lang w:eastAsia="zh-CN"/>
        </w:rPr>
        <w:t>供货</w:t>
      </w:r>
      <w:r w:rsidRPr="005D35E7">
        <w:rPr>
          <w:rFonts w:ascii="Times New Roman" w:hAnsi="Times New Roman"/>
          <w:sz w:val="18"/>
          <w:szCs w:val="18"/>
          <w:lang w:eastAsia="zh-CN"/>
        </w:rPr>
        <w:t>或其任何部分、其执行、文件、进度和竣工。</w:t>
      </w:r>
      <w:r w:rsidR="00825002" w:rsidRPr="005D35E7" w:rsidDel="00825002">
        <w:rPr>
          <w:rFonts w:ascii="Times New Roman" w:hAnsi="Times New Roman"/>
          <w:bCs/>
          <w:sz w:val="18"/>
          <w:szCs w:val="18"/>
          <w:lang w:eastAsia="zh-CN"/>
        </w:rPr>
        <w:t xml:space="preserve"> </w:t>
      </w:r>
    </w:p>
    <w:bookmarkEnd w:id="0"/>
    <w:p w14:paraId="578EE5A8" w14:textId="42DC5D49" w:rsidR="007E0602" w:rsidRPr="005D35E7" w:rsidRDefault="007E0602" w:rsidP="00F812C1">
      <w:pPr>
        <w:widowControl w:val="0"/>
        <w:tabs>
          <w:tab w:val="left" w:pos="1260"/>
        </w:tabs>
        <w:autoSpaceDE w:val="0"/>
        <w:autoSpaceDN w:val="0"/>
        <w:adjustRightInd w:val="0"/>
        <w:snapToGrid w:val="0"/>
        <w:spacing w:before="50"/>
        <w:contextualSpacing/>
        <w:jc w:val="both"/>
        <w:textAlignment w:val="baseline"/>
        <w:outlineLvl w:val="0"/>
        <w:rPr>
          <w:sz w:val="18"/>
          <w:szCs w:val="18"/>
          <w:lang w:eastAsia="zh-CN"/>
        </w:rPr>
      </w:pPr>
    </w:p>
    <w:sectPr w:rsidR="007E0602" w:rsidRPr="005D35E7" w:rsidSect="00DD3C57">
      <w:headerReference w:type="default" r:id="rId11"/>
      <w:footerReference w:type="default" r:id="rId12"/>
      <w:pgSz w:w="11900" w:h="16840" w:code="9"/>
      <w:pgMar w:top="907" w:right="851" w:bottom="907" w:left="851" w:header="397" w:footer="397"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冯蕴潇" w:date="2025-10-26T15:58:00Z" w:initials="冯蕴潇">
    <w:p w14:paraId="22600D2D" w14:textId="11D085D6" w:rsidR="00C37C5E" w:rsidRDefault="00C37C5E">
      <w:pPr>
        <w:pStyle w:val="a8"/>
        <w:rPr>
          <w:lang w:eastAsia="zh-CN"/>
        </w:rPr>
      </w:pPr>
      <w:r>
        <w:rPr>
          <w:rStyle w:val="afa"/>
        </w:rPr>
        <w:annotationRef/>
      </w:r>
      <w:r>
        <w:rPr>
          <w:lang w:eastAsia="zh-CN"/>
        </w:rPr>
        <w:t>Bidder to use table below for CONTRACT currency in CNY, or to use the table above.</w:t>
      </w:r>
    </w:p>
  </w:comment>
  <w:comment w:id="18" w:author="冯蕴潇" w:date="2025-10-26T15:59:00Z" w:initials="冯蕴潇">
    <w:p w14:paraId="377FECB4" w14:textId="10A81CA3" w:rsidR="00C37C5E" w:rsidRDefault="00C37C5E">
      <w:pPr>
        <w:pStyle w:val="a8"/>
        <w:rPr>
          <w:lang w:eastAsia="zh-CN"/>
        </w:rPr>
      </w:pPr>
      <w:r>
        <w:rPr>
          <w:rStyle w:val="afa"/>
        </w:rPr>
        <w:annotationRef/>
      </w:r>
      <w:r>
        <w:rPr>
          <w:lang w:eastAsia="zh-CN"/>
        </w:rPr>
        <w:t>Buyer and bidder to use the payment terms below for LLI and critical equipment.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2600D2D" w15:done="0"/>
  <w15:commentEx w15:paraId="377FEC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1EE9361" w16cex:dateUtc="2025-10-27T09:19:00Z"/>
  <w16cex:commentExtensible w16cex:durableId="27E36C18" w16cex:dateUtc="2025-10-27T09:22:00Z"/>
  <w16cex:commentExtensible w16cex:durableId="5F224A4B" w16cex:dateUtc="2025-10-28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1E28CC" w16cid:durableId="241E28CC"/>
  <w16cid:commentId w16cid:paraId="66A28F0B" w16cid:durableId="5D2C01CF"/>
  <w16cid:commentId w16cid:paraId="60ECCF3A" w16cid:durableId="71EE9361"/>
  <w16cid:commentId w16cid:paraId="72EDCF3D" w16cid:durableId="40F7D90E"/>
  <w16cid:commentId w16cid:paraId="16C60E73" w16cid:durableId="27E36C18"/>
  <w16cid:commentId w16cid:paraId="22600D2D" w16cid:durableId="582AACC0"/>
  <w16cid:commentId w16cid:paraId="377FECB4" w16cid:durableId="25C6019C"/>
  <w16cid:commentId w16cid:paraId="450AC452" w16cid:durableId="05A1F363"/>
  <w16cid:commentId w16cid:paraId="325184B7" w16cid:durableId="6C33F850"/>
  <w16cid:commentId w16cid:paraId="55C4E8B0" w16cid:durableId="5F224A4B"/>
  <w16cid:commentId w16cid:paraId="5BD093B4" w16cid:durableId="4E02A4D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035B8" w14:textId="77777777" w:rsidR="00333A29" w:rsidRDefault="00333A29">
      <w:r>
        <w:separator/>
      </w:r>
    </w:p>
  </w:endnote>
  <w:endnote w:type="continuationSeparator" w:id="0">
    <w:p w14:paraId="336AE051" w14:textId="77777777" w:rsidR="00333A29" w:rsidRDefault="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创艺简楷体">
    <w:altName w:val="宋体"/>
    <w:charset w:val="86"/>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1)">
    <w:altName w:val="Times New Roman"/>
    <w:charset w:val="00"/>
    <w:family w:val="roman"/>
    <w:pitch w:val="default"/>
    <w:sig w:usb0="00000003" w:usb1="00000000" w:usb2="00000000" w:usb3="00000000" w:csb0="00000001" w:csb1="00000000"/>
  </w:font>
  <w:font w:name="Century Schoolbook">
    <w:altName w:val="Times New Roman"/>
    <w:charset w:val="00"/>
    <w:family w:val="roman"/>
    <w:pitch w:val="variable"/>
    <w:sig w:usb0="00000287" w:usb1="00000000" w:usb2="00000000" w:usb3="00000000" w:csb0="0000009F" w:csb1="00000000"/>
  </w:font>
  <w:font w:name="仿宋体">
    <w:altName w:val="微软雅黑"/>
    <w:charset w:val="86"/>
    <w:family w:val="auto"/>
    <w:pitch w:val="default"/>
    <w:sig w:usb0="00000001" w:usb1="080E0000" w:usb2="00000010" w:usb3="00000000" w:csb0="00140000" w:csb1="00000000"/>
  </w:font>
  <w:font w:name="Univers">
    <w:panose1 w:val="020B0603020202030204"/>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550527242"/>
      <w:docPartObj>
        <w:docPartGallery w:val="Page Numbers (Bottom of Page)"/>
        <w:docPartUnique/>
      </w:docPartObj>
    </w:sdtPr>
    <w:sdtEndPr>
      <w:rPr>
        <w:noProof/>
      </w:rPr>
    </w:sdtEndPr>
    <w:sdtContent>
      <w:p w14:paraId="1F38878C" w14:textId="6F8A1AA7" w:rsidR="00C37C5E" w:rsidRPr="00BD57E3" w:rsidRDefault="00C37C5E">
        <w:pPr>
          <w:pStyle w:val="af0"/>
          <w:jc w:val="right"/>
          <w:rPr>
            <w:rFonts w:ascii="Arial" w:hAnsi="Arial" w:cs="Arial"/>
            <w:sz w:val="22"/>
          </w:rPr>
        </w:pPr>
        <w:r w:rsidRPr="00BD57E3">
          <w:rPr>
            <w:rFonts w:ascii="Arial" w:hAnsi="Arial" w:cs="Arial"/>
            <w:sz w:val="22"/>
          </w:rPr>
          <w:fldChar w:fldCharType="begin"/>
        </w:r>
        <w:r w:rsidRPr="00BD57E3">
          <w:rPr>
            <w:rFonts w:ascii="Arial" w:hAnsi="Arial" w:cs="Arial"/>
            <w:sz w:val="22"/>
          </w:rPr>
          <w:instrText xml:space="preserve"> PAGE   \* MERGEFORMAT </w:instrText>
        </w:r>
        <w:r w:rsidRPr="00BD57E3">
          <w:rPr>
            <w:rFonts w:ascii="Arial" w:hAnsi="Arial" w:cs="Arial"/>
            <w:sz w:val="22"/>
          </w:rPr>
          <w:fldChar w:fldCharType="separate"/>
        </w:r>
        <w:r w:rsidR="000D0C7D">
          <w:rPr>
            <w:rFonts w:ascii="Arial" w:hAnsi="Arial" w:cs="Arial"/>
            <w:noProof/>
            <w:sz w:val="22"/>
          </w:rPr>
          <w:t>20</w:t>
        </w:r>
        <w:r w:rsidRPr="00BD57E3">
          <w:rPr>
            <w:rFonts w:ascii="Arial" w:hAnsi="Arial" w:cs="Arial"/>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9CE89" w14:textId="77777777" w:rsidR="00333A29" w:rsidRDefault="00333A29">
      <w:r>
        <w:separator/>
      </w:r>
    </w:p>
  </w:footnote>
  <w:footnote w:type="continuationSeparator" w:id="0">
    <w:p w14:paraId="301FC08B" w14:textId="77777777" w:rsidR="00333A29" w:rsidRDefault="00333A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46688" w14:textId="0AFEBCFB" w:rsidR="00C37C5E" w:rsidRDefault="00C37C5E" w:rsidP="0080602F">
    <w:pPr>
      <w:pStyle w:val="af1"/>
      <w:jc w:val="right"/>
      <w:rPr>
        <w:rFonts w:eastAsia="黑体" w:cs="Arial"/>
        <w:sz w:val="15"/>
        <w:szCs w:val="15"/>
        <w:highlight w:val="red"/>
        <w:lang w:eastAsia="zh-CN"/>
      </w:rPr>
    </w:pPr>
    <w:r>
      <w:rPr>
        <w:noProof/>
        <w:lang w:eastAsia="zh-CN"/>
      </w:rPr>
      <w:drawing>
        <wp:inline distT="0" distB="0" distL="0" distR="0" wp14:anchorId="6348630F" wp14:editId="6B0D160E">
          <wp:extent cx="926465" cy="5016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26465" cy="501650"/>
                  </a:xfrm>
                  <a:prstGeom prst="rect">
                    <a:avLst/>
                  </a:prstGeom>
                  <a:noFill/>
                  <a:ln>
                    <a:noFill/>
                  </a:ln>
                </pic:spPr>
              </pic:pic>
            </a:graphicData>
          </a:graphic>
        </wp:inline>
      </w:drawing>
    </w:r>
  </w:p>
  <w:p w14:paraId="37CE4008" w14:textId="69A4A5B9" w:rsidR="00C37C5E" w:rsidRPr="0080602F" w:rsidRDefault="00C37C5E">
    <w:pPr>
      <w:pStyle w:val="af1"/>
      <w:rPr>
        <w:rFonts w:ascii="Arial" w:hAnsi="Arial" w:cs="Arial"/>
        <w:sz w:val="22"/>
        <w:szCs w:val="22"/>
        <w:lang w:eastAsia="zh-CN"/>
      </w:rPr>
    </w:pPr>
    <w:r w:rsidRPr="0080602F">
      <w:rPr>
        <w:rFonts w:ascii="Arial" w:eastAsia="黑体" w:hAnsi="Arial" w:cs="Arial"/>
        <w:sz w:val="22"/>
        <w:szCs w:val="22"/>
        <w:lang w:eastAsia="zh-CN"/>
      </w:rPr>
      <w:t xml:space="preserve">Contract No.: </w:t>
    </w:r>
    <w:r w:rsidRPr="0080602F">
      <w:rPr>
        <w:rFonts w:ascii="Arial" w:eastAsia="黑体" w:hAnsi="Arial" w:cs="Arial"/>
        <w:sz w:val="22"/>
        <w:szCs w:val="22"/>
        <w:highlight w:val="yellow"/>
        <w:lang w:eastAsia="zh-CN"/>
      </w:rPr>
      <w:t>xxxxxx-xx-xxxx-xxxx</w:t>
    </w:r>
    <w:r w:rsidRPr="0080602F">
      <w:rPr>
        <w:rFonts w:ascii="Arial" w:eastAsia="黑体" w:hAnsi="Arial" w:cs="Arial"/>
        <w:sz w:val="22"/>
        <w:szCs w:val="22"/>
        <w:lang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nsid w:val="FFFFFF82"/>
    <w:multiLevelType w:val="singleLevel"/>
    <w:tmpl w:val="FFFFFF82"/>
    <w:lvl w:ilvl="0">
      <w:start w:val="1"/>
      <w:numFmt w:val="bullet"/>
      <w:pStyle w:val="3"/>
      <w:lvlText w:val=""/>
      <w:lvlJc w:val="left"/>
      <w:pPr>
        <w:tabs>
          <w:tab w:val="left" w:pos="1200"/>
        </w:tabs>
        <w:ind w:left="1200" w:hanging="360"/>
      </w:pPr>
      <w:rPr>
        <w:rFonts w:ascii="Wingdings" w:hAnsi="Wingdings" w:hint="default"/>
      </w:rPr>
    </w:lvl>
  </w:abstractNum>
  <w:abstractNum w:abstractNumId="2">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3">
    <w:nsid w:val="FFFFFFFB"/>
    <w:multiLevelType w:val="multilevel"/>
    <w:tmpl w:val="FFFFFFFB"/>
    <w:lvl w:ilvl="0">
      <w:start w:val="1"/>
      <w:numFmt w:val="decimal"/>
      <w:pStyle w:val="1"/>
      <w:suff w:val="space"/>
      <w:lvlText w:val="%1."/>
      <w:lvlJc w:val="left"/>
      <w:pPr>
        <w:ind w:left="0" w:firstLine="0"/>
      </w:pPr>
      <w:rPr>
        <w:rFonts w:ascii="Times New Roman" w:eastAsia="宋体" w:hAnsi="Times New Roman" w:hint="default"/>
        <w:b/>
        <w:i w:val="0"/>
        <w:sz w:val="32"/>
        <w:szCs w:val="32"/>
      </w:rPr>
    </w:lvl>
    <w:lvl w:ilvl="1">
      <w:start w:val="1"/>
      <w:numFmt w:val="decimal"/>
      <w:suff w:val="space"/>
      <w:lvlText w:val="%1.%2"/>
      <w:lvlJc w:val="left"/>
      <w:pPr>
        <w:ind w:left="0" w:firstLine="0"/>
      </w:pPr>
      <w:rPr>
        <w:rFonts w:ascii="Times New Roman" w:eastAsia="宋体" w:hAnsi="Times New Roman" w:hint="default"/>
        <w:b/>
        <w:i w:val="0"/>
        <w:sz w:val="28"/>
        <w:szCs w:val="28"/>
      </w:rPr>
    </w:lvl>
    <w:lvl w:ilvl="2">
      <w:start w:val="1"/>
      <w:numFmt w:val="decimal"/>
      <w:pStyle w:val="30"/>
      <w:suff w:val="space"/>
      <w:lvlText w:val="%1.%2.%3"/>
      <w:lvlJc w:val="left"/>
      <w:pPr>
        <w:ind w:left="0" w:firstLine="0"/>
      </w:pPr>
      <w:rPr>
        <w:rFonts w:ascii="Times New Roman" w:eastAsia="宋体" w:hAnsi="Times New Roman" w:hint="default"/>
        <w:b/>
        <w:i w:val="0"/>
        <w:sz w:val="24"/>
        <w:szCs w:val="24"/>
      </w:rPr>
    </w:lvl>
    <w:lvl w:ilvl="3">
      <w:start w:val="1"/>
      <w:numFmt w:val="decimal"/>
      <w:pStyle w:val="4"/>
      <w:suff w:val="space"/>
      <w:lvlText w:val="%1.%2.%3.%4"/>
      <w:lvlJc w:val="left"/>
      <w:pPr>
        <w:ind w:left="0" w:firstLine="0"/>
      </w:pPr>
      <w:rPr>
        <w:rFonts w:ascii="Times New Roman" w:eastAsia="宋体" w:hAnsi="Times New Roman" w:hint="default"/>
        <w:b/>
        <w:i w:val="0"/>
        <w:sz w:val="21"/>
        <w:szCs w:val="21"/>
      </w:rPr>
    </w:lvl>
    <w:lvl w:ilvl="4">
      <w:start w:val="1"/>
      <w:numFmt w:val="decimal"/>
      <w:pStyle w:val="50"/>
      <w:suff w:val="space"/>
      <w:lvlText w:val="%1.%2.%3.%4.%5"/>
      <w:lvlJc w:val="left"/>
      <w:pPr>
        <w:ind w:left="0" w:firstLine="0"/>
      </w:pPr>
      <w:rPr>
        <w:rFonts w:ascii="Times New Roman" w:eastAsia="创艺简楷体" w:hAnsi="Times New Roman" w:hint="default"/>
        <w:b/>
        <w:i w:val="0"/>
        <w:sz w:val="21"/>
        <w:szCs w:val="21"/>
      </w:rPr>
    </w:lvl>
    <w:lvl w:ilvl="5">
      <w:start w:val="1"/>
      <w:numFmt w:val="decimal"/>
      <w:lvlText w:val="%1.%2.%3.%4.%5.%6"/>
      <w:lvlJc w:val="left"/>
      <w:pPr>
        <w:tabs>
          <w:tab w:val="left" w:pos="0"/>
        </w:tabs>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4">
    <w:nsid w:val="01512F99"/>
    <w:multiLevelType w:val="hybridMultilevel"/>
    <w:tmpl w:val="088E7482"/>
    <w:lvl w:ilvl="0" w:tplc="FFE0F19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5">
    <w:nsid w:val="01EB3E7C"/>
    <w:multiLevelType w:val="hybridMultilevel"/>
    <w:tmpl w:val="A9827D36"/>
    <w:lvl w:ilvl="0" w:tplc="C274768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02A947F2"/>
    <w:multiLevelType w:val="multilevel"/>
    <w:tmpl w:val="8020E6C8"/>
    <w:lvl w:ilvl="0">
      <w:start w:val="19"/>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35C0950"/>
    <w:multiLevelType w:val="multilevel"/>
    <w:tmpl w:val="A8AE9546"/>
    <w:lvl w:ilvl="0">
      <w:start w:val="1"/>
      <w:numFmt w:val="decimal"/>
      <w:lvlText w:val="%1."/>
      <w:lvlJc w:val="left"/>
      <w:pPr>
        <w:ind w:left="425" w:hanging="425"/>
      </w:pPr>
      <w:rPr>
        <w:rFonts w:hint="eastAsia"/>
      </w:rPr>
    </w:lvl>
    <w:lvl w:ilvl="1">
      <w:start w:val="1"/>
      <w:numFmt w:val="decimal"/>
      <w:lvlText w:val="22.%2"/>
      <w:lvlJc w:val="left"/>
      <w:pPr>
        <w:ind w:left="567" w:hanging="567"/>
      </w:pPr>
      <w:rPr>
        <w:rFonts w:ascii="Arial" w:hAnsi="Arial" w:cs="Arial" w:hint="default"/>
        <w:b w:val="0"/>
        <w:sz w:val="20"/>
        <w:szCs w:val="20"/>
      </w:rPr>
    </w:lvl>
    <w:lvl w:ilvl="2">
      <w:start w:val="1"/>
      <w:numFmt w:val="decimal"/>
      <w:lvlText w:val="22.%2.%3."/>
      <w:lvlJc w:val="left"/>
      <w:pPr>
        <w:ind w:left="1561" w:hanging="709"/>
      </w:pPr>
      <w:rPr>
        <w:rFonts w:ascii="Arial" w:hAnsi="Arial" w:cs="Arial" w:hint="default"/>
        <w:sz w:val="20"/>
        <w:szCs w:val="2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nsid w:val="0572102E"/>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9">
    <w:nsid w:val="06F924C3"/>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10">
    <w:nsid w:val="0C4E46BA"/>
    <w:multiLevelType w:val="multilevel"/>
    <w:tmpl w:val="0C4E46BA"/>
    <w:lvl w:ilvl="0">
      <w:start w:val="1"/>
      <w:numFmt w:val="decimal"/>
      <w:lvlText w:val="%1"/>
      <w:lvlJc w:val="left"/>
      <w:pPr>
        <w:ind w:left="425" w:hanging="425"/>
      </w:pPr>
    </w:lvl>
    <w:lvl w:ilvl="1">
      <w:start w:val="1"/>
      <w:numFmt w:val="decimal"/>
      <w:pStyle w:val="a0"/>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10596B48"/>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12">
    <w:nsid w:val="116F02C1"/>
    <w:multiLevelType w:val="multilevel"/>
    <w:tmpl w:val="C5D2AB62"/>
    <w:lvl w:ilvl="0">
      <w:start w:val="22"/>
      <w:numFmt w:val="decimal"/>
      <w:lvlText w:val="%1"/>
      <w:lvlJc w:val="left"/>
      <w:pPr>
        <w:ind w:left="660" w:hanging="660"/>
      </w:pPr>
      <w:rPr>
        <w:rFonts w:hint="default"/>
      </w:rPr>
    </w:lvl>
    <w:lvl w:ilvl="1">
      <w:start w:val="12"/>
      <w:numFmt w:val="decimal"/>
      <w:lvlText w:val="%1.%2"/>
      <w:lvlJc w:val="left"/>
      <w:pPr>
        <w:ind w:left="943" w:hanging="6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3">
    <w:nsid w:val="14A360DC"/>
    <w:multiLevelType w:val="multilevel"/>
    <w:tmpl w:val="C7522A52"/>
    <w:lvl w:ilvl="0">
      <w:start w:val="11"/>
      <w:numFmt w:val="decimal"/>
      <w:lvlText w:val="%1."/>
      <w:lvlJc w:val="left"/>
      <w:pPr>
        <w:ind w:left="420" w:hanging="420"/>
      </w:pPr>
      <w:rPr>
        <w:rFonts w:hint="eastAsia"/>
        <w:b/>
      </w:rPr>
    </w:lvl>
    <w:lvl w:ilvl="1">
      <w:start w:val="1"/>
      <w:numFmt w:val="lowerLetter"/>
      <w:lvlText w:val="%2."/>
      <w:lvlJc w:val="left"/>
      <w:pPr>
        <w:ind w:left="780" w:hanging="360"/>
      </w:pPr>
      <w:rPr>
        <w:rFonts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rPr>
        <w:rFonts w:hint="default"/>
      </w:rPr>
    </w:lvl>
    <w:lvl w:ilvl="4">
      <w:start w:val="1"/>
      <w:numFmt w:val="lowerLetter"/>
      <w:lvlText w:val="%5)"/>
      <w:lvlJc w:val="left"/>
      <w:pPr>
        <w:ind w:left="846" w:hanging="42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4">
    <w:nsid w:val="162D6935"/>
    <w:multiLevelType w:val="multilevel"/>
    <w:tmpl w:val="162D6935"/>
    <w:lvl w:ilvl="0">
      <w:start w:val="1"/>
      <w:numFmt w:val="decimal"/>
      <w:pStyle w:val="BodyTextIndent2TimesNewRoman6151"/>
      <w:suff w:val="space"/>
      <w:lvlText w:val="%1."/>
      <w:lvlJc w:val="left"/>
      <w:pPr>
        <w:ind w:left="720" w:firstLine="0"/>
      </w:pPr>
      <w:rPr>
        <w:rFonts w:ascii="Times New Roman" w:eastAsia="宋体" w:hAnsi="Times New Roman" w:hint="default"/>
        <w:b/>
        <w:i w:val="0"/>
        <w:sz w:val="21"/>
        <w:szCs w:val="32"/>
      </w:rPr>
    </w:lvl>
    <w:lvl w:ilvl="1">
      <w:start w:val="1"/>
      <w:numFmt w:val="decimal"/>
      <w:suff w:val="space"/>
      <w:lvlText w:val="%1.%2"/>
      <w:lvlJc w:val="left"/>
      <w:pPr>
        <w:ind w:left="1080" w:firstLine="0"/>
      </w:pPr>
      <w:rPr>
        <w:rFonts w:ascii="Times New Roman" w:eastAsia="宋体" w:hAnsi="Times New Roman" w:hint="default"/>
        <w:b w:val="0"/>
        <w:i w:val="0"/>
        <w:color w:val="auto"/>
        <w:sz w:val="21"/>
        <w:szCs w:val="28"/>
        <w:u w:val="none"/>
      </w:rPr>
    </w:lvl>
    <w:lvl w:ilvl="2">
      <w:start w:val="1"/>
      <w:numFmt w:val="decimal"/>
      <w:suff w:val="space"/>
      <w:lvlText w:val="%1.%2.%3"/>
      <w:lvlJc w:val="left"/>
      <w:pPr>
        <w:ind w:left="1080" w:firstLine="0"/>
      </w:pPr>
      <w:rPr>
        <w:rFonts w:ascii="Times New Roman" w:eastAsia="宋体" w:hAnsi="Times New Roman" w:hint="default"/>
        <w:b/>
        <w:i w:val="0"/>
        <w:sz w:val="24"/>
        <w:szCs w:val="24"/>
      </w:rPr>
    </w:lvl>
    <w:lvl w:ilvl="3">
      <w:start w:val="1"/>
      <w:numFmt w:val="decimal"/>
      <w:suff w:val="space"/>
      <w:lvlText w:val="%1.%2.%3.%4"/>
      <w:lvlJc w:val="left"/>
      <w:pPr>
        <w:ind w:left="1080" w:firstLine="0"/>
      </w:pPr>
      <w:rPr>
        <w:rFonts w:ascii="Times New Roman" w:eastAsia="宋体" w:hAnsi="Times New Roman" w:hint="default"/>
        <w:b/>
        <w:i w:val="0"/>
        <w:sz w:val="21"/>
        <w:szCs w:val="21"/>
      </w:rPr>
    </w:lvl>
    <w:lvl w:ilvl="4">
      <w:start w:val="1"/>
      <w:numFmt w:val="decimal"/>
      <w:suff w:val="space"/>
      <w:lvlText w:val="%1.%2.%3.%4.%5"/>
      <w:lvlJc w:val="left"/>
      <w:pPr>
        <w:ind w:left="1080" w:firstLine="0"/>
      </w:pPr>
      <w:rPr>
        <w:rFonts w:ascii="创艺简楷体" w:eastAsia="创艺简楷体" w:hint="eastAsia"/>
        <w:b/>
        <w:i w:val="0"/>
        <w:sz w:val="24"/>
      </w:rPr>
    </w:lvl>
    <w:lvl w:ilvl="5">
      <w:start w:val="1"/>
      <w:numFmt w:val="decimal"/>
      <w:lvlText w:val="%1.%2.%3.%4.%5.%6"/>
      <w:lvlJc w:val="left"/>
      <w:pPr>
        <w:tabs>
          <w:tab w:val="left" w:pos="1080"/>
        </w:tabs>
        <w:ind w:left="1080" w:firstLine="0"/>
      </w:pPr>
      <w:rPr>
        <w:rFonts w:hint="eastAsia"/>
      </w:rPr>
    </w:lvl>
    <w:lvl w:ilvl="6">
      <w:start w:val="1"/>
      <w:numFmt w:val="decimal"/>
      <w:lvlText w:val="%1.%2.%3.%4.%5.%6.%7"/>
      <w:lvlJc w:val="left"/>
      <w:pPr>
        <w:tabs>
          <w:tab w:val="left" w:pos="1080"/>
        </w:tabs>
        <w:ind w:left="1080" w:firstLine="0"/>
      </w:pPr>
      <w:rPr>
        <w:rFonts w:hint="eastAsia"/>
      </w:rPr>
    </w:lvl>
    <w:lvl w:ilvl="7">
      <w:start w:val="1"/>
      <w:numFmt w:val="decimal"/>
      <w:lvlText w:val="%1.%2.%3.%4.%5.%6.%7.%8"/>
      <w:lvlJc w:val="left"/>
      <w:pPr>
        <w:tabs>
          <w:tab w:val="left" w:pos="1080"/>
        </w:tabs>
        <w:ind w:left="1080" w:firstLine="0"/>
      </w:pPr>
      <w:rPr>
        <w:rFonts w:hint="eastAsia"/>
      </w:rPr>
    </w:lvl>
    <w:lvl w:ilvl="8">
      <w:start w:val="1"/>
      <w:numFmt w:val="decimal"/>
      <w:lvlText w:val="%1.%2.%3.%4.%5.%6.%7.%8.%9"/>
      <w:lvlJc w:val="left"/>
      <w:pPr>
        <w:tabs>
          <w:tab w:val="left" w:pos="1080"/>
        </w:tabs>
        <w:ind w:left="1080" w:firstLine="0"/>
      </w:pPr>
      <w:rPr>
        <w:rFonts w:hint="eastAsia"/>
      </w:rPr>
    </w:lvl>
  </w:abstractNum>
  <w:abstractNum w:abstractNumId="15">
    <w:nsid w:val="16C23F88"/>
    <w:multiLevelType w:val="multilevel"/>
    <w:tmpl w:val="DF264EC6"/>
    <w:lvl w:ilvl="0">
      <w:start w:val="1"/>
      <w:numFmt w:val="lowerLetter"/>
      <w:lvlText w:val="%1."/>
      <w:lvlJc w:val="left"/>
      <w:pPr>
        <w:tabs>
          <w:tab w:val="left" w:pos="644"/>
        </w:tabs>
        <w:ind w:left="644" w:hanging="360"/>
      </w:pPr>
      <w:rPr>
        <w:rFonts w:ascii="Arial" w:eastAsia="宋体" w:hAnsi="Arial" w:cs="Times New Roman"/>
      </w:rPr>
    </w:lvl>
    <w:lvl w:ilvl="1">
      <w:start w:val="1"/>
      <w:numFmt w:val="lowerLetter"/>
      <w:lvlText w:val="%2)"/>
      <w:lvlJc w:val="left"/>
      <w:pPr>
        <w:tabs>
          <w:tab w:val="left" w:pos="1364"/>
        </w:tabs>
        <w:ind w:left="1364" w:hanging="360"/>
      </w:pPr>
      <w:rPr>
        <w:rFonts w:hint="eastAsia"/>
      </w:rPr>
    </w:lvl>
    <w:lvl w:ilvl="2">
      <w:start w:val="1"/>
      <w:numFmt w:val="lowerLetter"/>
      <w:lvlText w:val="%3."/>
      <w:lvlJc w:val="left"/>
      <w:pPr>
        <w:tabs>
          <w:tab w:val="left" w:pos="2264"/>
        </w:tabs>
        <w:ind w:left="2264" w:hanging="360"/>
      </w:pPr>
      <w:rPr>
        <w:rFonts w:hint="default"/>
      </w:r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6">
    <w:nsid w:val="1E2D5D21"/>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17">
    <w:nsid w:val="1E4F76A8"/>
    <w:multiLevelType w:val="hybridMultilevel"/>
    <w:tmpl w:val="868402AE"/>
    <w:lvl w:ilvl="0" w:tplc="D2BADB38">
      <w:start w:val="1"/>
      <w:numFmt w:val="decimal"/>
      <w:lvlText w:val="%1)"/>
      <w:lvlJc w:val="left"/>
      <w:pPr>
        <w:ind w:left="1068" w:hanging="708"/>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nsid w:val="243429BC"/>
    <w:multiLevelType w:val="multilevel"/>
    <w:tmpl w:val="A29A7C1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nsid w:val="2771418E"/>
    <w:multiLevelType w:val="multilevel"/>
    <w:tmpl w:val="2771418E"/>
    <w:lvl w:ilvl="0">
      <w:start w:val="1"/>
      <w:numFmt w:val="bullet"/>
      <w:pStyle w:val="puntoelenco1livello"/>
      <w:lvlText w:val=""/>
      <w:lvlJc w:val="left"/>
      <w:pPr>
        <w:ind w:left="1211" w:hanging="360"/>
      </w:pPr>
      <w:rPr>
        <w:rFonts w:ascii="Wingdings" w:hAnsi="Wingdings" w:cs="Wingdings" w:hint="default"/>
        <w:color w:val="A6A6A6"/>
      </w:rPr>
    </w:lvl>
    <w:lvl w:ilvl="1">
      <w:start w:val="1"/>
      <w:numFmt w:val="bullet"/>
      <w:pStyle w:val="puntoelenco2livello"/>
      <w:lvlText w:val="-"/>
      <w:lvlJc w:val="left"/>
      <w:rPr>
        <w:rFonts w:cs="Times New Roman"/>
        <w:b w:val="0"/>
        <w:bCs w:val="0"/>
        <w:i w:val="0"/>
        <w:iCs w:val="0"/>
        <w:caps w:val="0"/>
        <w:smallCaps w:val="0"/>
        <w:strike w:val="0"/>
        <w:dstrike w:val="0"/>
        <w:vanish w:val="0"/>
        <w:color w:val="000000"/>
        <w:spacing w:val="0"/>
        <w:kern w:val="0"/>
        <w:position w:val="0"/>
        <w:u w:val="none"/>
        <w:vertAlign w:val="baseline"/>
      </w:rPr>
    </w:lvl>
    <w:lvl w:ilvl="2">
      <w:start w:val="1"/>
      <w:numFmt w:val="bullet"/>
      <w:pStyle w:val="puntoelenco1livello"/>
      <w:lvlText w:val=""/>
      <w:lvlJc w:val="left"/>
      <w:pPr>
        <w:ind w:left="3011" w:hanging="360"/>
      </w:pPr>
      <w:rPr>
        <w:rFonts w:ascii="Wingdings" w:hAnsi="Wingdings" w:hint="default"/>
      </w:rPr>
    </w:lvl>
    <w:lvl w:ilvl="3">
      <w:start w:val="2"/>
      <w:numFmt w:val="lowerLetter"/>
      <w:lvlText w:val="%4."/>
      <w:lvlJc w:val="left"/>
      <w:pPr>
        <w:tabs>
          <w:tab w:val="left" w:pos="1260"/>
        </w:tabs>
        <w:ind w:left="1260" w:hanging="360"/>
      </w:pPr>
      <w:rPr>
        <w:rFonts w:hint="default"/>
        <w:color w:val="auto"/>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0">
    <w:nsid w:val="28574D74"/>
    <w:multiLevelType w:val="multilevel"/>
    <w:tmpl w:val="117E86D6"/>
    <w:lvl w:ilvl="0">
      <w:start w:val="1"/>
      <w:numFmt w:val="decimal"/>
      <w:lvlText w:val="%1."/>
      <w:lvlJc w:val="left"/>
      <w:pPr>
        <w:ind w:left="425" w:hanging="425"/>
      </w:pPr>
      <w:rPr>
        <w:rFonts w:hint="eastAsia"/>
      </w:rPr>
    </w:lvl>
    <w:lvl w:ilvl="1">
      <w:start w:val="1"/>
      <w:numFmt w:val="decimal"/>
      <w:lvlText w:val="3.%2."/>
      <w:lvlJc w:val="left"/>
      <w:pPr>
        <w:ind w:left="127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nsid w:val="295D07A5"/>
    <w:multiLevelType w:val="multilevel"/>
    <w:tmpl w:val="295D07A5"/>
    <w:lvl w:ilvl="0">
      <w:start w:val="1"/>
      <w:numFmt w:val="lowerLetter"/>
      <w:pStyle w:val="-1"/>
      <w:lvlText w:val="%1）"/>
      <w:lvlJc w:val="left"/>
      <w:pPr>
        <w:tabs>
          <w:tab w:val="left" w:pos="1327"/>
        </w:tabs>
        <w:ind w:left="1327" w:hanging="476"/>
      </w:pPr>
      <w:rPr>
        <w:rFonts w:hint="default"/>
      </w:rPr>
    </w:lvl>
    <w:lvl w:ilvl="1">
      <w:start w:val="1"/>
      <w:numFmt w:val="decimal"/>
      <w:pStyle w:val="-2"/>
      <w:lvlText w:val="%2）"/>
      <w:lvlJc w:val="left"/>
      <w:pPr>
        <w:tabs>
          <w:tab w:val="left" w:pos="1192"/>
        </w:tabs>
        <w:ind w:left="1192" w:hanging="482"/>
      </w:pPr>
      <w:rPr>
        <w:rFonts w:hint="default"/>
      </w:rPr>
    </w:lvl>
    <w:lvl w:ilvl="2">
      <w:start w:val="1"/>
      <w:numFmt w:val="none"/>
      <w:lvlRestart w:val="0"/>
      <w:suff w:val="nothing"/>
      <w:lvlText w:val=""/>
      <w:lvlJc w:val="left"/>
      <w:pPr>
        <w:ind w:left="-229" w:firstLine="0"/>
      </w:pPr>
      <w:rPr>
        <w:rFonts w:hint="eastAsia"/>
      </w:rPr>
    </w:lvl>
    <w:lvl w:ilvl="3">
      <w:start w:val="1"/>
      <w:numFmt w:val="none"/>
      <w:lvlRestart w:val="0"/>
      <w:suff w:val="nothing"/>
      <w:lvlText w:val=""/>
      <w:lvlJc w:val="left"/>
      <w:pPr>
        <w:ind w:left="-229" w:firstLine="0"/>
      </w:pPr>
      <w:rPr>
        <w:rFonts w:hint="eastAsia"/>
      </w:rPr>
    </w:lvl>
    <w:lvl w:ilvl="4">
      <w:start w:val="1"/>
      <w:numFmt w:val="none"/>
      <w:lvlRestart w:val="0"/>
      <w:suff w:val="nothing"/>
      <w:lvlText w:val=""/>
      <w:lvlJc w:val="left"/>
      <w:pPr>
        <w:ind w:left="-229" w:firstLine="0"/>
      </w:pPr>
      <w:rPr>
        <w:rFonts w:hint="eastAsia"/>
      </w:rPr>
    </w:lvl>
    <w:lvl w:ilvl="5">
      <w:start w:val="1"/>
      <w:numFmt w:val="none"/>
      <w:lvlRestart w:val="0"/>
      <w:suff w:val="nothing"/>
      <w:lvlText w:val=""/>
      <w:lvlJc w:val="left"/>
      <w:pPr>
        <w:ind w:left="-229" w:firstLine="0"/>
      </w:pPr>
      <w:rPr>
        <w:rFonts w:hint="eastAsia"/>
      </w:rPr>
    </w:lvl>
    <w:lvl w:ilvl="6">
      <w:start w:val="1"/>
      <w:numFmt w:val="none"/>
      <w:lvlRestart w:val="0"/>
      <w:suff w:val="nothing"/>
      <w:lvlText w:val=""/>
      <w:lvlJc w:val="left"/>
      <w:pPr>
        <w:ind w:left="-229" w:firstLine="0"/>
      </w:pPr>
      <w:rPr>
        <w:rFonts w:hint="eastAsia"/>
      </w:rPr>
    </w:lvl>
    <w:lvl w:ilvl="7">
      <w:start w:val="1"/>
      <w:numFmt w:val="none"/>
      <w:lvlRestart w:val="0"/>
      <w:suff w:val="nothing"/>
      <w:lvlText w:val=""/>
      <w:lvlJc w:val="left"/>
      <w:pPr>
        <w:ind w:left="-229" w:firstLine="0"/>
      </w:pPr>
      <w:rPr>
        <w:rFonts w:hint="eastAsia"/>
      </w:rPr>
    </w:lvl>
    <w:lvl w:ilvl="8">
      <w:start w:val="1"/>
      <w:numFmt w:val="none"/>
      <w:lvlRestart w:val="0"/>
      <w:suff w:val="nothing"/>
      <w:lvlText w:val=""/>
      <w:lvlJc w:val="left"/>
      <w:pPr>
        <w:ind w:left="-229" w:firstLine="0"/>
      </w:pPr>
      <w:rPr>
        <w:rFonts w:hint="eastAsia"/>
      </w:rPr>
    </w:lvl>
  </w:abstractNum>
  <w:abstractNum w:abstractNumId="22">
    <w:nsid w:val="2B1A2E2C"/>
    <w:multiLevelType w:val="multilevel"/>
    <w:tmpl w:val="8F505B18"/>
    <w:lvl w:ilvl="0">
      <w:start w:val="1"/>
      <w:numFmt w:val="decimal"/>
      <w:lvlText w:val="%1."/>
      <w:lvlJc w:val="left"/>
      <w:pPr>
        <w:ind w:left="425" w:hanging="425"/>
      </w:pPr>
      <w:rPr>
        <w:rFonts w:hint="eastAsia"/>
      </w:rPr>
    </w:lvl>
    <w:lvl w:ilvl="1">
      <w:start w:val="1"/>
      <w:numFmt w:val="decimal"/>
      <w:lvlText w:val="13.%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nsid w:val="2B453CD6"/>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24">
    <w:nsid w:val="2D873D52"/>
    <w:multiLevelType w:val="multilevel"/>
    <w:tmpl w:val="21006260"/>
    <w:lvl w:ilvl="0">
      <w:start w:val="1"/>
      <w:numFmt w:val="decimal"/>
      <w:lvlText w:val="%1."/>
      <w:lvlJc w:val="left"/>
      <w:pPr>
        <w:ind w:left="425" w:hanging="425"/>
      </w:pPr>
      <w:rPr>
        <w:rFonts w:hint="eastAsia"/>
      </w:rPr>
    </w:lvl>
    <w:lvl w:ilvl="1">
      <w:start w:val="1"/>
      <w:numFmt w:val="decimal"/>
      <w:lvlText w:val="14.%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nsid w:val="2E8F5FBA"/>
    <w:multiLevelType w:val="multilevel"/>
    <w:tmpl w:val="2E8F5FBA"/>
    <w:lvl w:ilvl="0">
      <w:numFmt w:val="decimal"/>
      <w:pStyle w:val="10"/>
      <w:lvlText w:val="%1."/>
      <w:lvlJc w:val="left"/>
      <w:pPr>
        <w:tabs>
          <w:tab w:val="left" w:pos="284"/>
        </w:tabs>
        <w:ind w:left="420" w:hanging="420"/>
      </w:pPr>
      <w:rPr>
        <w:rFonts w:hint="eastAsia"/>
        <w:i w:val="0"/>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26">
    <w:nsid w:val="324700CE"/>
    <w:multiLevelType w:val="hybridMultilevel"/>
    <w:tmpl w:val="85CE911C"/>
    <w:lvl w:ilvl="0" w:tplc="55AE4BFA">
      <w:start w:val="1"/>
      <w:numFmt w:val="lowerLetter"/>
      <w:lvlText w:val="(%1)"/>
      <w:lvlJc w:val="left"/>
      <w:pPr>
        <w:ind w:left="360" w:hanging="360"/>
      </w:pPr>
      <w:rPr>
        <w:rFonts w:ascii="Arial" w:hAnsi="Arial"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3335486C"/>
    <w:multiLevelType w:val="hybridMultilevel"/>
    <w:tmpl w:val="38BC07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4183A75"/>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29">
    <w:nsid w:val="355D0003"/>
    <w:multiLevelType w:val="multilevel"/>
    <w:tmpl w:val="355D0003"/>
    <w:lvl w:ilvl="0">
      <w:numFmt w:val="decimal"/>
      <w:lvlText w:val="%1."/>
      <w:lvlJc w:val="left"/>
      <w:pPr>
        <w:ind w:left="420" w:hanging="420"/>
      </w:pPr>
      <w:rPr>
        <w:rFonts w:hint="eastAsia"/>
      </w:rPr>
    </w:lvl>
    <w:lvl w:ilvl="1">
      <w:start w:val="1"/>
      <w:numFmt w:val="lowerLetter"/>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3693629E"/>
    <w:multiLevelType w:val="multilevel"/>
    <w:tmpl w:val="D1A652EC"/>
    <w:lvl w:ilvl="0">
      <w:start w:val="1"/>
      <w:numFmt w:val="lowerLetter"/>
      <w:lvlText w:val="%1."/>
      <w:lvlJc w:val="left"/>
      <w:pPr>
        <w:tabs>
          <w:tab w:val="left" w:pos="899"/>
        </w:tabs>
        <w:ind w:left="899" w:hanging="615"/>
      </w:pPr>
      <w:rPr>
        <w:rFonts w:ascii="Arial" w:eastAsia="宋体" w:hAnsi="Arial" w:cs="Times New Roman"/>
      </w:rPr>
    </w:lvl>
    <w:lvl w:ilvl="1">
      <w:start w:val="1"/>
      <w:numFmt w:val="lowerLetter"/>
      <w:lvlText w:val="%2)"/>
      <w:lvlJc w:val="left"/>
      <w:pPr>
        <w:tabs>
          <w:tab w:val="left" w:pos="1124"/>
        </w:tabs>
        <w:ind w:left="1124" w:hanging="420"/>
      </w:pPr>
    </w:lvl>
    <w:lvl w:ilvl="2">
      <w:start w:val="1"/>
      <w:numFmt w:val="lowerRoman"/>
      <w:lvlText w:val="%3."/>
      <w:lvlJc w:val="right"/>
      <w:pPr>
        <w:tabs>
          <w:tab w:val="left" w:pos="1544"/>
        </w:tabs>
        <w:ind w:left="1544" w:hanging="420"/>
      </w:pPr>
    </w:lvl>
    <w:lvl w:ilvl="3">
      <w:start w:val="1"/>
      <w:numFmt w:val="decimal"/>
      <w:lvlText w:val="%4."/>
      <w:lvlJc w:val="left"/>
      <w:pPr>
        <w:tabs>
          <w:tab w:val="left" w:pos="1964"/>
        </w:tabs>
        <w:ind w:left="1964" w:hanging="420"/>
      </w:pPr>
    </w:lvl>
    <w:lvl w:ilvl="4">
      <w:start w:val="1"/>
      <w:numFmt w:val="lowerLetter"/>
      <w:lvlText w:val="%5)"/>
      <w:lvlJc w:val="left"/>
      <w:pPr>
        <w:tabs>
          <w:tab w:val="left" w:pos="2384"/>
        </w:tabs>
        <w:ind w:left="2384" w:hanging="420"/>
      </w:pPr>
    </w:lvl>
    <w:lvl w:ilvl="5">
      <w:start w:val="1"/>
      <w:numFmt w:val="lowerRoman"/>
      <w:lvlText w:val="%6."/>
      <w:lvlJc w:val="right"/>
      <w:pPr>
        <w:tabs>
          <w:tab w:val="left" w:pos="2804"/>
        </w:tabs>
        <w:ind w:left="2804" w:hanging="420"/>
      </w:pPr>
    </w:lvl>
    <w:lvl w:ilvl="6">
      <w:start w:val="1"/>
      <w:numFmt w:val="decimal"/>
      <w:lvlText w:val="%7."/>
      <w:lvlJc w:val="left"/>
      <w:pPr>
        <w:tabs>
          <w:tab w:val="left" w:pos="3224"/>
        </w:tabs>
        <w:ind w:left="3224" w:hanging="420"/>
      </w:pPr>
    </w:lvl>
    <w:lvl w:ilvl="7">
      <w:start w:val="1"/>
      <w:numFmt w:val="lowerLetter"/>
      <w:lvlText w:val="%8)"/>
      <w:lvlJc w:val="left"/>
      <w:pPr>
        <w:tabs>
          <w:tab w:val="left" w:pos="3644"/>
        </w:tabs>
        <w:ind w:left="3644" w:hanging="420"/>
      </w:pPr>
    </w:lvl>
    <w:lvl w:ilvl="8">
      <w:start w:val="1"/>
      <w:numFmt w:val="lowerRoman"/>
      <w:lvlText w:val="%9."/>
      <w:lvlJc w:val="right"/>
      <w:pPr>
        <w:tabs>
          <w:tab w:val="left" w:pos="4064"/>
        </w:tabs>
        <w:ind w:left="4064" w:hanging="420"/>
      </w:pPr>
    </w:lvl>
  </w:abstractNum>
  <w:abstractNum w:abstractNumId="31">
    <w:nsid w:val="39912823"/>
    <w:multiLevelType w:val="multilevel"/>
    <w:tmpl w:val="F0FCB562"/>
    <w:lvl w:ilvl="0">
      <w:start w:val="16"/>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3C0A1B3C"/>
    <w:multiLevelType w:val="hybridMultilevel"/>
    <w:tmpl w:val="0AB07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D63471B"/>
    <w:multiLevelType w:val="multilevel"/>
    <w:tmpl w:val="3D63471B"/>
    <w:lvl w:ilvl="0">
      <w:start w:val="1"/>
      <w:numFmt w:val="bullet"/>
      <w:pStyle w:val="a1"/>
      <w:lvlText w:val=""/>
      <w:lvlJc w:val="left"/>
      <w:pPr>
        <w:tabs>
          <w:tab w:val="left" w:pos="397"/>
        </w:tabs>
        <w:ind w:left="794" w:hanging="227"/>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4">
    <w:nsid w:val="423D68BC"/>
    <w:multiLevelType w:val="hybridMultilevel"/>
    <w:tmpl w:val="2432EDDE"/>
    <w:lvl w:ilvl="0" w:tplc="F078C650">
      <w:start w:val="1"/>
      <w:numFmt w:val="lowerLetter"/>
      <w:lvlText w:val="%1."/>
      <w:lvlJc w:val="left"/>
      <w:pPr>
        <w:ind w:left="720" w:hanging="360"/>
      </w:pPr>
      <w:rPr>
        <w:rFonts w:ascii="Arial" w:eastAsia="宋体"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442527B"/>
    <w:multiLevelType w:val="multilevel"/>
    <w:tmpl w:val="4442527B"/>
    <w:lvl w:ilvl="0">
      <w:start w:val="1"/>
      <w:numFmt w:val="decimal"/>
      <w:pStyle w:val="Titolo2-DB"/>
      <w:lvlText w:val="%1."/>
      <w:lvlJc w:val="left"/>
      <w:pPr>
        <w:tabs>
          <w:tab w:val="left" w:pos="567"/>
        </w:tabs>
        <w:ind w:left="567" w:hanging="567"/>
      </w:pPr>
      <w:rPr>
        <w:rFonts w:ascii="Verdana" w:hAnsi="Verdana" w:hint="default"/>
        <w:b/>
        <w:i w:val="0"/>
        <w:sz w:val="22"/>
      </w:rPr>
    </w:lvl>
    <w:lvl w:ilvl="1">
      <w:start w:val="1"/>
      <w:numFmt w:val="decimal"/>
      <w:pStyle w:val="Titolo3-DB"/>
      <w:lvlText w:val="%1.%2"/>
      <w:lvlJc w:val="left"/>
      <w:pPr>
        <w:tabs>
          <w:tab w:val="left" w:pos="851"/>
        </w:tabs>
        <w:ind w:left="851" w:hanging="851"/>
      </w:pPr>
      <w:rPr>
        <w:rFonts w:ascii="Verdana" w:hAnsi="Verdana" w:hint="default"/>
        <w:i w:val="0"/>
        <w:sz w:val="20"/>
      </w:rPr>
    </w:lvl>
    <w:lvl w:ilvl="2">
      <w:start w:val="1"/>
      <w:numFmt w:val="decimal"/>
      <w:lvlText w:val="%1.%2.%3"/>
      <w:lvlJc w:val="left"/>
      <w:pPr>
        <w:ind w:left="1418" w:hanging="1418"/>
      </w:pPr>
      <w:rPr>
        <w:rFonts w:ascii="Verdana" w:hAnsi="Verdana" w:hint="default"/>
        <w:i w:val="0"/>
        <w:sz w:val="20"/>
      </w:rPr>
    </w:lvl>
    <w:lvl w:ilvl="3">
      <w:start w:val="1"/>
      <w:numFmt w:val="decimal"/>
      <w:lvlText w:val="%1.%2.%3.%4"/>
      <w:lvlJc w:val="left"/>
      <w:pPr>
        <w:ind w:left="1985" w:hanging="1985"/>
      </w:pPr>
      <w:rPr>
        <w:rFonts w:ascii="Verdana" w:hAnsi="Verdana" w:hint="default"/>
        <w:sz w:val="20"/>
      </w:rPr>
    </w:lvl>
    <w:lvl w:ilvl="4">
      <w:start w:val="1"/>
      <w:numFmt w:val="decimal"/>
      <w:lvlText w:val="%1.%2.%3.%4.%5"/>
      <w:lvlJc w:val="left"/>
      <w:pPr>
        <w:tabs>
          <w:tab w:val="left" w:pos="-31680"/>
        </w:tabs>
        <w:ind w:left="3119" w:hanging="3119"/>
      </w:pPr>
      <w:rPr>
        <w:rFonts w:ascii="Verdana" w:hAnsi="Verdana" w:hint="default"/>
        <w:sz w:val="20"/>
      </w:rPr>
    </w:lvl>
    <w:lvl w:ilvl="5">
      <w:start w:val="1"/>
      <w:numFmt w:val="decimal"/>
      <w:lvlText w:val="%1.%2.%3.%4.%5.%6"/>
      <w:lvlJc w:val="left"/>
      <w:pPr>
        <w:tabs>
          <w:tab w:val="left" w:pos="-31680"/>
        </w:tabs>
        <w:ind w:left="3686" w:hanging="3686"/>
      </w:pPr>
      <w:rPr>
        <w:rFonts w:ascii="Verdana" w:hAnsi="Verdana" w:hint="default"/>
        <w:sz w:val="20"/>
      </w:rPr>
    </w:lvl>
    <w:lvl w:ilvl="6">
      <w:start w:val="1"/>
      <w:numFmt w:val="decimal"/>
      <w:lvlText w:val="%1.%2.%3.%4.%5.%6.%7"/>
      <w:lvlJc w:val="left"/>
      <w:pPr>
        <w:tabs>
          <w:tab w:val="left" w:pos="-31680"/>
        </w:tabs>
        <w:ind w:left="4253" w:hanging="4253"/>
      </w:pPr>
      <w:rPr>
        <w:rFonts w:ascii="Verdana" w:hAnsi="Verdana" w:hint="default"/>
        <w:sz w:val="20"/>
      </w:rPr>
    </w:lvl>
    <w:lvl w:ilvl="7">
      <w:start w:val="1"/>
      <w:numFmt w:val="decimal"/>
      <w:lvlText w:val="%1.%2.%3.%4.%5.%6.%7.%8"/>
      <w:lvlJc w:val="left"/>
      <w:pPr>
        <w:tabs>
          <w:tab w:val="left" w:pos="-31680"/>
        </w:tabs>
        <w:ind w:left="4820" w:hanging="4820"/>
      </w:pPr>
      <w:rPr>
        <w:rFonts w:ascii="Verdana" w:hAnsi="Verdana" w:hint="default"/>
        <w:sz w:val="20"/>
      </w:rPr>
    </w:lvl>
    <w:lvl w:ilvl="8">
      <w:start w:val="1"/>
      <w:numFmt w:val="decimal"/>
      <w:lvlText w:val="%1.%2.%3.%4.%5.%6.%7.%8.%9"/>
      <w:lvlJc w:val="left"/>
      <w:pPr>
        <w:ind w:left="5387" w:hanging="5387"/>
      </w:pPr>
      <w:rPr>
        <w:rFonts w:ascii="Verdana" w:hAnsi="Verdana" w:hint="default"/>
        <w:sz w:val="20"/>
      </w:rPr>
    </w:lvl>
  </w:abstractNum>
  <w:abstractNum w:abstractNumId="36">
    <w:nsid w:val="44A00026"/>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37">
    <w:nsid w:val="45424157"/>
    <w:multiLevelType w:val="multilevel"/>
    <w:tmpl w:val="7E6A11BA"/>
    <w:lvl w:ilvl="0">
      <w:start w:val="1"/>
      <w:numFmt w:val="decimal"/>
      <w:lvlText w:val="%1."/>
      <w:lvlJc w:val="left"/>
      <w:pPr>
        <w:ind w:left="425" w:hanging="425"/>
      </w:pPr>
      <w:rPr>
        <w:rFonts w:hint="eastAsia"/>
      </w:rPr>
    </w:lvl>
    <w:lvl w:ilvl="1">
      <w:start w:val="1"/>
      <w:numFmt w:val="decimal"/>
      <w:lvlText w:val="5.%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nsid w:val="48897B8D"/>
    <w:multiLevelType w:val="multilevel"/>
    <w:tmpl w:val="EA229A3C"/>
    <w:lvl w:ilvl="0">
      <w:start w:val="24"/>
      <w:numFmt w:val="decimal"/>
      <w:lvlText w:val="%1"/>
      <w:lvlJc w:val="left"/>
      <w:pPr>
        <w:ind w:left="375" w:hanging="375"/>
      </w:pPr>
      <w:rPr>
        <w:rFonts w:hint="eastAsia"/>
      </w:rPr>
    </w:lvl>
    <w:lvl w:ilvl="1">
      <w:start w:val="1"/>
      <w:numFmt w:val="decimal"/>
      <w:lvlText w:val="25.%2"/>
      <w:lvlJc w:val="left"/>
      <w:pPr>
        <w:ind w:left="516" w:hanging="375"/>
      </w:pPr>
      <w:rPr>
        <w:rFonts w:hint="eastAsia"/>
        <w:b w:val="0"/>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080" w:hanging="108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440" w:hanging="1440"/>
      </w:pPr>
      <w:rPr>
        <w:rFonts w:hint="eastAsia"/>
      </w:rPr>
    </w:lvl>
  </w:abstractNum>
  <w:abstractNum w:abstractNumId="39">
    <w:nsid w:val="4AE85826"/>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40">
    <w:nsid w:val="510A3F9E"/>
    <w:multiLevelType w:val="multilevel"/>
    <w:tmpl w:val="8F32EA10"/>
    <w:lvl w:ilvl="0">
      <w:start w:val="1"/>
      <w:numFmt w:val="decimal"/>
      <w:lvlText w:val="%1."/>
      <w:lvlJc w:val="left"/>
      <w:pPr>
        <w:ind w:left="425" w:hanging="425"/>
      </w:pPr>
      <w:rPr>
        <w:rFonts w:hint="eastAsia"/>
      </w:rPr>
    </w:lvl>
    <w:lvl w:ilvl="1">
      <w:start w:val="1"/>
      <w:numFmt w:val="decimal"/>
      <w:lvlText w:val="11.%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nsid w:val="5172540A"/>
    <w:multiLevelType w:val="multilevel"/>
    <w:tmpl w:val="05168A7A"/>
    <w:lvl w:ilvl="0">
      <w:start w:val="1"/>
      <w:numFmt w:val="decimal"/>
      <w:lvlText w:val="%1."/>
      <w:lvlJc w:val="left"/>
      <w:pPr>
        <w:ind w:left="425" w:hanging="425"/>
      </w:pPr>
      <w:rPr>
        <w:rFonts w:hint="eastAsia"/>
      </w:rPr>
    </w:lvl>
    <w:lvl w:ilvl="1">
      <w:start w:val="1"/>
      <w:numFmt w:val="decimal"/>
      <w:lvlText w:val="4.%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nsid w:val="5673464B"/>
    <w:multiLevelType w:val="multilevel"/>
    <w:tmpl w:val="9A88EE66"/>
    <w:lvl w:ilvl="0">
      <w:start w:val="1"/>
      <w:numFmt w:val="decimal"/>
      <w:lvlText w:val="%1."/>
      <w:lvlJc w:val="left"/>
      <w:pPr>
        <w:ind w:left="425" w:hanging="425"/>
      </w:pPr>
      <w:rPr>
        <w:rFonts w:hint="eastAsia"/>
      </w:rPr>
    </w:lvl>
    <w:lvl w:ilvl="1">
      <w:start w:val="1"/>
      <w:numFmt w:val="decimal"/>
      <w:lvlText w:val="12.%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nsid w:val="578716E2"/>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44">
    <w:nsid w:val="5E610351"/>
    <w:multiLevelType w:val="multilevel"/>
    <w:tmpl w:val="2C02A4B2"/>
    <w:lvl w:ilvl="0">
      <w:start w:val="18"/>
      <w:numFmt w:val="decimal"/>
      <w:lvlText w:val="%1"/>
      <w:lvlJc w:val="left"/>
      <w:pPr>
        <w:ind w:left="384" w:hanging="384"/>
      </w:pPr>
      <w:rPr>
        <w:rFonts w:hint="default"/>
      </w:rPr>
    </w:lvl>
    <w:lvl w:ilvl="1">
      <w:start w:val="1"/>
      <w:numFmt w:val="decimal"/>
      <w:lvlText w:val="%1.%2"/>
      <w:lvlJc w:val="left"/>
      <w:pPr>
        <w:ind w:left="384" w:hanging="384"/>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63D10D62"/>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46">
    <w:nsid w:val="65AA7DC2"/>
    <w:multiLevelType w:val="multilevel"/>
    <w:tmpl w:val="A33CC2FE"/>
    <w:lvl w:ilvl="0">
      <w:start w:val="24"/>
      <w:numFmt w:val="decimal"/>
      <w:lvlText w:val="%1"/>
      <w:lvlJc w:val="left"/>
      <w:pPr>
        <w:ind w:left="384" w:hanging="384"/>
      </w:pPr>
      <w:rPr>
        <w:rFonts w:hint="default"/>
      </w:rPr>
    </w:lvl>
    <w:lvl w:ilvl="1">
      <w:start w:val="1"/>
      <w:numFmt w:val="decimal"/>
      <w:lvlText w:val="%1.%2"/>
      <w:lvlJc w:val="left"/>
      <w:pPr>
        <w:ind w:left="804" w:hanging="384"/>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7">
    <w:nsid w:val="6BD87CD8"/>
    <w:multiLevelType w:val="multilevel"/>
    <w:tmpl w:val="27CE95D8"/>
    <w:lvl w:ilvl="0">
      <w:start w:val="1"/>
      <w:numFmt w:val="decimal"/>
      <w:lvlText w:val="%1."/>
      <w:lvlJc w:val="left"/>
      <w:pPr>
        <w:ind w:left="425" w:hanging="425"/>
      </w:pPr>
      <w:rPr>
        <w:rFonts w:hint="eastAsia"/>
      </w:rPr>
    </w:lvl>
    <w:lvl w:ilvl="1">
      <w:start w:val="1"/>
      <w:numFmt w:val="decimal"/>
      <w:lvlText w:val="9.%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nsid w:val="709308E4"/>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49">
    <w:nsid w:val="71743EE5"/>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50">
    <w:nsid w:val="73666A31"/>
    <w:multiLevelType w:val="multilevel"/>
    <w:tmpl w:val="CD189B74"/>
    <w:lvl w:ilvl="0">
      <w:numFmt w:val="decimal"/>
      <w:lvlText w:val="%1."/>
      <w:lvlJc w:val="left"/>
      <w:pPr>
        <w:tabs>
          <w:tab w:val="left" w:pos="420"/>
        </w:tabs>
        <w:ind w:left="420" w:hanging="420"/>
      </w:pPr>
      <w:rPr>
        <w:rFonts w:ascii="Arial" w:eastAsia="宋体" w:hAnsi="Arial" w:cs="Arial" w:hint="default"/>
        <w:b w:val="0"/>
        <w:i w:val="0"/>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1">
    <w:nsid w:val="73717F82"/>
    <w:multiLevelType w:val="multilevel"/>
    <w:tmpl w:val="F7E001A8"/>
    <w:lvl w:ilvl="0">
      <w:start w:val="1"/>
      <w:numFmt w:val="decimal"/>
      <w:lvlText w:val="%1."/>
      <w:lvlJc w:val="left"/>
      <w:pPr>
        <w:ind w:left="425" w:hanging="425"/>
      </w:pPr>
      <w:rPr>
        <w:rFonts w:hint="eastAsia"/>
      </w:rPr>
    </w:lvl>
    <w:lvl w:ilvl="1">
      <w:start w:val="1"/>
      <w:numFmt w:val="decimal"/>
      <w:lvlText w:val="6.%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2">
    <w:nsid w:val="74A40992"/>
    <w:multiLevelType w:val="hybridMultilevel"/>
    <w:tmpl w:val="7F2C2E86"/>
    <w:lvl w:ilvl="0" w:tplc="6FE6624C">
      <w:start w:val="2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nsid w:val="75FE534A"/>
    <w:multiLevelType w:val="multilevel"/>
    <w:tmpl w:val="5CA6C4E6"/>
    <w:lvl w:ilvl="0">
      <w:start w:val="1"/>
      <w:numFmt w:val="decimal"/>
      <w:lvlText w:val="%1."/>
      <w:lvlJc w:val="left"/>
      <w:pPr>
        <w:ind w:left="425" w:hanging="425"/>
      </w:pPr>
      <w:rPr>
        <w:rFonts w:hint="eastAsia"/>
      </w:rPr>
    </w:lvl>
    <w:lvl w:ilvl="1">
      <w:start w:val="1"/>
      <w:numFmt w:val="decimal"/>
      <w:lvlText w:val="15.%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nsid w:val="78216A2F"/>
    <w:multiLevelType w:val="multilevel"/>
    <w:tmpl w:val="E830393A"/>
    <w:lvl w:ilvl="0">
      <w:start w:val="1"/>
      <w:numFmt w:val="decimal"/>
      <w:lvlText w:val="%1."/>
      <w:lvlJc w:val="left"/>
      <w:pPr>
        <w:ind w:left="425" w:hanging="425"/>
      </w:pPr>
      <w:rPr>
        <w:rFonts w:hint="eastAsia"/>
      </w:rPr>
    </w:lvl>
    <w:lvl w:ilvl="1">
      <w:start w:val="1"/>
      <w:numFmt w:val="decimal"/>
      <w:lvlText w:val="7.%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5">
    <w:nsid w:val="7ACD566F"/>
    <w:multiLevelType w:val="multilevel"/>
    <w:tmpl w:val="EDE89350"/>
    <w:lvl w:ilvl="0">
      <w:start w:val="1"/>
      <w:numFmt w:val="lowerLetter"/>
      <w:lvlText w:val="%1."/>
      <w:lvlJc w:val="left"/>
      <w:pPr>
        <w:tabs>
          <w:tab w:val="left" w:pos="568"/>
        </w:tabs>
        <w:ind w:left="568" w:hanging="360"/>
      </w:pPr>
      <w:rPr>
        <w:rFonts w:ascii="Arial" w:eastAsia="宋体" w:hAnsi="Arial" w:cs="Times New Roman"/>
      </w:rPr>
    </w:lvl>
    <w:lvl w:ilvl="1">
      <w:start w:val="1"/>
      <w:numFmt w:val="lowerLetter"/>
      <w:lvlText w:val="%2)"/>
      <w:lvlJc w:val="left"/>
      <w:pPr>
        <w:tabs>
          <w:tab w:val="left" w:pos="1288"/>
        </w:tabs>
        <w:ind w:left="1288" w:hanging="360"/>
      </w:pPr>
      <w:rPr>
        <w:rFonts w:hint="eastAsia"/>
      </w:rPr>
    </w:lvl>
    <w:lvl w:ilvl="2">
      <w:start w:val="1"/>
      <w:numFmt w:val="lowerLetter"/>
      <w:lvlText w:val="%3."/>
      <w:lvlJc w:val="left"/>
      <w:pPr>
        <w:tabs>
          <w:tab w:val="left" w:pos="568"/>
        </w:tabs>
        <w:ind w:left="568" w:hanging="360"/>
      </w:pPr>
      <w:rPr>
        <w:rFonts w:hint="default"/>
      </w:rPr>
    </w:lvl>
    <w:lvl w:ilvl="3">
      <w:start w:val="1"/>
      <w:numFmt w:val="decimal"/>
      <w:lvlText w:val="%4."/>
      <w:lvlJc w:val="left"/>
      <w:pPr>
        <w:tabs>
          <w:tab w:val="left" w:pos="2728"/>
        </w:tabs>
        <w:ind w:left="2728" w:hanging="360"/>
      </w:pPr>
    </w:lvl>
    <w:lvl w:ilvl="4">
      <w:start w:val="1"/>
      <w:numFmt w:val="lowerLetter"/>
      <w:lvlText w:val="%5."/>
      <w:lvlJc w:val="left"/>
      <w:pPr>
        <w:tabs>
          <w:tab w:val="left" w:pos="994"/>
        </w:tabs>
        <w:ind w:left="994" w:hanging="360"/>
      </w:pPr>
    </w:lvl>
    <w:lvl w:ilvl="5">
      <w:start w:val="1"/>
      <w:numFmt w:val="lowerRoman"/>
      <w:lvlText w:val="%6."/>
      <w:lvlJc w:val="right"/>
      <w:pPr>
        <w:tabs>
          <w:tab w:val="left" w:pos="4168"/>
        </w:tabs>
        <w:ind w:left="4168" w:hanging="180"/>
      </w:pPr>
    </w:lvl>
    <w:lvl w:ilvl="6">
      <w:start w:val="1"/>
      <w:numFmt w:val="decimal"/>
      <w:lvlText w:val="%7."/>
      <w:lvlJc w:val="left"/>
      <w:pPr>
        <w:tabs>
          <w:tab w:val="left" w:pos="4888"/>
        </w:tabs>
        <w:ind w:left="4888" w:hanging="360"/>
      </w:pPr>
    </w:lvl>
    <w:lvl w:ilvl="7">
      <w:start w:val="1"/>
      <w:numFmt w:val="lowerLetter"/>
      <w:lvlText w:val="%8."/>
      <w:lvlJc w:val="left"/>
      <w:pPr>
        <w:tabs>
          <w:tab w:val="left" w:pos="5608"/>
        </w:tabs>
        <w:ind w:left="5608" w:hanging="360"/>
      </w:pPr>
    </w:lvl>
    <w:lvl w:ilvl="8">
      <w:start w:val="1"/>
      <w:numFmt w:val="lowerRoman"/>
      <w:lvlText w:val="%9."/>
      <w:lvlJc w:val="right"/>
      <w:pPr>
        <w:tabs>
          <w:tab w:val="left" w:pos="6328"/>
        </w:tabs>
        <w:ind w:left="6328" w:hanging="180"/>
      </w:pPr>
    </w:lvl>
  </w:abstractNum>
  <w:abstractNum w:abstractNumId="56">
    <w:nsid w:val="7B471C69"/>
    <w:multiLevelType w:val="multilevel"/>
    <w:tmpl w:val="1C262016"/>
    <w:lvl w:ilvl="0">
      <w:start w:val="27"/>
      <w:numFmt w:val="decimal"/>
      <w:lvlText w:val="%1"/>
      <w:lvlJc w:val="left"/>
      <w:pPr>
        <w:ind w:left="384" w:hanging="384"/>
      </w:pPr>
      <w:rPr>
        <w:rFonts w:hint="default"/>
      </w:rPr>
    </w:lvl>
    <w:lvl w:ilvl="1">
      <w:start w:val="1"/>
      <w:numFmt w:val="decimal"/>
      <w:lvlText w:val="%1.%2"/>
      <w:lvlJc w:val="left"/>
      <w:pPr>
        <w:ind w:left="804" w:hanging="384"/>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7">
    <w:nsid w:val="7C3B39CC"/>
    <w:multiLevelType w:val="multilevel"/>
    <w:tmpl w:val="6AF23D38"/>
    <w:lvl w:ilvl="0">
      <w:start w:val="1"/>
      <w:numFmt w:val="decimal"/>
      <w:lvlText w:val="%1."/>
      <w:lvlJc w:val="left"/>
      <w:pPr>
        <w:ind w:left="425" w:hanging="425"/>
      </w:pPr>
      <w:rPr>
        <w:rFonts w:hint="eastAsia"/>
      </w:rPr>
    </w:lvl>
    <w:lvl w:ilvl="1">
      <w:start w:val="1"/>
      <w:numFmt w:val="decimal"/>
      <w:lvlText w:val="10.%2"/>
      <w:lvlJc w:val="left"/>
      <w:pPr>
        <w:ind w:left="567" w:hanging="567"/>
      </w:pPr>
      <w:rPr>
        <w:rFonts w:ascii="Arial" w:hAnsi="Arial" w:cs="Arial" w:hint="default"/>
        <w:strike w:val="0"/>
        <w:sz w:val="20"/>
        <w:szCs w:val="21"/>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
  </w:num>
  <w:num w:numId="2">
    <w:abstractNumId w:val="2"/>
  </w:num>
  <w:num w:numId="3">
    <w:abstractNumId w:val="1"/>
  </w:num>
  <w:num w:numId="4">
    <w:abstractNumId w:val="0"/>
  </w:num>
  <w:num w:numId="5">
    <w:abstractNumId w:val="33"/>
  </w:num>
  <w:num w:numId="6">
    <w:abstractNumId w:val="25"/>
  </w:num>
  <w:num w:numId="7">
    <w:abstractNumId w:val="14"/>
  </w:num>
  <w:num w:numId="8">
    <w:abstractNumId w:val="10"/>
    <w:lvlOverride w:ilvl="0">
      <w:lvl w:ilvl="0" w:tentative="1">
        <w:start w:val="1"/>
        <w:numFmt w:val="decimal"/>
        <w:lvlText w:val="%1"/>
        <w:lvlJc w:val="left"/>
        <w:pPr>
          <w:ind w:left="425" w:hanging="425"/>
        </w:pPr>
      </w:lvl>
    </w:lvlOverride>
    <w:lvlOverride w:ilvl="1">
      <w:lvl w:ilvl="1" w:tentative="1">
        <w:start w:val="1"/>
        <w:numFmt w:val="decimal"/>
        <w:pStyle w:val="a0"/>
        <w:lvlText w:val="%1.%2"/>
        <w:lvlJc w:val="left"/>
        <w:pPr>
          <w:ind w:left="709" w:hanging="567"/>
        </w:pPr>
      </w:lvl>
    </w:lvlOverride>
    <w:lvlOverride w:ilvl="2">
      <w:lvl w:ilvl="2" w:tentative="1">
        <w:start w:val="1"/>
        <w:numFmt w:val="decimal"/>
        <w:lvlText w:val="%1.%2.%3"/>
        <w:lvlJc w:val="left"/>
        <w:pPr>
          <w:ind w:left="1418" w:hanging="567"/>
        </w:pPr>
      </w:lvl>
    </w:lvlOverride>
    <w:lvlOverride w:ilvl="3">
      <w:lvl w:ilvl="3" w:tentative="1">
        <w:start w:val="1"/>
        <w:numFmt w:val="decimal"/>
        <w:lvlText w:val="%1.%2.%3.%4"/>
        <w:lvlJc w:val="left"/>
        <w:pPr>
          <w:ind w:left="1984" w:hanging="708"/>
        </w:pPr>
      </w:lvl>
    </w:lvlOverride>
    <w:lvlOverride w:ilvl="4">
      <w:lvl w:ilvl="4" w:tentative="1">
        <w:start w:val="1"/>
        <w:numFmt w:val="decimal"/>
        <w:lvlText w:val="%1.%2.%3.%4.%5"/>
        <w:lvlJc w:val="left"/>
        <w:pPr>
          <w:ind w:left="2551" w:hanging="850"/>
        </w:pPr>
      </w:lvl>
    </w:lvlOverride>
    <w:lvlOverride w:ilvl="5">
      <w:lvl w:ilvl="5" w:tentative="1">
        <w:start w:val="1"/>
        <w:numFmt w:val="decimal"/>
        <w:lvlText w:val="%1.%2.%3.%4.%5.%6"/>
        <w:lvlJc w:val="left"/>
        <w:pPr>
          <w:ind w:left="3260" w:hanging="1134"/>
        </w:pPr>
      </w:lvl>
    </w:lvlOverride>
    <w:lvlOverride w:ilvl="6">
      <w:lvl w:ilvl="6" w:tentative="1">
        <w:start w:val="1"/>
        <w:numFmt w:val="decimal"/>
        <w:lvlText w:val="%1.%2.%3.%4.%5.%6.%7"/>
        <w:lvlJc w:val="left"/>
        <w:pPr>
          <w:ind w:left="3827" w:hanging="1276"/>
        </w:pPr>
      </w:lvl>
    </w:lvlOverride>
    <w:lvlOverride w:ilvl="7">
      <w:lvl w:ilvl="7" w:tentative="1">
        <w:start w:val="1"/>
        <w:numFmt w:val="decimal"/>
        <w:lvlText w:val="%1.%2.%3.%4.%5.%6.%7.%8"/>
        <w:lvlJc w:val="left"/>
        <w:pPr>
          <w:ind w:left="4394" w:hanging="1418"/>
        </w:pPr>
      </w:lvl>
    </w:lvlOverride>
    <w:lvlOverride w:ilvl="8">
      <w:lvl w:ilvl="8" w:tentative="1">
        <w:start w:val="1"/>
        <w:numFmt w:val="decimal"/>
        <w:lvlText w:val="%1.%2.%3.%4.%5.%6.%7.%8.%9"/>
        <w:lvlJc w:val="left"/>
        <w:pPr>
          <w:ind w:left="5102" w:hanging="1700"/>
        </w:pPr>
      </w:lvl>
    </w:lvlOverride>
  </w:num>
  <w:num w:numId="9">
    <w:abstractNumId w:val="35"/>
  </w:num>
  <w:num w:numId="10">
    <w:abstractNumId w:val="19"/>
  </w:num>
  <w:num w:numId="11">
    <w:abstractNumId w:val="50"/>
  </w:num>
  <w:num w:numId="12">
    <w:abstractNumId w:val="29"/>
  </w:num>
  <w:num w:numId="13">
    <w:abstractNumId w:val="20"/>
  </w:num>
  <w:num w:numId="14">
    <w:abstractNumId w:val="30"/>
  </w:num>
  <w:num w:numId="15">
    <w:abstractNumId w:val="13"/>
  </w:num>
  <w:num w:numId="16">
    <w:abstractNumId w:val="7"/>
  </w:num>
  <w:num w:numId="17">
    <w:abstractNumId w:val="38"/>
  </w:num>
  <w:num w:numId="18">
    <w:abstractNumId w:val="27"/>
  </w:num>
  <w:num w:numId="19">
    <w:abstractNumId w:val="32"/>
  </w:num>
  <w:num w:numId="20">
    <w:abstractNumId w:val="15"/>
  </w:num>
  <w:num w:numId="21">
    <w:abstractNumId w:val="34"/>
  </w:num>
  <w:num w:numId="22">
    <w:abstractNumId w:val="8"/>
  </w:num>
  <w:num w:numId="23">
    <w:abstractNumId w:val="41"/>
  </w:num>
  <w:num w:numId="24">
    <w:abstractNumId w:val="37"/>
  </w:num>
  <w:num w:numId="25">
    <w:abstractNumId w:val="51"/>
  </w:num>
  <w:num w:numId="26">
    <w:abstractNumId w:val="54"/>
  </w:num>
  <w:num w:numId="27">
    <w:abstractNumId w:val="47"/>
  </w:num>
  <w:num w:numId="28">
    <w:abstractNumId w:val="18"/>
  </w:num>
  <w:num w:numId="29">
    <w:abstractNumId w:val="57"/>
  </w:num>
  <w:num w:numId="30">
    <w:abstractNumId w:val="40"/>
  </w:num>
  <w:num w:numId="31">
    <w:abstractNumId w:val="42"/>
  </w:num>
  <w:num w:numId="32">
    <w:abstractNumId w:val="22"/>
  </w:num>
  <w:num w:numId="33">
    <w:abstractNumId w:val="24"/>
  </w:num>
  <w:num w:numId="34">
    <w:abstractNumId w:val="53"/>
  </w:num>
  <w:num w:numId="35">
    <w:abstractNumId w:val="4"/>
  </w:num>
  <w:num w:numId="36">
    <w:abstractNumId w:val="45"/>
  </w:num>
  <w:num w:numId="37">
    <w:abstractNumId w:val="39"/>
  </w:num>
  <w:num w:numId="38">
    <w:abstractNumId w:val="48"/>
  </w:num>
  <w:num w:numId="39">
    <w:abstractNumId w:val="49"/>
  </w:num>
  <w:num w:numId="40">
    <w:abstractNumId w:val="11"/>
  </w:num>
  <w:num w:numId="41">
    <w:abstractNumId w:val="43"/>
  </w:num>
  <w:num w:numId="42">
    <w:abstractNumId w:val="31"/>
  </w:num>
  <w:num w:numId="43">
    <w:abstractNumId w:val="44"/>
  </w:num>
  <w:num w:numId="44">
    <w:abstractNumId w:val="28"/>
  </w:num>
  <w:num w:numId="45">
    <w:abstractNumId w:val="16"/>
  </w:num>
  <w:num w:numId="46">
    <w:abstractNumId w:val="6"/>
  </w:num>
  <w:num w:numId="47">
    <w:abstractNumId w:val="23"/>
  </w:num>
  <w:num w:numId="48">
    <w:abstractNumId w:val="55"/>
  </w:num>
  <w:num w:numId="49">
    <w:abstractNumId w:val="9"/>
  </w:num>
  <w:num w:numId="50">
    <w:abstractNumId w:val="12"/>
  </w:num>
  <w:num w:numId="51">
    <w:abstractNumId w:val="36"/>
  </w:num>
  <w:num w:numId="52">
    <w:abstractNumId w:val="46"/>
  </w:num>
  <w:num w:numId="53">
    <w:abstractNumId w:val="56"/>
  </w:num>
  <w:num w:numId="54">
    <w:abstractNumId w:val="5"/>
  </w:num>
  <w:num w:numId="55">
    <w:abstractNumId w:val="26"/>
  </w:num>
  <w:num w:numId="56">
    <w:abstractNumId w:val="17"/>
  </w:num>
  <w:num w:numId="57">
    <w:abstractNumId w:val="21"/>
  </w:num>
  <w:num w:numId="58">
    <w:abstractNumId w:val="21"/>
  </w:num>
  <w:num w:numId="59">
    <w:abstractNumId w:val="52"/>
  </w:num>
  <w:numIdMacAtCleanup w:val="5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冯蕴潇">
    <w15:presenceInfo w15:providerId="AD" w15:userId="S-1-5-21-2896943123-1360373636-2587701774-904206"/>
  </w15:person>
  <w15:person w15:author="马宁">
    <w15:presenceInfo w15:providerId="AD" w15:userId="S-1-5-21-2896943123-1360373636-2587701774-9041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kYjhmYmJjOGExMWRkODZlMzA2ZjhmYzFmNmRhOTYifQ=="/>
  </w:docVars>
  <w:rsids>
    <w:rsidRoot w:val="00AD7E5B"/>
    <w:rsid w:val="0000054F"/>
    <w:rsid w:val="00002B67"/>
    <w:rsid w:val="00002C0D"/>
    <w:rsid w:val="0000332C"/>
    <w:rsid w:val="000046FE"/>
    <w:rsid w:val="000069BF"/>
    <w:rsid w:val="000069C9"/>
    <w:rsid w:val="00006F3A"/>
    <w:rsid w:val="000078D7"/>
    <w:rsid w:val="00007A3F"/>
    <w:rsid w:val="00007E77"/>
    <w:rsid w:val="000106C7"/>
    <w:rsid w:val="00010AD8"/>
    <w:rsid w:val="00011347"/>
    <w:rsid w:val="0001190B"/>
    <w:rsid w:val="00012561"/>
    <w:rsid w:val="0001378D"/>
    <w:rsid w:val="000138CC"/>
    <w:rsid w:val="00014A79"/>
    <w:rsid w:val="0001576A"/>
    <w:rsid w:val="000157B6"/>
    <w:rsid w:val="00015D82"/>
    <w:rsid w:val="000162C5"/>
    <w:rsid w:val="00017EAA"/>
    <w:rsid w:val="00017F40"/>
    <w:rsid w:val="000201A7"/>
    <w:rsid w:val="000216CD"/>
    <w:rsid w:val="000229E3"/>
    <w:rsid w:val="0002370E"/>
    <w:rsid w:val="000238B7"/>
    <w:rsid w:val="0002414C"/>
    <w:rsid w:val="000252D3"/>
    <w:rsid w:val="000268A0"/>
    <w:rsid w:val="00026AE2"/>
    <w:rsid w:val="00027ED4"/>
    <w:rsid w:val="00031154"/>
    <w:rsid w:val="00031413"/>
    <w:rsid w:val="00031A6B"/>
    <w:rsid w:val="0003232E"/>
    <w:rsid w:val="000326CC"/>
    <w:rsid w:val="00032DDF"/>
    <w:rsid w:val="00033E5C"/>
    <w:rsid w:val="00034490"/>
    <w:rsid w:val="000344C9"/>
    <w:rsid w:val="00036182"/>
    <w:rsid w:val="0003652B"/>
    <w:rsid w:val="00036737"/>
    <w:rsid w:val="00036769"/>
    <w:rsid w:val="0003768E"/>
    <w:rsid w:val="00040225"/>
    <w:rsid w:val="00041943"/>
    <w:rsid w:val="00042A96"/>
    <w:rsid w:val="00044453"/>
    <w:rsid w:val="00045125"/>
    <w:rsid w:val="000460A8"/>
    <w:rsid w:val="00046C20"/>
    <w:rsid w:val="00046FA0"/>
    <w:rsid w:val="000470EC"/>
    <w:rsid w:val="00051608"/>
    <w:rsid w:val="00053777"/>
    <w:rsid w:val="000540B1"/>
    <w:rsid w:val="00054237"/>
    <w:rsid w:val="000544F4"/>
    <w:rsid w:val="00054AA5"/>
    <w:rsid w:val="00054BE8"/>
    <w:rsid w:val="000552C3"/>
    <w:rsid w:val="00057989"/>
    <w:rsid w:val="00057FB8"/>
    <w:rsid w:val="00057FE2"/>
    <w:rsid w:val="00060114"/>
    <w:rsid w:val="00061182"/>
    <w:rsid w:val="00061DE4"/>
    <w:rsid w:val="00061F45"/>
    <w:rsid w:val="000621B6"/>
    <w:rsid w:val="00062BF0"/>
    <w:rsid w:val="000644B0"/>
    <w:rsid w:val="000644D6"/>
    <w:rsid w:val="00064672"/>
    <w:rsid w:val="0006468E"/>
    <w:rsid w:val="00064CCA"/>
    <w:rsid w:val="00064DEB"/>
    <w:rsid w:val="000660F6"/>
    <w:rsid w:val="000665F3"/>
    <w:rsid w:val="00066E0A"/>
    <w:rsid w:val="00067900"/>
    <w:rsid w:val="00071109"/>
    <w:rsid w:val="0007165E"/>
    <w:rsid w:val="000722B0"/>
    <w:rsid w:val="00072489"/>
    <w:rsid w:val="00072AB4"/>
    <w:rsid w:val="000733CB"/>
    <w:rsid w:val="0007399F"/>
    <w:rsid w:val="00074166"/>
    <w:rsid w:val="00077270"/>
    <w:rsid w:val="000779A2"/>
    <w:rsid w:val="000808BF"/>
    <w:rsid w:val="00081A58"/>
    <w:rsid w:val="00081DF5"/>
    <w:rsid w:val="000821F9"/>
    <w:rsid w:val="0008259C"/>
    <w:rsid w:val="000825E0"/>
    <w:rsid w:val="0008382E"/>
    <w:rsid w:val="000841A8"/>
    <w:rsid w:val="000842EA"/>
    <w:rsid w:val="00085934"/>
    <w:rsid w:val="00086089"/>
    <w:rsid w:val="0008648C"/>
    <w:rsid w:val="000864F6"/>
    <w:rsid w:val="00086C28"/>
    <w:rsid w:val="000902CA"/>
    <w:rsid w:val="0009097B"/>
    <w:rsid w:val="0009106D"/>
    <w:rsid w:val="00091C82"/>
    <w:rsid w:val="000921C3"/>
    <w:rsid w:val="00092781"/>
    <w:rsid w:val="0009324A"/>
    <w:rsid w:val="00093C00"/>
    <w:rsid w:val="00093CD8"/>
    <w:rsid w:val="00093E9A"/>
    <w:rsid w:val="000948F7"/>
    <w:rsid w:val="00094C70"/>
    <w:rsid w:val="000954C5"/>
    <w:rsid w:val="000960DF"/>
    <w:rsid w:val="000960F3"/>
    <w:rsid w:val="000975A3"/>
    <w:rsid w:val="000A02A4"/>
    <w:rsid w:val="000A06DE"/>
    <w:rsid w:val="000A20DA"/>
    <w:rsid w:val="000A2761"/>
    <w:rsid w:val="000A278B"/>
    <w:rsid w:val="000A2AFB"/>
    <w:rsid w:val="000A446C"/>
    <w:rsid w:val="000A45DE"/>
    <w:rsid w:val="000A4634"/>
    <w:rsid w:val="000A4F44"/>
    <w:rsid w:val="000A6106"/>
    <w:rsid w:val="000A79BD"/>
    <w:rsid w:val="000B139A"/>
    <w:rsid w:val="000B2141"/>
    <w:rsid w:val="000B230C"/>
    <w:rsid w:val="000B321B"/>
    <w:rsid w:val="000B329F"/>
    <w:rsid w:val="000B5170"/>
    <w:rsid w:val="000B65F2"/>
    <w:rsid w:val="000B68C3"/>
    <w:rsid w:val="000C2B89"/>
    <w:rsid w:val="000C2C62"/>
    <w:rsid w:val="000C39BA"/>
    <w:rsid w:val="000C42F0"/>
    <w:rsid w:val="000C4355"/>
    <w:rsid w:val="000C44D5"/>
    <w:rsid w:val="000C53B5"/>
    <w:rsid w:val="000C70C9"/>
    <w:rsid w:val="000C75B1"/>
    <w:rsid w:val="000C7AC4"/>
    <w:rsid w:val="000C7FB2"/>
    <w:rsid w:val="000D00F9"/>
    <w:rsid w:val="000D0C7D"/>
    <w:rsid w:val="000D19FD"/>
    <w:rsid w:val="000D2428"/>
    <w:rsid w:val="000D2485"/>
    <w:rsid w:val="000D3078"/>
    <w:rsid w:val="000D3559"/>
    <w:rsid w:val="000D46B5"/>
    <w:rsid w:val="000D50D8"/>
    <w:rsid w:val="000D6DB8"/>
    <w:rsid w:val="000D6E2A"/>
    <w:rsid w:val="000D7784"/>
    <w:rsid w:val="000D77F7"/>
    <w:rsid w:val="000D7A3B"/>
    <w:rsid w:val="000E13B8"/>
    <w:rsid w:val="000E17CF"/>
    <w:rsid w:val="000E2AE1"/>
    <w:rsid w:val="000E3E50"/>
    <w:rsid w:val="000E45C3"/>
    <w:rsid w:val="000E4E3F"/>
    <w:rsid w:val="000E54A4"/>
    <w:rsid w:val="000E5A1E"/>
    <w:rsid w:val="000E5CDD"/>
    <w:rsid w:val="000E5F65"/>
    <w:rsid w:val="000E6B1D"/>
    <w:rsid w:val="000E751C"/>
    <w:rsid w:val="000E78EB"/>
    <w:rsid w:val="000E79C0"/>
    <w:rsid w:val="000F01E7"/>
    <w:rsid w:val="000F02B9"/>
    <w:rsid w:val="000F0AB6"/>
    <w:rsid w:val="000F14AD"/>
    <w:rsid w:val="000F15B1"/>
    <w:rsid w:val="000F1D4C"/>
    <w:rsid w:val="000F293F"/>
    <w:rsid w:val="000F4222"/>
    <w:rsid w:val="000F6400"/>
    <w:rsid w:val="000F6459"/>
    <w:rsid w:val="000F7A78"/>
    <w:rsid w:val="000F7CC7"/>
    <w:rsid w:val="000F7CD5"/>
    <w:rsid w:val="0010015B"/>
    <w:rsid w:val="00100983"/>
    <w:rsid w:val="001009AF"/>
    <w:rsid w:val="00101009"/>
    <w:rsid w:val="001012D7"/>
    <w:rsid w:val="00101DA8"/>
    <w:rsid w:val="001021EC"/>
    <w:rsid w:val="00103F3B"/>
    <w:rsid w:val="001041AC"/>
    <w:rsid w:val="00104A83"/>
    <w:rsid w:val="0010549D"/>
    <w:rsid w:val="00106264"/>
    <w:rsid w:val="00106888"/>
    <w:rsid w:val="00106AFA"/>
    <w:rsid w:val="00106DFC"/>
    <w:rsid w:val="001102C8"/>
    <w:rsid w:val="00110A4F"/>
    <w:rsid w:val="00111275"/>
    <w:rsid w:val="00111C9C"/>
    <w:rsid w:val="001132D9"/>
    <w:rsid w:val="001134BE"/>
    <w:rsid w:val="00113542"/>
    <w:rsid w:val="00114E1D"/>
    <w:rsid w:val="0012044E"/>
    <w:rsid w:val="00120D3A"/>
    <w:rsid w:val="00122990"/>
    <w:rsid w:val="00122ECF"/>
    <w:rsid w:val="00123DF3"/>
    <w:rsid w:val="00123F15"/>
    <w:rsid w:val="00123F9B"/>
    <w:rsid w:val="001250DA"/>
    <w:rsid w:val="00125578"/>
    <w:rsid w:val="00126F8F"/>
    <w:rsid w:val="00130542"/>
    <w:rsid w:val="001307B2"/>
    <w:rsid w:val="00131C7B"/>
    <w:rsid w:val="00132800"/>
    <w:rsid w:val="00132C90"/>
    <w:rsid w:val="00133D39"/>
    <w:rsid w:val="00133D48"/>
    <w:rsid w:val="00134BFB"/>
    <w:rsid w:val="00135CC2"/>
    <w:rsid w:val="00136861"/>
    <w:rsid w:val="00137CD0"/>
    <w:rsid w:val="00140FE9"/>
    <w:rsid w:val="00141195"/>
    <w:rsid w:val="00141FC1"/>
    <w:rsid w:val="001420B7"/>
    <w:rsid w:val="001421D6"/>
    <w:rsid w:val="00142AE5"/>
    <w:rsid w:val="00143302"/>
    <w:rsid w:val="0014336E"/>
    <w:rsid w:val="00143570"/>
    <w:rsid w:val="00143AAE"/>
    <w:rsid w:val="00144B31"/>
    <w:rsid w:val="00144E24"/>
    <w:rsid w:val="001450A9"/>
    <w:rsid w:val="001451C1"/>
    <w:rsid w:val="001465D6"/>
    <w:rsid w:val="001468DF"/>
    <w:rsid w:val="00146AE7"/>
    <w:rsid w:val="00146C45"/>
    <w:rsid w:val="001476F0"/>
    <w:rsid w:val="00150B36"/>
    <w:rsid w:val="00151CC4"/>
    <w:rsid w:val="00152CAC"/>
    <w:rsid w:val="00153012"/>
    <w:rsid w:val="00154D41"/>
    <w:rsid w:val="001567D2"/>
    <w:rsid w:val="00157987"/>
    <w:rsid w:val="00160CAB"/>
    <w:rsid w:val="00161916"/>
    <w:rsid w:val="00161A09"/>
    <w:rsid w:val="0016207F"/>
    <w:rsid w:val="00163013"/>
    <w:rsid w:val="00164B21"/>
    <w:rsid w:val="00164D1B"/>
    <w:rsid w:val="00164E70"/>
    <w:rsid w:val="00164FB1"/>
    <w:rsid w:val="001673E2"/>
    <w:rsid w:val="00167774"/>
    <w:rsid w:val="001721F1"/>
    <w:rsid w:val="00172BE7"/>
    <w:rsid w:val="00173938"/>
    <w:rsid w:val="0017432E"/>
    <w:rsid w:val="001747CB"/>
    <w:rsid w:val="00174A26"/>
    <w:rsid w:val="00177399"/>
    <w:rsid w:val="00177C1C"/>
    <w:rsid w:val="001800CA"/>
    <w:rsid w:val="001802CF"/>
    <w:rsid w:val="00180E03"/>
    <w:rsid w:val="0018127F"/>
    <w:rsid w:val="00182CE2"/>
    <w:rsid w:val="00183C47"/>
    <w:rsid w:val="001848A7"/>
    <w:rsid w:val="0018498B"/>
    <w:rsid w:val="001849CD"/>
    <w:rsid w:val="001851A3"/>
    <w:rsid w:val="001853D2"/>
    <w:rsid w:val="00185670"/>
    <w:rsid w:val="00185935"/>
    <w:rsid w:val="00186819"/>
    <w:rsid w:val="001869B5"/>
    <w:rsid w:val="0018701B"/>
    <w:rsid w:val="00187155"/>
    <w:rsid w:val="00190366"/>
    <w:rsid w:val="00190ED8"/>
    <w:rsid w:val="001911F1"/>
    <w:rsid w:val="0019186C"/>
    <w:rsid w:val="00193D93"/>
    <w:rsid w:val="00194F61"/>
    <w:rsid w:val="001A267E"/>
    <w:rsid w:val="001A2901"/>
    <w:rsid w:val="001A3160"/>
    <w:rsid w:val="001A3C69"/>
    <w:rsid w:val="001A4265"/>
    <w:rsid w:val="001A4542"/>
    <w:rsid w:val="001A45F0"/>
    <w:rsid w:val="001A68C5"/>
    <w:rsid w:val="001A75B2"/>
    <w:rsid w:val="001B004C"/>
    <w:rsid w:val="001B07A5"/>
    <w:rsid w:val="001B0D05"/>
    <w:rsid w:val="001B2BFF"/>
    <w:rsid w:val="001B3FEE"/>
    <w:rsid w:val="001B464B"/>
    <w:rsid w:val="001B482D"/>
    <w:rsid w:val="001B4F4A"/>
    <w:rsid w:val="001B5020"/>
    <w:rsid w:val="001C033E"/>
    <w:rsid w:val="001C0B7E"/>
    <w:rsid w:val="001C0F6B"/>
    <w:rsid w:val="001C3CD7"/>
    <w:rsid w:val="001C42F1"/>
    <w:rsid w:val="001C5A1E"/>
    <w:rsid w:val="001C6626"/>
    <w:rsid w:val="001C6B47"/>
    <w:rsid w:val="001C6D4C"/>
    <w:rsid w:val="001C6FEC"/>
    <w:rsid w:val="001C728F"/>
    <w:rsid w:val="001C7FE4"/>
    <w:rsid w:val="001D06EF"/>
    <w:rsid w:val="001D0863"/>
    <w:rsid w:val="001D1009"/>
    <w:rsid w:val="001D372A"/>
    <w:rsid w:val="001D39B0"/>
    <w:rsid w:val="001D3B37"/>
    <w:rsid w:val="001D5403"/>
    <w:rsid w:val="001D6287"/>
    <w:rsid w:val="001D63DF"/>
    <w:rsid w:val="001D6EB5"/>
    <w:rsid w:val="001D776B"/>
    <w:rsid w:val="001D78C8"/>
    <w:rsid w:val="001D7CE6"/>
    <w:rsid w:val="001E13D3"/>
    <w:rsid w:val="001E168A"/>
    <w:rsid w:val="001E1F1F"/>
    <w:rsid w:val="001E2EF4"/>
    <w:rsid w:val="001E3F1A"/>
    <w:rsid w:val="001E4170"/>
    <w:rsid w:val="001E419F"/>
    <w:rsid w:val="001E4666"/>
    <w:rsid w:val="001E529B"/>
    <w:rsid w:val="001E57FE"/>
    <w:rsid w:val="001E6B68"/>
    <w:rsid w:val="001E7841"/>
    <w:rsid w:val="001E78A7"/>
    <w:rsid w:val="001E7916"/>
    <w:rsid w:val="001F0483"/>
    <w:rsid w:val="001F0799"/>
    <w:rsid w:val="001F1759"/>
    <w:rsid w:val="001F181D"/>
    <w:rsid w:val="001F1EF1"/>
    <w:rsid w:val="001F20F5"/>
    <w:rsid w:val="001F336F"/>
    <w:rsid w:val="001F5518"/>
    <w:rsid w:val="001F5FA9"/>
    <w:rsid w:val="001F79B8"/>
    <w:rsid w:val="002005F1"/>
    <w:rsid w:val="00200B7A"/>
    <w:rsid w:val="0020101B"/>
    <w:rsid w:val="002015B2"/>
    <w:rsid w:val="00201A71"/>
    <w:rsid w:val="00201E4A"/>
    <w:rsid w:val="0020220D"/>
    <w:rsid w:val="002032D4"/>
    <w:rsid w:val="002033A6"/>
    <w:rsid w:val="0020398F"/>
    <w:rsid w:val="002040BB"/>
    <w:rsid w:val="00206F83"/>
    <w:rsid w:val="002075B8"/>
    <w:rsid w:val="00211CBB"/>
    <w:rsid w:val="00212009"/>
    <w:rsid w:val="0021233E"/>
    <w:rsid w:val="00214190"/>
    <w:rsid w:val="002142CB"/>
    <w:rsid w:val="002169EA"/>
    <w:rsid w:val="00216EAB"/>
    <w:rsid w:val="00217D31"/>
    <w:rsid w:val="002210AE"/>
    <w:rsid w:val="002213C2"/>
    <w:rsid w:val="002228B2"/>
    <w:rsid w:val="00222D17"/>
    <w:rsid w:val="00223293"/>
    <w:rsid w:val="002246AD"/>
    <w:rsid w:val="002248A4"/>
    <w:rsid w:val="002249CA"/>
    <w:rsid w:val="002260D6"/>
    <w:rsid w:val="00227A71"/>
    <w:rsid w:val="00227C12"/>
    <w:rsid w:val="002304AF"/>
    <w:rsid w:val="002329F3"/>
    <w:rsid w:val="00232B70"/>
    <w:rsid w:val="00232CBF"/>
    <w:rsid w:val="00234869"/>
    <w:rsid w:val="00234F30"/>
    <w:rsid w:val="002351A0"/>
    <w:rsid w:val="00235B0F"/>
    <w:rsid w:val="00235F28"/>
    <w:rsid w:val="00237B4D"/>
    <w:rsid w:val="002402AF"/>
    <w:rsid w:val="00241C53"/>
    <w:rsid w:val="00241E5E"/>
    <w:rsid w:val="00241FEF"/>
    <w:rsid w:val="002425BD"/>
    <w:rsid w:val="002425D2"/>
    <w:rsid w:val="0024280E"/>
    <w:rsid w:val="0024436A"/>
    <w:rsid w:val="002447FC"/>
    <w:rsid w:val="002457FF"/>
    <w:rsid w:val="00245AEC"/>
    <w:rsid w:val="0024637F"/>
    <w:rsid w:val="0024656E"/>
    <w:rsid w:val="002466DD"/>
    <w:rsid w:val="00246A58"/>
    <w:rsid w:val="00246C31"/>
    <w:rsid w:val="0024775B"/>
    <w:rsid w:val="002477EC"/>
    <w:rsid w:val="002511F0"/>
    <w:rsid w:val="00251490"/>
    <w:rsid w:val="002517E2"/>
    <w:rsid w:val="00252A27"/>
    <w:rsid w:val="00253369"/>
    <w:rsid w:val="002534DE"/>
    <w:rsid w:val="00254598"/>
    <w:rsid w:val="00255FA1"/>
    <w:rsid w:val="00256180"/>
    <w:rsid w:val="0025690C"/>
    <w:rsid w:val="00256A20"/>
    <w:rsid w:val="00256F53"/>
    <w:rsid w:val="00257F91"/>
    <w:rsid w:val="00260356"/>
    <w:rsid w:val="00260366"/>
    <w:rsid w:val="002608F0"/>
    <w:rsid w:val="002618B1"/>
    <w:rsid w:val="002621D8"/>
    <w:rsid w:val="002622D0"/>
    <w:rsid w:val="00262425"/>
    <w:rsid w:val="002627EC"/>
    <w:rsid w:val="00262996"/>
    <w:rsid w:val="002639CE"/>
    <w:rsid w:val="002642AA"/>
    <w:rsid w:val="00264C71"/>
    <w:rsid w:val="00264F8D"/>
    <w:rsid w:val="00265D1E"/>
    <w:rsid w:val="00265ED5"/>
    <w:rsid w:val="00266259"/>
    <w:rsid w:val="00267923"/>
    <w:rsid w:val="00270877"/>
    <w:rsid w:val="002709C5"/>
    <w:rsid w:val="002714F7"/>
    <w:rsid w:val="00272579"/>
    <w:rsid w:val="0027352C"/>
    <w:rsid w:val="00274376"/>
    <w:rsid w:val="002744ED"/>
    <w:rsid w:val="00274C8B"/>
    <w:rsid w:val="00275210"/>
    <w:rsid w:val="00276545"/>
    <w:rsid w:val="00276874"/>
    <w:rsid w:val="00276BE2"/>
    <w:rsid w:val="00276D31"/>
    <w:rsid w:val="00277403"/>
    <w:rsid w:val="002774DB"/>
    <w:rsid w:val="0028028C"/>
    <w:rsid w:val="00280AEF"/>
    <w:rsid w:val="00281CC9"/>
    <w:rsid w:val="00281E27"/>
    <w:rsid w:val="00281F13"/>
    <w:rsid w:val="00282201"/>
    <w:rsid w:val="00282540"/>
    <w:rsid w:val="00283284"/>
    <w:rsid w:val="002835D1"/>
    <w:rsid w:val="002847A3"/>
    <w:rsid w:val="00284D6B"/>
    <w:rsid w:val="002862F9"/>
    <w:rsid w:val="00286888"/>
    <w:rsid w:val="00286E65"/>
    <w:rsid w:val="00286F09"/>
    <w:rsid w:val="0028701A"/>
    <w:rsid w:val="002876E9"/>
    <w:rsid w:val="002877C0"/>
    <w:rsid w:val="002917CB"/>
    <w:rsid w:val="00291966"/>
    <w:rsid w:val="00292468"/>
    <w:rsid w:val="00292763"/>
    <w:rsid w:val="00294C75"/>
    <w:rsid w:val="002956F3"/>
    <w:rsid w:val="0029587C"/>
    <w:rsid w:val="0029658C"/>
    <w:rsid w:val="0029661A"/>
    <w:rsid w:val="002966FD"/>
    <w:rsid w:val="00296A49"/>
    <w:rsid w:val="00296F13"/>
    <w:rsid w:val="00296F24"/>
    <w:rsid w:val="00296FBF"/>
    <w:rsid w:val="002978EA"/>
    <w:rsid w:val="00297FCE"/>
    <w:rsid w:val="002A0269"/>
    <w:rsid w:val="002A0464"/>
    <w:rsid w:val="002A0AA4"/>
    <w:rsid w:val="002A1608"/>
    <w:rsid w:val="002A180F"/>
    <w:rsid w:val="002A1EC3"/>
    <w:rsid w:val="002A349A"/>
    <w:rsid w:val="002A38C0"/>
    <w:rsid w:val="002A3F48"/>
    <w:rsid w:val="002A5EA6"/>
    <w:rsid w:val="002A6129"/>
    <w:rsid w:val="002A6204"/>
    <w:rsid w:val="002A6C84"/>
    <w:rsid w:val="002B0A28"/>
    <w:rsid w:val="002B2913"/>
    <w:rsid w:val="002B355D"/>
    <w:rsid w:val="002B39B9"/>
    <w:rsid w:val="002B410D"/>
    <w:rsid w:val="002B4962"/>
    <w:rsid w:val="002B5C63"/>
    <w:rsid w:val="002B5E51"/>
    <w:rsid w:val="002B70DA"/>
    <w:rsid w:val="002B7632"/>
    <w:rsid w:val="002C00EF"/>
    <w:rsid w:val="002C0A9D"/>
    <w:rsid w:val="002C0C08"/>
    <w:rsid w:val="002C1B24"/>
    <w:rsid w:val="002C1FFE"/>
    <w:rsid w:val="002C28FC"/>
    <w:rsid w:val="002C2D75"/>
    <w:rsid w:val="002C4922"/>
    <w:rsid w:val="002C49AF"/>
    <w:rsid w:val="002C4BA7"/>
    <w:rsid w:val="002C6A8A"/>
    <w:rsid w:val="002C6B0E"/>
    <w:rsid w:val="002C7DA4"/>
    <w:rsid w:val="002D06B6"/>
    <w:rsid w:val="002D0C47"/>
    <w:rsid w:val="002D1A06"/>
    <w:rsid w:val="002D29ED"/>
    <w:rsid w:val="002D3C7C"/>
    <w:rsid w:val="002D3CCE"/>
    <w:rsid w:val="002D5E79"/>
    <w:rsid w:val="002D615D"/>
    <w:rsid w:val="002D6251"/>
    <w:rsid w:val="002D729C"/>
    <w:rsid w:val="002D76C8"/>
    <w:rsid w:val="002E0BEE"/>
    <w:rsid w:val="002E2160"/>
    <w:rsid w:val="002E38E7"/>
    <w:rsid w:val="002E48D6"/>
    <w:rsid w:val="002E5713"/>
    <w:rsid w:val="002E6113"/>
    <w:rsid w:val="002E6799"/>
    <w:rsid w:val="002E76CB"/>
    <w:rsid w:val="002E7B0E"/>
    <w:rsid w:val="002F282D"/>
    <w:rsid w:val="002F3229"/>
    <w:rsid w:val="002F33D2"/>
    <w:rsid w:val="002F48E0"/>
    <w:rsid w:val="002F5C58"/>
    <w:rsid w:val="002F6E97"/>
    <w:rsid w:val="00300466"/>
    <w:rsid w:val="003006CC"/>
    <w:rsid w:val="00301677"/>
    <w:rsid w:val="003016B8"/>
    <w:rsid w:val="00303890"/>
    <w:rsid w:val="003053AB"/>
    <w:rsid w:val="003059AD"/>
    <w:rsid w:val="00306AE8"/>
    <w:rsid w:val="00307760"/>
    <w:rsid w:val="00307876"/>
    <w:rsid w:val="00307E1A"/>
    <w:rsid w:val="0031002A"/>
    <w:rsid w:val="00310E00"/>
    <w:rsid w:val="0031166C"/>
    <w:rsid w:val="0031195C"/>
    <w:rsid w:val="003119AE"/>
    <w:rsid w:val="00311E81"/>
    <w:rsid w:val="003132F3"/>
    <w:rsid w:val="00313F26"/>
    <w:rsid w:val="00315736"/>
    <w:rsid w:val="003161E0"/>
    <w:rsid w:val="003171BC"/>
    <w:rsid w:val="0032016E"/>
    <w:rsid w:val="00320873"/>
    <w:rsid w:val="00322869"/>
    <w:rsid w:val="00322DA6"/>
    <w:rsid w:val="003235A9"/>
    <w:rsid w:val="00323A2C"/>
    <w:rsid w:val="00327176"/>
    <w:rsid w:val="00327D18"/>
    <w:rsid w:val="003302CE"/>
    <w:rsid w:val="0033160A"/>
    <w:rsid w:val="003321B3"/>
    <w:rsid w:val="0033238C"/>
    <w:rsid w:val="00333A29"/>
    <w:rsid w:val="00334272"/>
    <w:rsid w:val="003358FB"/>
    <w:rsid w:val="0033657A"/>
    <w:rsid w:val="0033774D"/>
    <w:rsid w:val="00337EDC"/>
    <w:rsid w:val="0034017E"/>
    <w:rsid w:val="00340D01"/>
    <w:rsid w:val="00340FA1"/>
    <w:rsid w:val="00342B81"/>
    <w:rsid w:val="0034313C"/>
    <w:rsid w:val="003433C7"/>
    <w:rsid w:val="00343EB0"/>
    <w:rsid w:val="00345057"/>
    <w:rsid w:val="00345072"/>
    <w:rsid w:val="00345F01"/>
    <w:rsid w:val="00347891"/>
    <w:rsid w:val="00350985"/>
    <w:rsid w:val="003509B3"/>
    <w:rsid w:val="00350F22"/>
    <w:rsid w:val="00351342"/>
    <w:rsid w:val="003519FA"/>
    <w:rsid w:val="00352721"/>
    <w:rsid w:val="00352978"/>
    <w:rsid w:val="00352A42"/>
    <w:rsid w:val="0035465D"/>
    <w:rsid w:val="003556CA"/>
    <w:rsid w:val="00356093"/>
    <w:rsid w:val="00356159"/>
    <w:rsid w:val="003565E4"/>
    <w:rsid w:val="00356DC8"/>
    <w:rsid w:val="00356F06"/>
    <w:rsid w:val="0035761D"/>
    <w:rsid w:val="00357826"/>
    <w:rsid w:val="0036137D"/>
    <w:rsid w:val="00361E21"/>
    <w:rsid w:val="00362834"/>
    <w:rsid w:val="003631C3"/>
    <w:rsid w:val="00364B4F"/>
    <w:rsid w:val="00365420"/>
    <w:rsid w:val="00366647"/>
    <w:rsid w:val="003671F5"/>
    <w:rsid w:val="0036731E"/>
    <w:rsid w:val="00367738"/>
    <w:rsid w:val="003708CC"/>
    <w:rsid w:val="003709EB"/>
    <w:rsid w:val="003714D3"/>
    <w:rsid w:val="00371E05"/>
    <w:rsid w:val="00372A55"/>
    <w:rsid w:val="0037336B"/>
    <w:rsid w:val="00373414"/>
    <w:rsid w:val="00374A46"/>
    <w:rsid w:val="0037646F"/>
    <w:rsid w:val="00376D97"/>
    <w:rsid w:val="00377B8C"/>
    <w:rsid w:val="00380A17"/>
    <w:rsid w:val="00380ACD"/>
    <w:rsid w:val="00380B1F"/>
    <w:rsid w:val="00381A2B"/>
    <w:rsid w:val="00381A4B"/>
    <w:rsid w:val="00383D53"/>
    <w:rsid w:val="00383E89"/>
    <w:rsid w:val="0038692F"/>
    <w:rsid w:val="00387051"/>
    <w:rsid w:val="00387774"/>
    <w:rsid w:val="003879A2"/>
    <w:rsid w:val="00387F40"/>
    <w:rsid w:val="00391390"/>
    <w:rsid w:val="00391A94"/>
    <w:rsid w:val="0039254A"/>
    <w:rsid w:val="00393233"/>
    <w:rsid w:val="00393820"/>
    <w:rsid w:val="00393935"/>
    <w:rsid w:val="00395125"/>
    <w:rsid w:val="00395598"/>
    <w:rsid w:val="003955B3"/>
    <w:rsid w:val="00395A5E"/>
    <w:rsid w:val="00396344"/>
    <w:rsid w:val="003967ED"/>
    <w:rsid w:val="00396BBA"/>
    <w:rsid w:val="00397378"/>
    <w:rsid w:val="003973AB"/>
    <w:rsid w:val="00397E32"/>
    <w:rsid w:val="003A07C2"/>
    <w:rsid w:val="003A1A1F"/>
    <w:rsid w:val="003A1B47"/>
    <w:rsid w:val="003A29D9"/>
    <w:rsid w:val="003A2E02"/>
    <w:rsid w:val="003A2FBF"/>
    <w:rsid w:val="003A4100"/>
    <w:rsid w:val="003A4AFC"/>
    <w:rsid w:val="003A4B84"/>
    <w:rsid w:val="003A4E73"/>
    <w:rsid w:val="003A5885"/>
    <w:rsid w:val="003B0299"/>
    <w:rsid w:val="003B092C"/>
    <w:rsid w:val="003B0E4C"/>
    <w:rsid w:val="003B15C9"/>
    <w:rsid w:val="003B2AA5"/>
    <w:rsid w:val="003B3528"/>
    <w:rsid w:val="003B4240"/>
    <w:rsid w:val="003B4850"/>
    <w:rsid w:val="003B4873"/>
    <w:rsid w:val="003B4F10"/>
    <w:rsid w:val="003B5335"/>
    <w:rsid w:val="003B5901"/>
    <w:rsid w:val="003B5BF3"/>
    <w:rsid w:val="003B6274"/>
    <w:rsid w:val="003B668B"/>
    <w:rsid w:val="003B68D6"/>
    <w:rsid w:val="003B78EE"/>
    <w:rsid w:val="003C0534"/>
    <w:rsid w:val="003C0A97"/>
    <w:rsid w:val="003C2D10"/>
    <w:rsid w:val="003C45F2"/>
    <w:rsid w:val="003C50CE"/>
    <w:rsid w:val="003C5CB3"/>
    <w:rsid w:val="003C62F6"/>
    <w:rsid w:val="003C63CE"/>
    <w:rsid w:val="003C6C32"/>
    <w:rsid w:val="003C7A22"/>
    <w:rsid w:val="003D07CF"/>
    <w:rsid w:val="003D07E2"/>
    <w:rsid w:val="003D1500"/>
    <w:rsid w:val="003D22E3"/>
    <w:rsid w:val="003D2352"/>
    <w:rsid w:val="003D2438"/>
    <w:rsid w:val="003D27C9"/>
    <w:rsid w:val="003D37AE"/>
    <w:rsid w:val="003D3A98"/>
    <w:rsid w:val="003D40F6"/>
    <w:rsid w:val="003D542E"/>
    <w:rsid w:val="003D61AB"/>
    <w:rsid w:val="003D680E"/>
    <w:rsid w:val="003D6986"/>
    <w:rsid w:val="003D6D14"/>
    <w:rsid w:val="003D723F"/>
    <w:rsid w:val="003D7DBF"/>
    <w:rsid w:val="003D7E42"/>
    <w:rsid w:val="003D7F06"/>
    <w:rsid w:val="003E0C1D"/>
    <w:rsid w:val="003E16C1"/>
    <w:rsid w:val="003E27E6"/>
    <w:rsid w:val="003E2DA9"/>
    <w:rsid w:val="003E3ADB"/>
    <w:rsid w:val="003E4617"/>
    <w:rsid w:val="003E52BE"/>
    <w:rsid w:val="003E614F"/>
    <w:rsid w:val="003E6460"/>
    <w:rsid w:val="003E6C27"/>
    <w:rsid w:val="003E7434"/>
    <w:rsid w:val="003E78FB"/>
    <w:rsid w:val="003F03B7"/>
    <w:rsid w:val="003F0EB5"/>
    <w:rsid w:val="003F0ECC"/>
    <w:rsid w:val="003F2089"/>
    <w:rsid w:val="003F247C"/>
    <w:rsid w:val="003F352D"/>
    <w:rsid w:val="003F35BB"/>
    <w:rsid w:val="003F3C02"/>
    <w:rsid w:val="003F3FE4"/>
    <w:rsid w:val="003F4A93"/>
    <w:rsid w:val="003F5302"/>
    <w:rsid w:val="003F5390"/>
    <w:rsid w:val="003F55B4"/>
    <w:rsid w:val="003F753D"/>
    <w:rsid w:val="003F7B17"/>
    <w:rsid w:val="004001CD"/>
    <w:rsid w:val="00400B86"/>
    <w:rsid w:val="0040107F"/>
    <w:rsid w:val="004020CA"/>
    <w:rsid w:val="00402488"/>
    <w:rsid w:val="0040316D"/>
    <w:rsid w:val="00403537"/>
    <w:rsid w:val="00404AA1"/>
    <w:rsid w:val="00404C8B"/>
    <w:rsid w:val="00404E02"/>
    <w:rsid w:val="004052CB"/>
    <w:rsid w:val="004069DF"/>
    <w:rsid w:val="004101F8"/>
    <w:rsid w:val="004105C5"/>
    <w:rsid w:val="00412712"/>
    <w:rsid w:val="004139FA"/>
    <w:rsid w:val="00413C3C"/>
    <w:rsid w:val="00413F05"/>
    <w:rsid w:val="00414542"/>
    <w:rsid w:val="0041455D"/>
    <w:rsid w:val="004157C5"/>
    <w:rsid w:val="004170CE"/>
    <w:rsid w:val="0041730F"/>
    <w:rsid w:val="004174A9"/>
    <w:rsid w:val="004205EB"/>
    <w:rsid w:val="00420AB7"/>
    <w:rsid w:val="004220A2"/>
    <w:rsid w:val="0042223C"/>
    <w:rsid w:val="00422255"/>
    <w:rsid w:val="004229B5"/>
    <w:rsid w:val="00422C5B"/>
    <w:rsid w:val="00424AFF"/>
    <w:rsid w:val="00424CC5"/>
    <w:rsid w:val="00425D1E"/>
    <w:rsid w:val="00425DA1"/>
    <w:rsid w:val="00426AFE"/>
    <w:rsid w:val="004270B5"/>
    <w:rsid w:val="004274A4"/>
    <w:rsid w:val="00427AD3"/>
    <w:rsid w:val="00427CEC"/>
    <w:rsid w:val="00427F90"/>
    <w:rsid w:val="00430F97"/>
    <w:rsid w:val="0043220E"/>
    <w:rsid w:val="00432C9B"/>
    <w:rsid w:val="00433AC4"/>
    <w:rsid w:val="00433CDF"/>
    <w:rsid w:val="0043490C"/>
    <w:rsid w:val="00434C6D"/>
    <w:rsid w:val="004362E0"/>
    <w:rsid w:val="004379D7"/>
    <w:rsid w:val="00440C0F"/>
    <w:rsid w:val="00440E73"/>
    <w:rsid w:val="00441E0F"/>
    <w:rsid w:val="0044253F"/>
    <w:rsid w:val="00442926"/>
    <w:rsid w:val="00442950"/>
    <w:rsid w:val="00443203"/>
    <w:rsid w:val="004450D1"/>
    <w:rsid w:val="0044558E"/>
    <w:rsid w:val="00445C12"/>
    <w:rsid w:val="004473FB"/>
    <w:rsid w:val="0044741F"/>
    <w:rsid w:val="00447A38"/>
    <w:rsid w:val="00450310"/>
    <w:rsid w:val="00450567"/>
    <w:rsid w:val="00451061"/>
    <w:rsid w:val="004512C2"/>
    <w:rsid w:val="00451FCE"/>
    <w:rsid w:val="004537E9"/>
    <w:rsid w:val="00453A9E"/>
    <w:rsid w:val="00453CC6"/>
    <w:rsid w:val="00453DA4"/>
    <w:rsid w:val="004556D8"/>
    <w:rsid w:val="004562F1"/>
    <w:rsid w:val="00456F77"/>
    <w:rsid w:val="0045756F"/>
    <w:rsid w:val="00457CE3"/>
    <w:rsid w:val="0046007A"/>
    <w:rsid w:val="004608E8"/>
    <w:rsid w:val="00461DA0"/>
    <w:rsid w:val="0046281E"/>
    <w:rsid w:val="00462B27"/>
    <w:rsid w:val="00462B6C"/>
    <w:rsid w:val="00462BC5"/>
    <w:rsid w:val="00463C62"/>
    <w:rsid w:val="00464ACE"/>
    <w:rsid w:val="00464E91"/>
    <w:rsid w:val="004657EC"/>
    <w:rsid w:val="004658F4"/>
    <w:rsid w:val="00465999"/>
    <w:rsid w:val="00465AAB"/>
    <w:rsid w:val="00465ED0"/>
    <w:rsid w:val="00466656"/>
    <w:rsid w:val="00466AE9"/>
    <w:rsid w:val="00467F37"/>
    <w:rsid w:val="004705BA"/>
    <w:rsid w:val="00470F73"/>
    <w:rsid w:val="004710C3"/>
    <w:rsid w:val="004714BA"/>
    <w:rsid w:val="00471A97"/>
    <w:rsid w:val="00473627"/>
    <w:rsid w:val="0047482E"/>
    <w:rsid w:val="00474A33"/>
    <w:rsid w:val="00474B87"/>
    <w:rsid w:val="00474F1E"/>
    <w:rsid w:val="00475461"/>
    <w:rsid w:val="00475A1D"/>
    <w:rsid w:val="00477328"/>
    <w:rsid w:val="00480CDF"/>
    <w:rsid w:val="004812C1"/>
    <w:rsid w:val="00481612"/>
    <w:rsid w:val="00482F80"/>
    <w:rsid w:val="004872A7"/>
    <w:rsid w:val="0048791B"/>
    <w:rsid w:val="00487FE5"/>
    <w:rsid w:val="00490234"/>
    <w:rsid w:val="004908E2"/>
    <w:rsid w:val="0049096B"/>
    <w:rsid w:val="00490C84"/>
    <w:rsid w:val="00490D6F"/>
    <w:rsid w:val="00492453"/>
    <w:rsid w:val="00492E3A"/>
    <w:rsid w:val="00492FEE"/>
    <w:rsid w:val="00495C20"/>
    <w:rsid w:val="0049696A"/>
    <w:rsid w:val="00496A05"/>
    <w:rsid w:val="00496DFB"/>
    <w:rsid w:val="0049744F"/>
    <w:rsid w:val="004A0BAA"/>
    <w:rsid w:val="004A132E"/>
    <w:rsid w:val="004A1487"/>
    <w:rsid w:val="004A15D2"/>
    <w:rsid w:val="004A22CF"/>
    <w:rsid w:val="004A26E3"/>
    <w:rsid w:val="004A2C8C"/>
    <w:rsid w:val="004A3F17"/>
    <w:rsid w:val="004A478D"/>
    <w:rsid w:val="004A5100"/>
    <w:rsid w:val="004A5F98"/>
    <w:rsid w:val="004A634A"/>
    <w:rsid w:val="004A6857"/>
    <w:rsid w:val="004A76DE"/>
    <w:rsid w:val="004A7F03"/>
    <w:rsid w:val="004B09BF"/>
    <w:rsid w:val="004B170E"/>
    <w:rsid w:val="004B1892"/>
    <w:rsid w:val="004B2606"/>
    <w:rsid w:val="004B379D"/>
    <w:rsid w:val="004B4639"/>
    <w:rsid w:val="004B4A26"/>
    <w:rsid w:val="004B6A6A"/>
    <w:rsid w:val="004C0298"/>
    <w:rsid w:val="004C0986"/>
    <w:rsid w:val="004C32B9"/>
    <w:rsid w:val="004C3E6F"/>
    <w:rsid w:val="004C542E"/>
    <w:rsid w:val="004C5B0A"/>
    <w:rsid w:val="004C63D7"/>
    <w:rsid w:val="004C6AB3"/>
    <w:rsid w:val="004C7CF2"/>
    <w:rsid w:val="004D07FE"/>
    <w:rsid w:val="004D08BE"/>
    <w:rsid w:val="004D0D6C"/>
    <w:rsid w:val="004D14D5"/>
    <w:rsid w:val="004D2443"/>
    <w:rsid w:val="004D29A7"/>
    <w:rsid w:val="004D2ED4"/>
    <w:rsid w:val="004D301E"/>
    <w:rsid w:val="004D310D"/>
    <w:rsid w:val="004D3E19"/>
    <w:rsid w:val="004D470C"/>
    <w:rsid w:val="004D4768"/>
    <w:rsid w:val="004D62ED"/>
    <w:rsid w:val="004D7494"/>
    <w:rsid w:val="004D7FA4"/>
    <w:rsid w:val="004E0F69"/>
    <w:rsid w:val="004E16BA"/>
    <w:rsid w:val="004E1F15"/>
    <w:rsid w:val="004E34FB"/>
    <w:rsid w:val="004E367A"/>
    <w:rsid w:val="004E381D"/>
    <w:rsid w:val="004E3C69"/>
    <w:rsid w:val="004E5456"/>
    <w:rsid w:val="004E5858"/>
    <w:rsid w:val="004E6F8F"/>
    <w:rsid w:val="004E70D2"/>
    <w:rsid w:val="004F038F"/>
    <w:rsid w:val="004F08CA"/>
    <w:rsid w:val="004F0DF7"/>
    <w:rsid w:val="004F1C9E"/>
    <w:rsid w:val="004F253F"/>
    <w:rsid w:val="004F3B54"/>
    <w:rsid w:val="004F3C5C"/>
    <w:rsid w:val="004F4F14"/>
    <w:rsid w:val="004F5D9E"/>
    <w:rsid w:val="004F6041"/>
    <w:rsid w:val="004F6356"/>
    <w:rsid w:val="004F65A1"/>
    <w:rsid w:val="004F71FA"/>
    <w:rsid w:val="0050054C"/>
    <w:rsid w:val="00500887"/>
    <w:rsid w:val="005009E4"/>
    <w:rsid w:val="00500FF5"/>
    <w:rsid w:val="00501973"/>
    <w:rsid w:val="005022B3"/>
    <w:rsid w:val="005022C3"/>
    <w:rsid w:val="0050237B"/>
    <w:rsid w:val="0050381A"/>
    <w:rsid w:val="005041F3"/>
    <w:rsid w:val="00504341"/>
    <w:rsid w:val="0050465F"/>
    <w:rsid w:val="00505BB3"/>
    <w:rsid w:val="00505C62"/>
    <w:rsid w:val="005068D1"/>
    <w:rsid w:val="00506991"/>
    <w:rsid w:val="00506E0E"/>
    <w:rsid w:val="0051085C"/>
    <w:rsid w:val="00510B84"/>
    <w:rsid w:val="00510E48"/>
    <w:rsid w:val="005111AD"/>
    <w:rsid w:val="0051280C"/>
    <w:rsid w:val="00513317"/>
    <w:rsid w:val="00513A8D"/>
    <w:rsid w:val="0051432C"/>
    <w:rsid w:val="00514D87"/>
    <w:rsid w:val="00514E08"/>
    <w:rsid w:val="00515120"/>
    <w:rsid w:val="00515936"/>
    <w:rsid w:val="00515FAC"/>
    <w:rsid w:val="005162A1"/>
    <w:rsid w:val="005164EB"/>
    <w:rsid w:val="00517169"/>
    <w:rsid w:val="0051731D"/>
    <w:rsid w:val="0051797D"/>
    <w:rsid w:val="00517E03"/>
    <w:rsid w:val="005200D9"/>
    <w:rsid w:val="00520317"/>
    <w:rsid w:val="005204FA"/>
    <w:rsid w:val="005219F2"/>
    <w:rsid w:val="00521C3F"/>
    <w:rsid w:val="00521D94"/>
    <w:rsid w:val="00521E16"/>
    <w:rsid w:val="00522294"/>
    <w:rsid w:val="00522D7B"/>
    <w:rsid w:val="00522E04"/>
    <w:rsid w:val="00523AEA"/>
    <w:rsid w:val="00525776"/>
    <w:rsid w:val="005263B0"/>
    <w:rsid w:val="00526699"/>
    <w:rsid w:val="005275CE"/>
    <w:rsid w:val="005300CD"/>
    <w:rsid w:val="0053013F"/>
    <w:rsid w:val="0053190C"/>
    <w:rsid w:val="005319DC"/>
    <w:rsid w:val="00532616"/>
    <w:rsid w:val="00533C89"/>
    <w:rsid w:val="00535EA5"/>
    <w:rsid w:val="00535FA3"/>
    <w:rsid w:val="005360B2"/>
    <w:rsid w:val="005360D2"/>
    <w:rsid w:val="0053724D"/>
    <w:rsid w:val="00537F38"/>
    <w:rsid w:val="005402DC"/>
    <w:rsid w:val="005403B3"/>
    <w:rsid w:val="005403F8"/>
    <w:rsid w:val="00540F67"/>
    <w:rsid w:val="005434EB"/>
    <w:rsid w:val="00545A53"/>
    <w:rsid w:val="00545B4C"/>
    <w:rsid w:val="00545FE5"/>
    <w:rsid w:val="00547146"/>
    <w:rsid w:val="005471CD"/>
    <w:rsid w:val="00547592"/>
    <w:rsid w:val="005511D5"/>
    <w:rsid w:val="00551994"/>
    <w:rsid w:val="00552648"/>
    <w:rsid w:val="0055282C"/>
    <w:rsid w:val="0055365E"/>
    <w:rsid w:val="00553C94"/>
    <w:rsid w:val="00553D4D"/>
    <w:rsid w:val="00554C04"/>
    <w:rsid w:val="00556A67"/>
    <w:rsid w:val="00557A84"/>
    <w:rsid w:val="00560178"/>
    <w:rsid w:val="0056080B"/>
    <w:rsid w:val="00562007"/>
    <w:rsid w:val="005630DB"/>
    <w:rsid w:val="005631AD"/>
    <w:rsid w:val="005636C1"/>
    <w:rsid w:val="00563D22"/>
    <w:rsid w:val="00564B6A"/>
    <w:rsid w:val="0056512E"/>
    <w:rsid w:val="005658A1"/>
    <w:rsid w:val="0056715E"/>
    <w:rsid w:val="00567507"/>
    <w:rsid w:val="00570DED"/>
    <w:rsid w:val="005716E6"/>
    <w:rsid w:val="0057224B"/>
    <w:rsid w:val="00572486"/>
    <w:rsid w:val="00572F4A"/>
    <w:rsid w:val="00573AF6"/>
    <w:rsid w:val="00574296"/>
    <w:rsid w:val="0057484C"/>
    <w:rsid w:val="00574C1A"/>
    <w:rsid w:val="00574C6C"/>
    <w:rsid w:val="00574EC0"/>
    <w:rsid w:val="005778C3"/>
    <w:rsid w:val="00577ECD"/>
    <w:rsid w:val="00580447"/>
    <w:rsid w:val="00581CB2"/>
    <w:rsid w:val="00581CE9"/>
    <w:rsid w:val="00582256"/>
    <w:rsid w:val="00584B29"/>
    <w:rsid w:val="005853AE"/>
    <w:rsid w:val="00585621"/>
    <w:rsid w:val="00585E1C"/>
    <w:rsid w:val="00586BCB"/>
    <w:rsid w:val="005901D3"/>
    <w:rsid w:val="005904EB"/>
    <w:rsid w:val="0059068B"/>
    <w:rsid w:val="00592642"/>
    <w:rsid w:val="005927C9"/>
    <w:rsid w:val="005933CF"/>
    <w:rsid w:val="005936E2"/>
    <w:rsid w:val="005941E3"/>
    <w:rsid w:val="0059475C"/>
    <w:rsid w:val="00594A97"/>
    <w:rsid w:val="00596846"/>
    <w:rsid w:val="00596CF6"/>
    <w:rsid w:val="00596F66"/>
    <w:rsid w:val="00596F9D"/>
    <w:rsid w:val="00596FF2"/>
    <w:rsid w:val="00597FC9"/>
    <w:rsid w:val="005A10BF"/>
    <w:rsid w:val="005A1B22"/>
    <w:rsid w:val="005A2F0E"/>
    <w:rsid w:val="005A347D"/>
    <w:rsid w:val="005A4130"/>
    <w:rsid w:val="005A414B"/>
    <w:rsid w:val="005A4975"/>
    <w:rsid w:val="005A5BAD"/>
    <w:rsid w:val="005A7ACC"/>
    <w:rsid w:val="005B01A6"/>
    <w:rsid w:val="005B19A8"/>
    <w:rsid w:val="005B1CE5"/>
    <w:rsid w:val="005B228D"/>
    <w:rsid w:val="005B3D6C"/>
    <w:rsid w:val="005B3E33"/>
    <w:rsid w:val="005B4041"/>
    <w:rsid w:val="005B49A4"/>
    <w:rsid w:val="005B4CD4"/>
    <w:rsid w:val="005B5041"/>
    <w:rsid w:val="005B57A3"/>
    <w:rsid w:val="005B6107"/>
    <w:rsid w:val="005B634D"/>
    <w:rsid w:val="005B651B"/>
    <w:rsid w:val="005C001C"/>
    <w:rsid w:val="005C0761"/>
    <w:rsid w:val="005C0901"/>
    <w:rsid w:val="005C20F7"/>
    <w:rsid w:val="005C24BC"/>
    <w:rsid w:val="005C2BE0"/>
    <w:rsid w:val="005C2EC1"/>
    <w:rsid w:val="005C4698"/>
    <w:rsid w:val="005C4AD0"/>
    <w:rsid w:val="005C4CAF"/>
    <w:rsid w:val="005C577C"/>
    <w:rsid w:val="005C59F0"/>
    <w:rsid w:val="005C624A"/>
    <w:rsid w:val="005C63B4"/>
    <w:rsid w:val="005C6865"/>
    <w:rsid w:val="005C687B"/>
    <w:rsid w:val="005C69CC"/>
    <w:rsid w:val="005C72C8"/>
    <w:rsid w:val="005C73D2"/>
    <w:rsid w:val="005D2424"/>
    <w:rsid w:val="005D283B"/>
    <w:rsid w:val="005D2A17"/>
    <w:rsid w:val="005D305A"/>
    <w:rsid w:val="005D357A"/>
    <w:rsid w:val="005D35E7"/>
    <w:rsid w:val="005D36E1"/>
    <w:rsid w:val="005D3F56"/>
    <w:rsid w:val="005D3FAE"/>
    <w:rsid w:val="005D442C"/>
    <w:rsid w:val="005D4927"/>
    <w:rsid w:val="005D4C2F"/>
    <w:rsid w:val="005D555F"/>
    <w:rsid w:val="005D5A08"/>
    <w:rsid w:val="005D5B2E"/>
    <w:rsid w:val="005D5B3E"/>
    <w:rsid w:val="005D5CE7"/>
    <w:rsid w:val="005D62AF"/>
    <w:rsid w:val="005D6ACC"/>
    <w:rsid w:val="005D743D"/>
    <w:rsid w:val="005D797B"/>
    <w:rsid w:val="005E064D"/>
    <w:rsid w:val="005E09EE"/>
    <w:rsid w:val="005E1DDE"/>
    <w:rsid w:val="005E295C"/>
    <w:rsid w:val="005E3CAF"/>
    <w:rsid w:val="005E52BE"/>
    <w:rsid w:val="005E54F1"/>
    <w:rsid w:val="005E6466"/>
    <w:rsid w:val="005E669B"/>
    <w:rsid w:val="005E6D8A"/>
    <w:rsid w:val="005E6F79"/>
    <w:rsid w:val="005E734C"/>
    <w:rsid w:val="005F2D68"/>
    <w:rsid w:val="005F3881"/>
    <w:rsid w:val="005F4159"/>
    <w:rsid w:val="005F4957"/>
    <w:rsid w:val="005F534D"/>
    <w:rsid w:val="005F5718"/>
    <w:rsid w:val="005F5764"/>
    <w:rsid w:val="005F5E44"/>
    <w:rsid w:val="005F6E3A"/>
    <w:rsid w:val="0060149D"/>
    <w:rsid w:val="00601C52"/>
    <w:rsid w:val="00601F1B"/>
    <w:rsid w:val="0060345A"/>
    <w:rsid w:val="00603A2A"/>
    <w:rsid w:val="00604047"/>
    <w:rsid w:val="00604EB6"/>
    <w:rsid w:val="006050F1"/>
    <w:rsid w:val="00605E27"/>
    <w:rsid w:val="006060FC"/>
    <w:rsid w:val="00606314"/>
    <w:rsid w:val="006104AC"/>
    <w:rsid w:val="00610EAD"/>
    <w:rsid w:val="00611487"/>
    <w:rsid w:val="00611592"/>
    <w:rsid w:val="00611A01"/>
    <w:rsid w:val="0061207C"/>
    <w:rsid w:val="006123BF"/>
    <w:rsid w:val="0061304D"/>
    <w:rsid w:val="0061323A"/>
    <w:rsid w:val="00613FC5"/>
    <w:rsid w:val="00614FB1"/>
    <w:rsid w:val="0061542C"/>
    <w:rsid w:val="00616982"/>
    <w:rsid w:val="00621CF4"/>
    <w:rsid w:val="00621EBB"/>
    <w:rsid w:val="00622626"/>
    <w:rsid w:val="00623745"/>
    <w:rsid w:val="00624863"/>
    <w:rsid w:val="00624E76"/>
    <w:rsid w:val="0062586F"/>
    <w:rsid w:val="00625C7B"/>
    <w:rsid w:val="00626431"/>
    <w:rsid w:val="0062653D"/>
    <w:rsid w:val="00626891"/>
    <w:rsid w:val="00627395"/>
    <w:rsid w:val="00627FF7"/>
    <w:rsid w:val="00630230"/>
    <w:rsid w:val="00630A24"/>
    <w:rsid w:val="00630FBD"/>
    <w:rsid w:val="00631691"/>
    <w:rsid w:val="00631F28"/>
    <w:rsid w:val="00632815"/>
    <w:rsid w:val="00634910"/>
    <w:rsid w:val="006352E6"/>
    <w:rsid w:val="00635EFB"/>
    <w:rsid w:val="00637635"/>
    <w:rsid w:val="006407FF"/>
    <w:rsid w:val="0064149E"/>
    <w:rsid w:val="006420B1"/>
    <w:rsid w:val="006426C7"/>
    <w:rsid w:val="00642767"/>
    <w:rsid w:val="006434A8"/>
    <w:rsid w:val="00643787"/>
    <w:rsid w:val="00646FA0"/>
    <w:rsid w:val="00646FBB"/>
    <w:rsid w:val="00647D2C"/>
    <w:rsid w:val="00647DC1"/>
    <w:rsid w:val="0065000C"/>
    <w:rsid w:val="0065060F"/>
    <w:rsid w:val="006511CD"/>
    <w:rsid w:val="00651989"/>
    <w:rsid w:val="00651A04"/>
    <w:rsid w:val="006524CB"/>
    <w:rsid w:val="006526BD"/>
    <w:rsid w:val="0065299B"/>
    <w:rsid w:val="00652D3F"/>
    <w:rsid w:val="0065324A"/>
    <w:rsid w:val="0065390F"/>
    <w:rsid w:val="00654683"/>
    <w:rsid w:val="0065500C"/>
    <w:rsid w:val="00655A52"/>
    <w:rsid w:val="0065621E"/>
    <w:rsid w:val="00656A8F"/>
    <w:rsid w:val="00656C73"/>
    <w:rsid w:val="00656FB1"/>
    <w:rsid w:val="006579AC"/>
    <w:rsid w:val="00657C02"/>
    <w:rsid w:val="00660650"/>
    <w:rsid w:val="00660D11"/>
    <w:rsid w:val="00660D4D"/>
    <w:rsid w:val="00661FCC"/>
    <w:rsid w:val="006622FF"/>
    <w:rsid w:val="00662AFC"/>
    <w:rsid w:val="00662C79"/>
    <w:rsid w:val="0066370F"/>
    <w:rsid w:val="00663E18"/>
    <w:rsid w:val="006646C0"/>
    <w:rsid w:val="006650DE"/>
    <w:rsid w:val="006657CE"/>
    <w:rsid w:val="00665C73"/>
    <w:rsid w:val="00666057"/>
    <w:rsid w:val="006673D8"/>
    <w:rsid w:val="0066795E"/>
    <w:rsid w:val="006707B3"/>
    <w:rsid w:val="00670F92"/>
    <w:rsid w:val="006711B7"/>
    <w:rsid w:val="00671967"/>
    <w:rsid w:val="00673094"/>
    <w:rsid w:val="006732FB"/>
    <w:rsid w:val="00673779"/>
    <w:rsid w:val="0067438D"/>
    <w:rsid w:val="00674FA1"/>
    <w:rsid w:val="00675C20"/>
    <w:rsid w:val="00675FC8"/>
    <w:rsid w:val="00676316"/>
    <w:rsid w:val="0067708C"/>
    <w:rsid w:val="006774A3"/>
    <w:rsid w:val="00677852"/>
    <w:rsid w:val="00677CA0"/>
    <w:rsid w:val="00680DFA"/>
    <w:rsid w:val="0068133C"/>
    <w:rsid w:val="00681AF0"/>
    <w:rsid w:val="0068210C"/>
    <w:rsid w:val="00682F1F"/>
    <w:rsid w:val="0068332F"/>
    <w:rsid w:val="00684055"/>
    <w:rsid w:val="0068426B"/>
    <w:rsid w:val="00685D4E"/>
    <w:rsid w:val="0068686C"/>
    <w:rsid w:val="0068768D"/>
    <w:rsid w:val="00687D51"/>
    <w:rsid w:val="006900B9"/>
    <w:rsid w:val="006902DC"/>
    <w:rsid w:val="00691143"/>
    <w:rsid w:val="006914D1"/>
    <w:rsid w:val="006915BF"/>
    <w:rsid w:val="00691906"/>
    <w:rsid w:val="00692599"/>
    <w:rsid w:val="00692710"/>
    <w:rsid w:val="00692880"/>
    <w:rsid w:val="00692B9D"/>
    <w:rsid w:val="006937BA"/>
    <w:rsid w:val="00693BF9"/>
    <w:rsid w:val="00693CB7"/>
    <w:rsid w:val="00694549"/>
    <w:rsid w:val="006945D1"/>
    <w:rsid w:val="00695417"/>
    <w:rsid w:val="006969A0"/>
    <w:rsid w:val="006973E6"/>
    <w:rsid w:val="006978FA"/>
    <w:rsid w:val="00697B58"/>
    <w:rsid w:val="006A1321"/>
    <w:rsid w:val="006A1816"/>
    <w:rsid w:val="006A19B5"/>
    <w:rsid w:val="006A40A3"/>
    <w:rsid w:val="006A5B11"/>
    <w:rsid w:val="006A6BFF"/>
    <w:rsid w:val="006A6C99"/>
    <w:rsid w:val="006B0044"/>
    <w:rsid w:val="006B0197"/>
    <w:rsid w:val="006B04F3"/>
    <w:rsid w:val="006B0574"/>
    <w:rsid w:val="006B0751"/>
    <w:rsid w:val="006B1C01"/>
    <w:rsid w:val="006B20FE"/>
    <w:rsid w:val="006B2618"/>
    <w:rsid w:val="006B275A"/>
    <w:rsid w:val="006B2DC3"/>
    <w:rsid w:val="006B35F3"/>
    <w:rsid w:val="006B542C"/>
    <w:rsid w:val="006B542E"/>
    <w:rsid w:val="006B64A9"/>
    <w:rsid w:val="006B6961"/>
    <w:rsid w:val="006B7841"/>
    <w:rsid w:val="006C01D8"/>
    <w:rsid w:val="006C0303"/>
    <w:rsid w:val="006C0DFC"/>
    <w:rsid w:val="006C2CDC"/>
    <w:rsid w:val="006C32EE"/>
    <w:rsid w:val="006C4241"/>
    <w:rsid w:val="006C4796"/>
    <w:rsid w:val="006C5C04"/>
    <w:rsid w:val="006C72E0"/>
    <w:rsid w:val="006D041F"/>
    <w:rsid w:val="006D1740"/>
    <w:rsid w:val="006D183C"/>
    <w:rsid w:val="006D2667"/>
    <w:rsid w:val="006D278E"/>
    <w:rsid w:val="006D4BB9"/>
    <w:rsid w:val="006D4DB0"/>
    <w:rsid w:val="006D4E3F"/>
    <w:rsid w:val="006D56B9"/>
    <w:rsid w:val="006D5CE8"/>
    <w:rsid w:val="006D6323"/>
    <w:rsid w:val="006D6547"/>
    <w:rsid w:val="006D6E28"/>
    <w:rsid w:val="006D7508"/>
    <w:rsid w:val="006D76D2"/>
    <w:rsid w:val="006E0043"/>
    <w:rsid w:val="006E065A"/>
    <w:rsid w:val="006E2BA7"/>
    <w:rsid w:val="006E3B89"/>
    <w:rsid w:val="006E5818"/>
    <w:rsid w:val="006E6A46"/>
    <w:rsid w:val="006E71C8"/>
    <w:rsid w:val="006E7ACA"/>
    <w:rsid w:val="006F13E3"/>
    <w:rsid w:val="006F1518"/>
    <w:rsid w:val="006F1B62"/>
    <w:rsid w:val="006F1F52"/>
    <w:rsid w:val="006F26A3"/>
    <w:rsid w:val="006F3489"/>
    <w:rsid w:val="006F39C1"/>
    <w:rsid w:val="006F40AD"/>
    <w:rsid w:val="006F43B8"/>
    <w:rsid w:val="006F4BE9"/>
    <w:rsid w:val="006F5519"/>
    <w:rsid w:val="006F5979"/>
    <w:rsid w:val="006F59A5"/>
    <w:rsid w:val="006F6830"/>
    <w:rsid w:val="006F6AD2"/>
    <w:rsid w:val="006F6C55"/>
    <w:rsid w:val="00700ABA"/>
    <w:rsid w:val="007018FA"/>
    <w:rsid w:val="00701B58"/>
    <w:rsid w:val="0070367B"/>
    <w:rsid w:val="007040A0"/>
    <w:rsid w:val="007040B6"/>
    <w:rsid w:val="00704220"/>
    <w:rsid w:val="00704592"/>
    <w:rsid w:val="00706B41"/>
    <w:rsid w:val="00706BC1"/>
    <w:rsid w:val="0070748C"/>
    <w:rsid w:val="0071056F"/>
    <w:rsid w:val="00710D38"/>
    <w:rsid w:val="00712DD9"/>
    <w:rsid w:val="00712FCC"/>
    <w:rsid w:val="007154C7"/>
    <w:rsid w:val="00715929"/>
    <w:rsid w:val="00717110"/>
    <w:rsid w:val="0071727B"/>
    <w:rsid w:val="0071788D"/>
    <w:rsid w:val="007207F8"/>
    <w:rsid w:val="00721D04"/>
    <w:rsid w:val="00722907"/>
    <w:rsid w:val="00722A3F"/>
    <w:rsid w:val="00723890"/>
    <w:rsid w:val="0072630C"/>
    <w:rsid w:val="0072658B"/>
    <w:rsid w:val="00726704"/>
    <w:rsid w:val="00727300"/>
    <w:rsid w:val="007305CC"/>
    <w:rsid w:val="00731131"/>
    <w:rsid w:val="0073159B"/>
    <w:rsid w:val="00731C49"/>
    <w:rsid w:val="00733507"/>
    <w:rsid w:val="00734DF3"/>
    <w:rsid w:val="00736A21"/>
    <w:rsid w:val="007378B9"/>
    <w:rsid w:val="00737E78"/>
    <w:rsid w:val="007400BF"/>
    <w:rsid w:val="0074271B"/>
    <w:rsid w:val="00742983"/>
    <w:rsid w:val="007436B5"/>
    <w:rsid w:val="00744199"/>
    <w:rsid w:val="0074529B"/>
    <w:rsid w:val="00746104"/>
    <w:rsid w:val="00746577"/>
    <w:rsid w:val="00746B53"/>
    <w:rsid w:val="007472B8"/>
    <w:rsid w:val="0075003D"/>
    <w:rsid w:val="007501BF"/>
    <w:rsid w:val="00750964"/>
    <w:rsid w:val="007509DE"/>
    <w:rsid w:val="007515D8"/>
    <w:rsid w:val="00751FCC"/>
    <w:rsid w:val="00752187"/>
    <w:rsid w:val="00752973"/>
    <w:rsid w:val="00752C4D"/>
    <w:rsid w:val="00752D67"/>
    <w:rsid w:val="00753C4F"/>
    <w:rsid w:val="00755A22"/>
    <w:rsid w:val="007563C1"/>
    <w:rsid w:val="007566DF"/>
    <w:rsid w:val="00756DF1"/>
    <w:rsid w:val="00761003"/>
    <w:rsid w:val="0076413E"/>
    <w:rsid w:val="00765497"/>
    <w:rsid w:val="0076597D"/>
    <w:rsid w:val="00765CC8"/>
    <w:rsid w:val="00766BA0"/>
    <w:rsid w:val="00766F12"/>
    <w:rsid w:val="00767312"/>
    <w:rsid w:val="00767609"/>
    <w:rsid w:val="00767B86"/>
    <w:rsid w:val="00767DB0"/>
    <w:rsid w:val="0077034D"/>
    <w:rsid w:val="0077172E"/>
    <w:rsid w:val="00771824"/>
    <w:rsid w:val="007734BC"/>
    <w:rsid w:val="0077374E"/>
    <w:rsid w:val="0077450F"/>
    <w:rsid w:val="00774986"/>
    <w:rsid w:val="00775092"/>
    <w:rsid w:val="007754B6"/>
    <w:rsid w:val="00776281"/>
    <w:rsid w:val="00777640"/>
    <w:rsid w:val="00780A25"/>
    <w:rsid w:val="00781107"/>
    <w:rsid w:val="0078194A"/>
    <w:rsid w:val="00781C14"/>
    <w:rsid w:val="0078439F"/>
    <w:rsid w:val="00785AAC"/>
    <w:rsid w:val="007861C8"/>
    <w:rsid w:val="007863EE"/>
    <w:rsid w:val="0078645E"/>
    <w:rsid w:val="00786948"/>
    <w:rsid w:val="00786CFB"/>
    <w:rsid w:val="00790344"/>
    <w:rsid w:val="00791817"/>
    <w:rsid w:val="00791CC4"/>
    <w:rsid w:val="0079223E"/>
    <w:rsid w:val="007948E8"/>
    <w:rsid w:val="00794BBD"/>
    <w:rsid w:val="00795713"/>
    <w:rsid w:val="00796587"/>
    <w:rsid w:val="007970EE"/>
    <w:rsid w:val="007A012F"/>
    <w:rsid w:val="007A2525"/>
    <w:rsid w:val="007A2A39"/>
    <w:rsid w:val="007A2C82"/>
    <w:rsid w:val="007A3562"/>
    <w:rsid w:val="007A394F"/>
    <w:rsid w:val="007A3EBD"/>
    <w:rsid w:val="007A4234"/>
    <w:rsid w:val="007A4D18"/>
    <w:rsid w:val="007A5815"/>
    <w:rsid w:val="007A583B"/>
    <w:rsid w:val="007A5891"/>
    <w:rsid w:val="007A5A16"/>
    <w:rsid w:val="007A610A"/>
    <w:rsid w:val="007A622E"/>
    <w:rsid w:val="007A6612"/>
    <w:rsid w:val="007A6DAF"/>
    <w:rsid w:val="007A770A"/>
    <w:rsid w:val="007A7F15"/>
    <w:rsid w:val="007B01B9"/>
    <w:rsid w:val="007B0672"/>
    <w:rsid w:val="007B16AE"/>
    <w:rsid w:val="007B1820"/>
    <w:rsid w:val="007B1CCB"/>
    <w:rsid w:val="007B2082"/>
    <w:rsid w:val="007B2103"/>
    <w:rsid w:val="007B2333"/>
    <w:rsid w:val="007B3412"/>
    <w:rsid w:val="007B36C7"/>
    <w:rsid w:val="007B3A2F"/>
    <w:rsid w:val="007B4328"/>
    <w:rsid w:val="007B4EAA"/>
    <w:rsid w:val="007B5E8D"/>
    <w:rsid w:val="007B66D1"/>
    <w:rsid w:val="007B6BF1"/>
    <w:rsid w:val="007B73C2"/>
    <w:rsid w:val="007B7487"/>
    <w:rsid w:val="007C193F"/>
    <w:rsid w:val="007C231C"/>
    <w:rsid w:val="007C4414"/>
    <w:rsid w:val="007C44F7"/>
    <w:rsid w:val="007C49AB"/>
    <w:rsid w:val="007C4CBB"/>
    <w:rsid w:val="007C59E0"/>
    <w:rsid w:val="007C69C2"/>
    <w:rsid w:val="007C7D6B"/>
    <w:rsid w:val="007D0A57"/>
    <w:rsid w:val="007D0FBE"/>
    <w:rsid w:val="007D11FF"/>
    <w:rsid w:val="007D12BC"/>
    <w:rsid w:val="007D13A8"/>
    <w:rsid w:val="007D2071"/>
    <w:rsid w:val="007D2193"/>
    <w:rsid w:val="007D3E7E"/>
    <w:rsid w:val="007D400E"/>
    <w:rsid w:val="007D5827"/>
    <w:rsid w:val="007D592A"/>
    <w:rsid w:val="007D6BF9"/>
    <w:rsid w:val="007D711F"/>
    <w:rsid w:val="007D7F29"/>
    <w:rsid w:val="007E00A2"/>
    <w:rsid w:val="007E05B1"/>
    <w:rsid w:val="007E0602"/>
    <w:rsid w:val="007E108E"/>
    <w:rsid w:val="007E18E6"/>
    <w:rsid w:val="007E1A6D"/>
    <w:rsid w:val="007E2365"/>
    <w:rsid w:val="007E3489"/>
    <w:rsid w:val="007E4141"/>
    <w:rsid w:val="007E4B37"/>
    <w:rsid w:val="007E4C42"/>
    <w:rsid w:val="007E54C6"/>
    <w:rsid w:val="007E5C77"/>
    <w:rsid w:val="007F2080"/>
    <w:rsid w:val="007F2BDC"/>
    <w:rsid w:val="007F30E2"/>
    <w:rsid w:val="007F3283"/>
    <w:rsid w:val="007F35A3"/>
    <w:rsid w:val="007F48C3"/>
    <w:rsid w:val="007F48DE"/>
    <w:rsid w:val="007F69C7"/>
    <w:rsid w:val="007F760D"/>
    <w:rsid w:val="00801557"/>
    <w:rsid w:val="00801563"/>
    <w:rsid w:val="00801647"/>
    <w:rsid w:val="00802AC1"/>
    <w:rsid w:val="00803C77"/>
    <w:rsid w:val="0080575D"/>
    <w:rsid w:val="0080602F"/>
    <w:rsid w:val="008071C7"/>
    <w:rsid w:val="00811229"/>
    <w:rsid w:val="008120EC"/>
    <w:rsid w:val="008122C9"/>
    <w:rsid w:val="00812685"/>
    <w:rsid w:val="008138A7"/>
    <w:rsid w:val="0081437A"/>
    <w:rsid w:val="00815BA1"/>
    <w:rsid w:val="0081719B"/>
    <w:rsid w:val="008178FF"/>
    <w:rsid w:val="00817A99"/>
    <w:rsid w:val="00820347"/>
    <w:rsid w:val="00821333"/>
    <w:rsid w:val="00821621"/>
    <w:rsid w:val="0082290E"/>
    <w:rsid w:val="00822A20"/>
    <w:rsid w:val="00823FAD"/>
    <w:rsid w:val="00823FD8"/>
    <w:rsid w:val="00824716"/>
    <w:rsid w:val="00825002"/>
    <w:rsid w:val="00825E63"/>
    <w:rsid w:val="00826979"/>
    <w:rsid w:val="00827045"/>
    <w:rsid w:val="00827C05"/>
    <w:rsid w:val="00827E03"/>
    <w:rsid w:val="008309AA"/>
    <w:rsid w:val="008316F1"/>
    <w:rsid w:val="00831C7A"/>
    <w:rsid w:val="00832AB0"/>
    <w:rsid w:val="008333BE"/>
    <w:rsid w:val="00833BCE"/>
    <w:rsid w:val="008361AF"/>
    <w:rsid w:val="008379A2"/>
    <w:rsid w:val="008379F2"/>
    <w:rsid w:val="00837AE2"/>
    <w:rsid w:val="00840AF4"/>
    <w:rsid w:val="00840E7F"/>
    <w:rsid w:val="00841FCB"/>
    <w:rsid w:val="00842C61"/>
    <w:rsid w:val="00842EC5"/>
    <w:rsid w:val="00843F98"/>
    <w:rsid w:val="00845900"/>
    <w:rsid w:val="008460A7"/>
    <w:rsid w:val="008461E5"/>
    <w:rsid w:val="00846309"/>
    <w:rsid w:val="008464E5"/>
    <w:rsid w:val="00846DDD"/>
    <w:rsid w:val="00847685"/>
    <w:rsid w:val="008505CD"/>
    <w:rsid w:val="008514F1"/>
    <w:rsid w:val="008515A9"/>
    <w:rsid w:val="00852784"/>
    <w:rsid w:val="00852BC0"/>
    <w:rsid w:val="0085305E"/>
    <w:rsid w:val="0085391C"/>
    <w:rsid w:val="008549C5"/>
    <w:rsid w:val="00855426"/>
    <w:rsid w:val="00856840"/>
    <w:rsid w:val="0085689D"/>
    <w:rsid w:val="008568B7"/>
    <w:rsid w:val="008573FD"/>
    <w:rsid w:val="00860C47"/>
    <w:rsid w:val="00860DE7"/>
    <w:rsid w:val="00861A99"/>
    <w:rsid w:val="00862FDF"/>
    <w:rsid w:val="008631CC"/>
    <w:rsid w:val="008648EB"/>
    <w:rsid w:val="00864A31"/>
    <w:rsid w:val="00864DB2"/>
    <w:rsid w:val="008655F5"/>
    <w:rsid w:val="008659EB"/>
    <w:rsid w:val="00865A9A"/>
    <w:rsid w:val="00866D46"/>
    <w:rsid w:val="00871107"/>
    <w:rsid w:val="00871ADE"/>
    <w:rsid w:val="00871F32"/>
    <w:rsid w:val="00873264"/>
    <w:rsid w:val="0087355D"/>
    <w:rsid w:val="0087397C"/>
    <w:rsid w:val="00873A04"/>
    <w:rsid w:val="00874CA8"/>
    <w:rsid w:val="00874ED7"/>
    <w:rsid w:val="00875FB9"/>
    <w:rsid w:val="00876083"/>
    <w:rsid w:val="00876105"/>
    <w:rsid w:val="00877D40"/>
    <w:rsid w:val="00880669"/>
    <w:rsid w:val="00880FE6"/>
    <w:rsid w:val="0088108E"/>
    <w:rsid w:val="00881562"/>
    <w:rsid w:val="008815D1"/>
    <w:rsid w:val="008819A9"/>
    <w:rsid w:val="008819C7"/>
    <w:rsid w:val="008819F5"/>
    <w:rsid w:val="0088209D"/>
    <w:rsid w:val="008822AE"/>
    <w:rsid w:val="0088288B"/>
    <w:rsid w:val="008828F0"/>
    <w:rsid w:val="00882AD9"/>
    <w:rsid w:val="00882E5E"/>
    <w:rsid w:val="00883262"/>
    <w:rsid w:val="00883462"/>
    <w:rsid w:val="0088365E"/>
    <w:rsid w:val="00883A50"/>
    <w:rsid w:val="00884D5C"/>
    <w:rsid w:val="00884F42"/>
    <w:rsid w:val="00886411"/>
    <w:rsid w:val="008870C8"/>
    <w:rsid w:val="008873EB"/>
    <w:rsid w:val="008875B9"/>
    <w:rsid w:val="0089097C"/>
    <w:rsid w:val="008910EA"/>
    <w:rsid w:val="008911A7"/>
    <w:rsid w:val="00892F20"/>
    <w:rsid w:val="00893251"/>
    <w:rsid w:val="00893F19"/>
    <w:rsid w:val="00893F4E"/>
    <w:rsid w:val="00894102"/>
    <w:rsid w:val="00896647"/>
    <w:rsid w:val="008A0004"/>
    <w:rsid w:val="008A09B6"/>
    <w:rsid w:val="008A0A86"/>
    <w:rsid w:val="008A1795"/>
    <w:rsid w:val="008A2A43"/>
    <w:rsid w:val="008A2CE0"/>
    <w:rsid w:val="008A339E"/>
    <w:rsid w:val="008A612D"/>
    <w:rsid w:val="008A642E"/>
    <w:rsid w:val="008A642F"/>
    <w:rsid w:val="008A6B21"/>
    <w:rsid w:val="008B037B"/>
    <w:rsid w:val="008B095A"/>
    <w:rsid w:val="008B0B52"/>
    <w:rsid w:val="008B10AE"/>
    <w:rsid w:val="008B15CE"/>
    <w:rsid w:val="008B19E1"/>
    <w:rsid w:val="008B1BDC"/>
    <w:rsid w:val="008B250E"/>
    <w:rsid w:val="008B3229"/>
    <w:rsid w:val="008B426B"/>
    <w:rsid w:val="008B4698"/>
    <w:rsid w:val="008B4ED1"/>
    <w:rsid w:val="008B57E4"/>
    <w:rsid w:val="008B5D3D"/>
    <w:rsid w:val="008B71A5"/>
    <w:rsid w:val="008B71B5"/>
    <w:rsid w:val="008B7E58"/>
    <w:rsid w:val="008C2A0E"/>
    <w:rsid w:val="008C38D8"/>
    <w:rsid w:val="008C396C"/>
    <w:rsid w:val="008C4997"/>
    <w:rsid w:val="008D001F"/>
    <w:rsid w:val="008D13D3"/>
    <w:rsid w:val="008D1DF8"/>
    <w:rsid w:val="008D32EB"/>
    <w:rsid w:val="008D35F0"/>
    <w:rsid w:val="008D3A2B"/>
    <w:rsid w:val="008D3BE0"/>
    <w:rsid w:val="008D3C04"/>
    <w:rsid w:val="008D4898"/>
    <w:rsid w:val="008D4C67"/>
    <w:rsid w:val="008D6D36"/>
    <w:rsid w:val="008D7AAD"/>
    <w:rsid w:val="008D7B3A"/>
    <w:rsid w:val="008E1646"/>
    <w:rsid w:val="008E2819"/>
    <w:rsid w:val="008E2E7F"/>
    <w:rsid w:val="008E316B"/>
    <w:rsid w:val="008E3BF9"/>
    <w:rsid w:val="008E48E6"/>
    <w:rsid w:val="008E58AE"/>
    <w:rsid w:val="008E67F5"/>
    <w:rsid w:val="008E6CFD"/>
    <w:rsid w:val="008E75A2"/>
    <w:rsid w:val="008E7947"/>
    <w:rsid w:val="008E7D59"/>
    <w:rsid w:val="008F0799"/>
    <w:rsid w:val="008F0CA8"/>
    <w:rsid w:val="008F1B96"/>
    <w:rsid w:val="008F2BA2"/>
    <w:rsid w:val="008F3CB2"/>
    <w:rsid w:val="008F424F"/>
    <w:rsid w:val="008F444E"/>
    <w:rsid w:val="008F4BA5"/>
    <w:rsid w:val="008F4C5B"/>
    <w:rsid w:val="008F4F6A"/>
    <w:rsid w:val="008F6A96"/>
    <w:rsid w:val="0090079E"/>
    <w:rsid w:val="0090087F"/>
    <w:rsid w:val="00900E9B"/>
    <w:rsid w:val="0090103D"/>
    <w:rsid w:val="009025BB"/>
    <w:rsid w:val="00904068"/>
    <w:rsid w:val="009041BE"/>
    <w:rsid w:val="0090437E"/>
    <w:rsid w:val="009050A2"/>
    <w:rsid w:val="00907845"/>
    <w:rsid w:val="00907BF0"/>
    <w:rsid w:val="00910050"/>
    <w:rsid w:val="00910113"/>
    <w:rsid w:val="00910C74"/>
    <w:rsid w:val="009119B8"/>
    <w:rsid w:val="009134CC"/>
    <w:rsid w:val="0091382A"/>
    <w:rsid w:val="00913DF3"/>
    <w:rsid w:val="00913E5E"/>
    <w:rsid w:val="00913F34"/>
    <w:rsid w:val="009142B9"/>
    <w:rsid w:val="0091504D"/>
    <w:rsid w:val="00915E62"/>
    <w:rsid w:val="009160B2"/>
    <w:rsid w:val="0091652C"/>
    <w:rsid w:val="00916E10"/>
    <w:rsid w:val="009171AD"/>
    <w:rsid w:val="00920969"/>
    <w:rsid w:val="00920CBF"/>
    <w:rsid w:val="0092161D"/>
    <w:rsid w:val="00921E91"/>
    <w:rsid w:val="00922578"/>
    <w:rsid w:val="0092274D"/>
    <w:rsid w:val="00923B3A"/>
    <w:rsid w:val="00923D6A"/>
    <w:rsid w:val="009245DB"/>
    <w:rsid w:val="0092492D"/>
    <w:rsid w:val="00924C41"/>
    <w:rsid w:val="00925122"/>
    <w:rsid w:val="00926ABF"/>
    <w:rsid w:val="0093100B"/>
    <w:rsid w:val="00933397"/>
    <w:rsid w:val="009346A0"/>
    <w:rsid w:val="009346BF"/>
    <w:rsid w:val="00934894"/>
    <w:rsid w:val="00934B89"/>
    <w:rsid w:val="00935B11"/>
    <w:rsid w:val="009365B5"/>
    <w:rsid w:val="00937236"/>
    <w:rsid w:val="0093770A"/>
    <w:rsid w:val="00941523"/>
    <w:rsid w:val="00941CBE"/>
    <w:rsid w:val="00941CF5"/>
    <w:rsid w:val="00941D02"/>
    <w:rsid w:val="0094240F"/>
    <w:rsid w:val="00942762"/>
    <w:rsid w:val="00944186"/>
    <w:rsid w:val="0094447F"/>
    <w:rsid w:val="009448D7"/>
    <w:rsid w:val="00945062"/>
    <w:rsid w:val="00945B83"/>
    <w:rsid w:val="009460FB"/>
    <w:rsid w:val="009468DC"/>
    <w:rsid w:val="00947E78"/>
    <w:rsid w:val="0095040F"/>
    <w:rsid w:val="00950BA8"/>
    <w:rsid w:val="00951A9E"/>
    <w:rsid w:val="00951CE7"/>
    <w:rsid w:val="0095219E"/>
    <w:rsid w:val="00952B14"/>
    <w:rsid w:val="009545BE"/>
    <w:rsid w:val="0095535E"/>
    <w:rsid w:val="009563C2"/>
    <w:rsid w:val="00956A2B"/>
    <w:rsid w:val="009570B4"/>
    <w:rsid w:val="00957B42"/>
    <w:rsid w:val="00957FC0"/>
    <w:rsid w:val="009618CB"/>
    <w:rsid w:val="009623C1"/>
    <w:rsid w:val="00962BA7"/>
    <w:rsid w:val="0096325F"/>
    <w:rsid w:val="00964124"/>
    <w:rsid w:val="00964C9F"/>
    <w:rsid w:val="0096791E"/>
    <w:rsid w:val="00970117"/>
    <w:rsid w:val="0097069F"/>
    <w:rsid w:val="00970F12"/>
    <w:rsid w:val="00971120"/>
    <w:rsid w:val="00972385"/>
    <w:rsid w:val="009725D4"/>
    <w:rsid w:val="009726E7"/>
    <w:rsid w:val="009728D6"/>
    <w:rsid w:val="00973F51"/>
    <w:rsid w:val="00974252"/>
    <w:rsid w:val="0097440C"/>
    <w:rsid w:val="00974653"/>
    <w:rsid w:val="009747BE"/>
    <w:rsid w:val="00975016"/>
    <w:rsid w:val="009753FC"/>
    <w:rsid w:val="00975596"/>
    <w:rsid w:val="00975B60"/>
    <w:rsid w:val="00976193"/>
    <w:rsid w:val="00976232"/>
    <w:rsid w:val="00976999"/>
    <w:rsid w:val="00977953"/>
    <w:rsid w:val="00980A6D"/>
    <w:rsid w:val="0098142E"/>
    <w:rsid w:val="0098157F"/>
    <w:rsid w:val="00981B41"/>
    <w:rsid w:val="009825C7"/>
    <w:rsid w:val="00982AAF"/>
    <w:rsid w:val="00982E2C"/>
    <w:rsid w:val="0098567C"/>
    <w:rsid w:val="0098570A"/>
    <w:rsid w:val="00985E26"/>
    <w:rsid w:val="00986DDD"/>
    <w:rsid w:val="00987463"/>
    <w:rsid w:val="00990181"/>
    <w:rsid w:val="009902E7"/>
    <w:rsid w:val="0099163F"/>
    <w:rsid w:val="00993641"/>
    <w:rsid w:val="00993669"/>
    <w:rsid w:val="00993ADC"/>
    <w:rsid w:val="009947B6"/>
    <w:rsid w:val="00995280"/>
    <w:rsid w:val="00995AA7"/>
    <w:rsid w:val="00995EE4"/>
    <w:rsid w:val="00995EF4"/>
    <w:rsid w:val="00997362"/>
    <w:rsid w:val="009975E1"/>
    <w:rsid w:val="009978AE"/>
    <w:rsid w:val="00997A82"/>
    <w:rsid w:val="00997F57"/>
    <w:rsid w:val="009A0D83"/>
    <w:rsid w:val="009A11A0"/>
    <w:rsid w:val="009A2327"/>
    <w:rsid w:val="009A2407"/>
    <w:rsid w:val="009A2A70"/>
    <w:rsid w:val="009A31BE"/>
    <w:rsid w:val="009A3B0A"/>
    <w:rsid w:val="009A451B"/>
    <w:rsid w:val="009A4A13"/>
    <w:rsid w:val="009A4BD9"/>
    <w:rsid w:val="009A4D7E"/>
    <w:rsid w:val="009A4F85"/>
    <w:rsid w:val="009A5FE5"/>
    <w:rsid w:val="009A614A"/>
    <w:rsid w:val="009A6511"/>
    <w:rsid w:val="009A701B"/>
    <w:rsid w:val="009B0474"/>
    <w:rsid w:val="009B0F5B"/>
    <w:rsid w:val="009B170C"/>
    <w:rsid w:val="009B1881"/>
    <w:rsid w:val="009B28E1"/>
    <w:rsid w:val="009B2A01"/>
    <w:rsid w:val="009B2EC4"/>
    <w:rsid w:val="009B48AC"/>
    <w:rsid w:val="009B4998"/>
    <w:rsid w:val="009B4F2D"/>
    <w:rsid w:val="009B4F8D"/>
    <w:rsid w:val="009B6236"/>
    <w:rsid w:val="009B724C"/>
    <w:rsid w:val="009B7CB9"/>
    <w:rsid w:val="009C0382"/>
    <w:rsid w:val="009C0434"/>
    <w:rsid w:val="009C075C"/>
    <w:rsid w:val="009C1303"/>
    <w:rsid w:val="009C1A21"/>
    <w:rsid w:val="009C1B64"/>
    <w:rsid w:val="009C22B2"/>
    <w:rsid w:val="009C3255"/>
    <w:rsid w:val="009C384A"/>
    <w:rsid w:val="009C3967"/>
    <w:rsid w:val="009C4356"/>
    <w:rsid w:val="009C480C"/>
    <w:rsid w:val="009C5210"/>
    <w:rsid w:val="009C6794"/>
    <w:rsid w:val="009C6814"/>
    <w:rsid w:val="009C6EF4"/>
    <w:rsid w:val="009C71CB"/>
    <w:rsid w:val="009C7AC9"/>
    <w:rsid w:val="009D00E2"/>
    <w:rsid w:val="009D0D7E"/>
    <w:rsid w:val="009D32F1"/>
    <w:rsid w:val="009D41B5"/>
    <w:rsid w:val="009D4EAA"/>
    <w:rsid w:val="009D5465"/>
    <w:rsid w:val="009D5FF0"/>
    <w:rsid w:val="009D7586"/>
    <w:rsid w:val="009E0516"/>
    <w:rsid w:val="009E05A8"/>
    <w:rsid w:val="009E080C"/>
    <w:rsid w:val="009E13AF"/>
    <w:rsid w:val="009E1916"/>
    <w:rsid w:val="009E1E38"/>
    <w:rsid w:val="009E1E90"/>
    <w:rsid w:val="009E2254"/>
    <w:rsid w:val="009E26C4"/>
    <w:rsid w:val="009E29B5"/>
    <w:rsid w:val="009E36DF"/>
    <w:rsid w:val="009E4876"/>
    <w:rsid w:val="009E4E9C"/>
    <w:rsid w:val="009E56E9"/>
    <w:rsid w:val="009E5949"/>
    <w:rsid w:val="009E65B7"/>
    <w:rsid w:val="009E6691"/>
    <w:rsid w:val="009E6E4A"/>
    <w:rsid w:val="009E7D6E"/>
    <w:rsid w:val="009F0E10"/>
    <w:rsid w:val="009F1885"/>
    <w:rsid w:val="009F199D"/>
    <w:rsid w:val="009F3ADD"/>
    <w:rsid w:val="009F4B1A"/>
    <w:rsid w:val="009F6C44"/>
    <w:rsid w:val="009F71FF"/>
    <w:rsid w:val="009F77D0"/>
    <w:rsid w:val="00A001AE"/>
    <w:rsid w:val="00A008F9"/>
    <w:rsid w:val="00A00A70"/>
    <w:rsid w:val="00A01AAD"/>
    <w:rsid w:val="00A01F9C"/>
    <w:rsid w:val="00A020A6"/>
    <w:rsid w:val="00A03611"/>
    <w:rsid w:val="00A0371A"/>
    <w:rsid w:val="00A03CAB"/>
    <w:rsid w:val="00A04EFE"/>
    <w:rsid w:val="00A05777"/>
    <w:rsid w:val="00A06893"/>
    <w:rsid w:val="00A06D4A"/>
    <w:rsid w:val="00A07373"/>
    <w:rsid w:val="00A10F33"/>
    <w:rsid w:val="00A117F7"/>
    <w:rsid w:val="00A11C95"/>
    <w:rsid w:val="00A1295D"/>
    <w:rsid w:val="00A13BA7"/>
    <w:rsid w:val="00A14036"/>
    <w:rsid w:val="00A145CA"/>
    <w:rsid w:val="00A145E5"/>
    <w:rsid w:val="00A14915"/>
    <w:rsid w:val="00A14EFB"/>
    <w:rsid w:val="00A175CA"/>
    <w:rsid w:val="00A20139"/>
    <w:rsid w:val="00A21D54"/>
    <w:rsid w:val="00A21F00"/>
    <w:rsid w:val="00A22340"/>
    <w:rsid w:val="00A24C21"/>
    <w:rsid w:val="00A24ED7"/>
    <w:rsid w:val="00A250AF"/>
    <w:rsid w:val="00A2703E"/>
    <w:rsid w:val="00A27832"/>
    <w:rsid w:val="00A2795C"/>
    <w:rsid w:val="00A30142"/>
    <w:rsid w:val="00A305EB"/>
    <w:rsid w:val="00A307FB"/>
    <w:rsid w:val="00A311C3"/>
    <w:rsid w:val="00A31D31"/>
    <w:rsid w:val="00A33475"/>
    <w:rsid w:val="00A33886"/>
    <w:rsid w:val="00A339CC"/>
    <w:rsid w:val="00A343F5"/>
    <w:rsid w:val="00A345B9"/>
    <w:rsid w:val="00A3479D"/>
    <w:rsid w:val="00A3606C"/>
    <w:rsid w:val="00A36A86"/>
    <w:rsid w:val="00A37444"/>
    <w:rsid w:val="00A401BA"/>
    <w:rsid w:val="00A40876"/>
    <w:rsid w:val="00A41FE7"/>
    <w:rsid w:val="00A4308F"/>
    <w:rsid w:val="00A4419D"/>
    <w:rsid w:val="00A44458"/>
    <w:rsid w:val="00A449A0"/>
    <w:rsid w:val="00A45108"/>
    <w:rsid w:val="00A45CF0"/>
    <w:rsid w:val="00A45FF0"/>
    <w:rsid w:val="00A46704"/>
    <w:rsid w:val="00A4679D"/>
    <w:rsid w:val="00A46DB2"/>
    <w:rsid w:val="00A47679"/>
    <w:rsid w:val="00A47D3C"/>
    <w:rsid w:val="00A47EC5"/>
    <w:rsid w:val="00A504BE"/>
    <w:rsid w:val="00A50955"/>
    <w:rsid w:val="00A509D8"/>
    <w:rsid w:val="00A50AE0"/>
    <w:rsid w:val="00A51429"/>
    <w:rsid w:val="00A518EC"/>
    <w:rsid w:val="00A522BE"/>
    <w:rsid w:val="00A52C65"/>
    <w:rsid w:val="00A5364A"/>
    <w:rsid w:val="00A54323"/>
    <w:rsid w:val="00A5483B"/>
    <w:rsid w:val="00A549D5"/>
    <w:rsid w:val="00A54DA3"/>
    <w:rsid w:val="00A54E10"/>
    <w:rsid w:val="00A5540E"/>
    <w:rsid w:val="00A559E9"/>
    <w:rsid w:val="00A56ADA"/>
    <w:rsid w:val="00A56D61"/>
    <w:rsid w:val="00A5710F"/>
    <w:rsid w:val="00A57169"/>
    <w:rsid w:val="00A57812"/>
    <w:rsid w:val="00A57BF5"/>
    <w:rsid w:val="00A60334"/>
    <w:rsid w:val="00A60AE9"/>
    <w:rsid w:val="00A62CEE"/>
    <w:rsid w:val="00A64F4E"/>
    <w:rsid w:val="00A652A8"/>
    <w:rsid w:val="00A654B3"/>
    <w:rsid w:val="00A658D1"/>
    <w:rsid w:val="00A66672"/>
    <w:rsid w:val="00A66C9D"/>
    <w:rsid w:val="00A670D7"/>
    <w:rsid w:val="00A67649"/>
    <w:rsid w:val="00A67BC3"/>
    <w:rsid w:val="00A70DA7"/>
    <w:rsid w:val="00A716AE"/>
    <w:rsid w:val="00A718D0"/>
    <w:rsid w:val="00A71C4D"/>
    <w:rsid w:val="00A73017"/>
    <w:rsid w:val="00A7324A"/>
    <w:rsid w:val="00A74177"/>
    <w:rsid w:val="00A753A1"/>
    <w:rsid w:val="00A754CE"/>
    <w:rsid w:val="00A75E29"/>
    <w:rsid w:val="00A76068"/>
    <w:rsid w:val="00A7723E"/>
    <w:rsid w:val="00A776C0"/>
    <w:rsid w:val="00A802F5"/>
    <w:rsid w:val="00A81A33"/>
    <w:rsid w:val="00A82A31"/>
    <w:rsid w:val="00A833A3"/>
    <w:rsid w:val="00A8375E"/>
    <w:rsid w:val="00A84652"/>
    <w:rsid w:val="00A84899"/>
    <w:rsid w:val="00A84AEF"/>
    <w:rsid w:val="00A84BBC"/>
    <w:rsid w:val="00A8515F"/>
    <w:rsid w:val="00A87810"/>
    <w:rsid w:val="00A90BDB"/>
    <w:rsid w:val="00A91146"/>
    <w:rsid w:val="00A91604"/>
    <w:rsid w:val="00A92719"/>
    <w:rsid w:val="00A928C7"/>
    <w:rsid w:val="00A92F05"/>
    <w:rsid w:val="00A93125"/>
    <w:rsid w:val="00A94CE1"/>
    <w:rsid w:val="00A954A0"/>
    <w:rsid w:val="00A95AD7"/>
    <w:rsid w:val="00A96AAB"/>
    <w:rsid w:val="00A96D10"/>
    <w:rsid w:val="00A97EB2"/>
    <w:rsid w:val="00AA141B"/>
    <w:rsid w:val="00AA183C"/>
    <w:rsid w:val="00AA237D"/>
    <w:rsid w:val="00AA3045"/>
    <w:rsid w:val="00AA4421"/>
    <w:rsid w:val="00AA444B"/>
    <w:rsid w:val="00AA458D"/>
    <w:rsid w:val="00AA464D"/>
    <w:rsid w:val="00AA4B45"/>
    <w:rsid w:val="00AA598F"/>
    <w:rsid w:val="00AA63BD"/>
    <w:rsid w:val="00AA64C2"/>
    <w:rsid w:val="00AA6894"/>
    <w:rsid w:val="00AB07F8"/>
    <w:rsid w:val="00AB0988"/>
    <w:rsid w:val="00AB0F6F"/>
    <w:rsid w:val="00AB18EE"/>
    <w:rsid w:val="00AB1B00"/>
    <w:rsid w:val="00AB2592"/>
    <w:rsid w:val="00AB2BEF"/>
    <w:rsid w:val="00AB3276"/>
    <w:rsid w:val="00AB45B3"/>
    <w:rsid w:val="00AB4D19"/>
    <w:rsid w:val="00AB5538"/>
    <w:rsid w:val="00AB567B"/>
    <w:rsid w:val="00AB571B"/>
    <w:rsid w:val="00AB57E1"/>
    <w:rsid w:val="00AB5886"/>
    <w:rsid w:val="00AB5DCD"/>
    <w:rsid w:val="00AB60E3"/>
    <w:rsid w:val="00AB68E1"/>
    <w:rsid w:val="00AB6E54"/>
    <w:rsid w:val="00AB70F9"/>
    <w:rsid w:val="00AB7AAF"/>
    <w:rsid w:val="00AC0310"/>
    <w:rsid w:val="00AC1245"/>
    <w:rsid w:val="00AC3B56"/>
    <w:rsid w:val="00AC4BC9"/>
    <w:rsid w:val="00AC5373"/>
    <w:rsid w:val="00AC5572"/>
    <w:rsid w:val="00AC58BA"/>
    <w:rsid w:val="00AC5A54"/>
    <w:rsid w:val="00AC5F33"/>
    <w:rsid w:val="00AC611C"/>
    <w:rsid w:val="00AC6C93"/>
    <w:rsid w:val="00AC75B6"/>
    <w:rsid w:val="00AC782C"/>
    <w:rsid w:val="00AC7928"/>
    <w:rsid w:val="00AC7BAE"/>
    <w:rsid w:val="00AD18D2"/>
    <w:rsid w:val="00AD2CC3"/>
    <w:rsid w:val="00AD3D98"/>
    <w:rsid w:val="00AD3E7E"/>
    <w:rsid w:val="00AD4CCB"/>
    <w:rsid w:val="00AD5B6D"/>
    <w:rsid w:val="00AD5F8D"/>
    <w:rsid w:val="00AD719D"/>
    <w:rsid w:val="00AD73A6"/>
    <w:rsid w:val="00AD76FF"/>
    <w:rsid w:val="00AD7E5B"/>
    <w:rsid w:val="00AD7F76"/>
    <w:rsid w:val="00AE0DD5"/>
    <w:rsid w:val="00AE13F1"/>
    <w:rsid w:val="00AE3B07"/>
    <w:rsid w:val="00AE55B6"/>
    <w:rsid w:val="00AE5691"/>
    <w:rsid w:val="00AE58EE"/>
    <w:rsid w:val="00AE5CC9"/>
    <w:rsid w:val="00AE63F7"/>
    <w:rsid w:val="00AE6606"/>
    <w:rsid w:val="00AE728C"/>
    <w:rsid w:val="00AF0062"/>
    <w:rsid w:val="00AF0756"/>
    <w:rsid w:val="00AF2076"/>
    <w:rsid w:val="00AF20BE"/>
    <w:rsid w:val="00AF254E"/>
    <w:rsid w:val="00AF28B2"/>
    <w:rsid w:val="00AF2BFD"/>
    <w:rsid w:val="00AF2D32"/>
    <w:rsid w:val="00AF2FC3"/>
    <w:rsid w:val="00AF353D"/>
    <w:rsid w:val="00AF381F"/>
    <w:rsid w:val="00AF38C2"/>
    <w:rsid w:val="00AF4BD0"/>
    <w:rsid w:val="00AF4E89"/>
    <w:rsid w:val="00AF5C91"/>
    <w:rsid w:val="00AF736B"/>
    <w:rsid w:val="00AF7ECA"/>
    <w:rsid w:val="00B015FA"/>
    <w:rsid w:val="00B02B85"/>
    <w:rsid w:val="00B03078"/>
    <w:rsid w:val="00B032A7"/>
    <w:rsid w:val="00B05161"/>
    <w:rsid w:val="00B05730"/>
    <w:rsid w:val="00B05D9F"/>
    <w:rsid w:val="00B061A5"/>
    <w:rsid w:val="00B06ED0"/>
    <w:rsid w:val="00B07AF8"/>
    <w:rsid w:val="00B07BE0"/>
    <w:rsid w:val="00B10410"/>
    <w:rsid w:val="00B104F8"/>
    <w:rsid w:val="00B1065A"/>
    <w:rsid w:val="00B1071B"/>
    <w:rsid w:val="00B10E84"/>
    <w:rsid w:val="00B1120B"/>
    <w:rsid w:val="00B11547"/>
    <w:rsid w:val="00B119DE"/>
    <w:rsid w:val="00B12EE4"/>
    <w:rsid w:val="00B1348D"/>
    <w:rsid w:val="00B1384C"/>
    <w:rsid w:val="00B142B7"/>
    <w:rsid w:val="00B14BB2"/>
    <w:rsid w:val="00B15784"/>
    <w:rsid w:val="00B2002E"/>
    <w:rsid w:val="00B206A8"/>
    <w:rsid w:val="00B20B00"/>
    <w:rsid w:val="00B20B74"/>
    <w:rsid w:val="00B20F7B"/>
    <w:rsid w:val="00B21265"/>
    <w:rsid w:val="00B22395"/>
    <w:rsid w:val="00B22865"/>
    <w:rsid w:val="00B241C0"/>
    <w:rsid w:val="00B24648"/>
    <w:rsid w:val="00B2464E"/>
    <w:rsid w:val="00B249A4"/>
    <w:rsid w:val="00B24B1A"/>
    <w:rsid w:val="00B251AA"/>
    <w:rsid w:val="00B25284"/>
    <w:rsid w:val="00B258DC"/>
    <w:rsid w:val="00B262F2"/>
    <w:rsid w:val="00B27E32"/>
    <w:rsid w:val="00B3046E"/>
    <w:rsid w:val="00B314FC"/>
    <w:rsid w:val="00B317DC"/>
    <w:rsid w:val="00B33879"/>
    <w:rsid w:val="00B33904"/>
    <w:rsid w:val="00B33A28"/>
    <w:rsid w:val="00B33EA8"/>
    <w:rsid w:val="00B34078"/>
    <w:rsid w:val="00B34F51"/>
    <w:rsid w:val="00B36070"/>
    <w:rsid w:val="00B36B85"/>
    <w:rsid w:val="00B36D2A"/>
    <w:rsid w:val="00B37A5E"/>
    <w:rsid w:val="00B37CCB"/>
    <w:rsid w:val="00B4014E"/>
    <w:rsid w:val="00B40BB2"/>
    <w:rsid w:val="00B41AC3"/>
    <w:rsid w:val="00B41F87"/>
    <w:rsid w:val="00B421E8"/>
    <w:rsid w:val="00B42798"/>
    <w:rsid w:val="00B42D68"/>
    <w:rsid w:val="00B431B0"/>
    <w:rsid w:val="00B44ADD"/>
    <w:rsid w:val="00B44CD7"/>
    <w:rsid w:val="00B46378"/>
    <w:rsid w:val="00B46CDA"/>
    <w:rsid w:val="00B505F2"/>
    <w:rsid w:val="00B53554"/>
    <w:rsid w:val="00B53ACD"/>
    <w:rsid w:val="00B5451E"/>
    <w:rsid w:val="00B549BB"/>
    <w:rsid w:val="00B55DD9"/>
    <w:rsid w:val="00B56EEE"/>
    <w:rsid w:val="00B57072"/>
    <w:rsid w:val="00B57258"/>
    <w:rsid w:val="00B57A00"/>
    <w:rsid w:val="00B57F4B"/>
    <w:rsid w:val="00B6054B"/>
    <w:rsid w:val="00B60BDB"/>
    <w:rsid w:val="00B619E5"/>
    <w:rsid w:val="00B626E5"/>
    <w:rsid w:val="00B62B9B"/>
    <w:rsid w:val="00B62DDF"/>
    <w:rsid w:val="00B63A05"/>
    <w:rsid w:val="00B63A8F"/>
    <w:rsid w:val="00B64417"/>
    <w:rsid w:val="00B64CB3"/>
    <w:rsid w:val="00B654A6"/>
    <w:rsid w:val="00B65DA8"/>
    <w:rsid w:val="00B6640F"/>
    <w:rsid w:val="00B71989"/>
    <w:rsid w:val="00B71D12"/>
    <w:rsid w:val="00B72822"/>
    <w:rsid w:val="00B72B9E"/>
    <w:rsid w:val="00B73459"/>
    <w:rsid w:val="00B753A5"/>
    <w:rsid w:val="00B77072"/>
    <w:rsid w:val="00B77FD5"/>
    <w:rsid w:val="00B83D41"/>
    <w:rsid w:val="00B845A8"/>
    <w:rsid w:val="00B85241"/>
    <w:rsid w:val="00B85508"/>
    <w:rsid w:val="00B85929"/>
    <w:rsid w:val="00B85B67"/>
    <w:rsid w:val="00B85D9B"/>
    <w:rsid w:val="00B86C97"/>
    <w:rsid w:val="00B87031"/>
    <w:rsid w:val="00B90956"/>
    <w:rsid w:val="00B90ABC"/>
    <w:rsid w:val="00B90E98"/>
    <w:rsid w:val="00B92348"/>
    <w:rsid w:val="00B949D3"/>
    <w:rsid w:val="00B95649"/>
    <w:rsid w:val="00B96689"/>
    <w:rsid w:val="00B96BA5"/>
    <w:rsid w:val="00B96EFA"/>
    <w:rsid w:val="00B96F5F"/>
    <w:rsid w:val="00B97BF1"/>
    <w:rsid w:val="00BA0B59"/>
    <w:rsid w:val="00BA13E7"/>
    <w:rsid w:val="00BA25FA"/>
    <w:rsid w:val="00BA293C"/>
    <w:rsid w:val="00BA2F3F"/>
    <w:rsid w:val="00BA388D"/>
    <w:rsid w:val="00BA3A26"/>
    <w:rsid w:val="00BA438C"/>
    <w:rsid w:val="00BA552A"/>
    <w:rsid w:val="00BA576B"/>
    <w:rsid w:val="00BB0CEC"/>
    <w:rsid w:val="00BB0D17"/>
    <w:rsid w:val="00BB0F30"/>
    <w:rsid w:val="00BB1166"/>
    <w:rsid w:val="00BB1540"/>
    <w:rsid w:val="00BB1A46"/>
    <w:rsid w:val="00BB23BF"/>
    <w:rsid w:val="00BB405C"/>
    <w:rsid w:val="00BB43BB"/>
    <w:rsid w:val="00BB4A6F"/>
    <w:rsid w:val="00BB54DD"/>
    <w:rsid w:val="00BB6008"/>
    <w:rsid w:val="00BB65CB"/>
    <w:rsid w:val="00BB6CCA"/>
    <w:rsid w:val="00BB761C"/>
    <w:rsid w:val="00BC10F9"/>
    <w:rsid w:val="00BC1DC3"/>
    <w:rsid w:val="00BC1F67"/>
    <w:rsid w:val="00BC2850"/>
    <w:rsid w:val="00BC2E96"/>
    <w:rsid w:val="00BC36F4"/>
    <w:rsid w:val="00BC7B6C"/>
    <w:rsid w:val="00BC7E3A"/>
    <w:rsid w:val="00BD02F7"/>
    <w:rsid w:val="00BD0355"/>
    <w:rsid w:val="00BD08D3"/>
    <w:rsid w:val="00BD0C7E"/>
    <w:rsid w:val="00BD1916"/>
    <w:rsid w:val="00BD4453"/>
    <w:rsid w:val="00BD52DB"/>
    <w:rsid w:val="00BD57E3"/>
    <w:rsid w:val="00BD608C"/>
    <w:rsid w:val="00BD64A7"/>
    <w:rsid w:val="00BD64D6"/>
    <w:rsid w:val="00BD76B0"/>
    <w:rsid w:val="00BE017A"/>
    <w:rsid w:val="00BE1077"/>
    <w:rsid w:val="00BE1215"/>
    <w:rsid w:val="00BE1435"/>
    <w:rsid w:val="00BE1A4B"/>
    <w:rsid w:val="00BE1A68"/>
    <w:rsid w:val="00BE1D6D"/>
    <w:rsid w:val="00BE1FA3"/>
    <w:rsid w:val="00BE24E7"/>
    <w:rsid w:val="00BE326E"/>
    <w:rsid w:val="00BE3364"/>
    <w:rsid w:val="00BE3DC7"/>
    <w:rsid w:val="00BE42E2"/>
    <w:rsid w:val="00BE43A3"/>
    <w:rsid w:val="00BE4825"/>
    <w:rsid w:val="00BE6184"/>
    <w:rsid w:val="00BE6AC4"/>
    <w:rsid w:val="00BE718A"/>
    <w:rsid w:val="00BF1C3F"/>
    <w:rsid w:val="00BF1E4C"/>
    <w:rsid w:val="00BF2691"/>
    <w:rsid w:val="00BF2A24"/>
    <w:rsid w:val="00BF3865"/>
    <w:rsid w:val="00BF3EDE"/>
    <w:rsid w:val="00BF4B47"/>
    <w:rsid w:val="00BF4CC6"/>
    <w:rsid w:val="00BF570B"/>
    <w:rsid w:val="00BF57C9"/>
    <w:rsid w:val="00BF5977"/>
    <w:rsid w:val="00BF6663"/>
    <w:rsid w:val="00BF705B"/>
    <w:rsid w:val="00BF793C"/>
    <w:rsid w:val="00C01A03"/>
    <w:rsid w:val="00C036FB"/>
    <w:rsid w:val="00C03B78"/>
    <w:rsid w:val="00C040F2"/>
    <w:rsid w:val="00C04368"/>
    <w:rsid w:val="00C0669A"/>
    <w:rsid w:val="00C06984"/>
    <w:rsid w:val="00C06E58"/>
    <w:rsid w:val="00C0782D"/>
    <w:rsid w:val="00C07ABA"/>
    <w:rsid w:val="00C114E4"/>
    <w:rsid w:val="00C11C9F"/>
    <w:rsid w:val="00C12389"/>
    <w:rsid w:val="00C13287"/>
    <w:rsid w:val="00C13887"/>
    <w:rsid w:val="00C13E29"/>
    <w:rsid w:val="00C14B03"/>
    <w:rsid w:val="00C150D4"/>
    <w:rsid w:val="00C164C2"/>
    <w:rsid w:val="00C16BFB"/>
    <w:rsid w:val="00C172D5"/>
    <w:rsid w:val="00C1755F"/>
    <w:rsid w:val="00C17A6F"/>
    <w:rsid w:val="00C17BEF"/>
    <w:rsid w:val="00C20B19"/>
    <w:rsid w:val="00C20B52"/>
    <w:rsid w:val="00C20EBC"/>
    <w:rsid w:val="00C21111"/>
    <w:rsid w:val="00C2174D"/>
    <w:rsid w:val="00C21F20"/>
    <w:rsid w:val="00C22D14"/>
    <w:rsid w:val="00C230FA"/>
    <w:rsid w:val="00C234AF"/>
    <w:rsid w:val="00C236DF"/>
    <w:rsid w:val="00C23774"/>
    <w:rsid w:val="00C244AA"/>
    <w:rsid w:val="00C245B8"/>
    <w:rsid w:val="00C24ABD"/>
    <w:rsid w:val="00C24F52"/>
    <w:rsid w:val="00C2727F"/>
    <w:rsid w:val="00C30F38"/>
    <w:rsid w:val="00C31873"/>
    <w:rsid w:val="00C31F1F"/>
    <w:rsid w:val="00C3332B"/>
    <w:rsid w:val="00C33FDB"/>
    <w:rsid w:val="00C3434D"/>
    <w:rsid w:val="00C3490A"/>
    <w:rsid w:val="00C3567A"/>
    <w:rsid w:val="00C35767"/>
    <w:rsid w:val="00C35A22"/>
    <w:rsid w:val="00C35ABD"/>
    <w:rsid w:val="00C360CB"/>
    <w:rsid w:val="00C36187"/>
    <w:rsid w:val="00C361C0"/>
    <w:rsid w:val="00C36A8C"/>
    <w:rsid w:val="00C36D60"/>
    <w:rsid w:val="00C37417"/>
    <w:rsid w:val="00C375C7"/>
    <w:rsid w:val="00C37B8D"/>
    <w:rsid w:val="00C37C5E"/>
    <w:rsid w:val="00C40DC5"/>
    <w:rsid w:val="00C40E44"/>
    <w:rsid w:val="00C41423"/>
    <w:rsid w:val="00C42641"/>
    <w:rsid w:val="00C42E86"/>
    <w:rsid w:val="00C43024"/>
    <w:rsid w:val="00C437D6"/>
    <w:rsid w:val="00C4417D"/>
    <w:rsid w:val="00C441F3"/>
    <w:rsid w:val="00C451E7"/>
    <w:rsid w:val="00C461EB"/>
    <w:rsid w:val="00C462BB"/>
    <w:rsid w:val="00C46A6D"/>
    <w:rsid w:val="00C472F0"/>
    <w:rsid w:val="00C474BE"/>
    <w:rsid w:val="00C4751A"/>
    <w:rsid w:val="00C47F4A"/>
    <w:rsid w:val="00C50BF3"/>
    <w:rsid w:val="00C521AF"/>
    <w:rsid w:val="00C539F1"/>
    <w:rsid w:val="00C53D50"/>
    <w:rsid w:val="00C54183"/>
    <w:rsid w:val="00C550CD"/>
    <w:rsid w:val="00C55E76"/>
    <w:rsid w:val="00C562F0"/>
    <w:rsid w:val="00C56983"/>
    <w:rsid w:val="00C56A27"/>
    <w:rsid w:val="00C56FD0"/>
    <w:rsid w:val="00C57582"/>
    <w:rsid w:val="00C57B0C"/>
    <w:rsid w:val="00C60BCF"/>
    <w:rsid w:val="00C60FA0"/>
    <w:rsid w:val="00C6102B"/>
    <w:rsid w:val="00C621E0"/>
    <w:rsid w:val="00C62367"/>
    <w:rsid w:val="00C62BBD"/>
    <w:rsid w:val="00C63E41"/>
    <w:rsid w:val="00C64A2F"/>
    <w:rsid w:val="00C64B5D"/>
    <w:rsid w:val="00C65AD1"/>
    <w:rsid w:val="00C65D0E"/>
    <w:rsid w:val="00C65D19"/>
    <w:rsid w:val="00C67D79"/>
    <w:rsid w:val="00C70B79"/>
    <w:rsid w:val="00C70CA9"/>
    <w:rsid w:val="00C70D42"/>
    <w:rsid w:val="00C7148A"/>
    <w:rsid w:val="00C71726"/>
    <w:rsid w:val="00C7181D"/>
    <w:rsid w:val="00C71CD9"/>
    <w:rsid w:val="00C72F8E"/>
    <w:rsid w:val="00C73512"/>
    <w:rsid w:val="00C73957"/>
    <w:rsid w:val="00C74098"/>
    <w:rsid w:val="00C7524B"/>
    <w:rsid w:val="00C757ED"/>
    <w:rsid w:val="00C75F1C"/>
    <w:rsid w:val="00C75FBE"/>
    <w:rsid w:val="00C76297"/>
    <w:rsid w:val="00C76957"/>
    <w:rsid w:val="00C77765"/>
    <w:rsid w:val="00C77BE9"/>
    <w:rsid w:val="00C77DE6"/>
    <w:rsid w:val="00C80DB2"/>
    <w:rsid w:val="00C8188A"/>
    <w:rsid w:val="00C81D45"/>
    <w:rsid w:val="00C84546"/>
    <w:rsid w:val="00C847B2"/>
    <w:rsid w:val="00C8676F"/>
    <w:rsid w:val="00C86B60"/>
    <w:rsid w:val="00C87752"/>
    <w:rsid w:val="00C87936"/>
    <w:rsid w:val="00C921D6"/>
    <w:rsid w:val="00C92635"/>
    <w:rsid w:val="00C93A0A"/>
    <w:rsid w:val="00C93C52"/>
    <w:rsid w:val="00C946AE"/>
    <w:rsid w:val="00C954A3"/>
    <w:rsid w:val="00C9775B"/>
    <w:rsid w:val="00CA037D"/>
    <w:rsid w:val="00CA0912"/>
    <w:rsid w:val="00CA094E"/>
    <w:rsid w:val="00CA0D70"/>
    <w:rsid w:val="00CA1399"/>
    <w:rsid w:val="00CA2456"/>
    <w:rsid w:val="00CA3263"/>
    <w:rsid w:val="00CA3782"/>
    <w:rsid w:val="00CA37DB"/>
    <w:rsid w:val="00CA3EC3"/>
    <w:rsid w:val="00CA44B0"/>
    <w:rsid w:val="00CA46DE"/>
    <w:rsid w:val="00CA53AA"/>
    <w:rsid w:val="00CA544C"/>
    <w:rsid w:val="00CA5696"/>
    <w:rsid w:val="00CA5C5B"/>
    <w:rsid w:val="00CA687C"/>
    <w:rsid w:val="00CA6E52"/>
    <w:rsid w:val="00CA7160"/>
    <w:rsid w:val="00CA77EC"/>
    <w:rsid w:val="00CB056A"/>
    <w:rsid w:val="00CB0645"/>
    <w:rsid w:val="00CB0F38"/>
    <w:rsid w:val="00CB11CF"/>
    <w:rsid w:val="00CB17BF"/>
    <w:rsid w:val="00CB18E9"/>
    <w:rsid w:val="00CB293E"/>
    <w:rsid w:val="00CB3F7C"/>
    <w:rsid w:val="00CB5F62"/>
    <w:rsid w:val="00CB6784"/>
    <w:rsid w:val="00CB6B5A"/>
    <w:rsid w:val="00CB6B6D"/>
    <w:rsid w:val="00CB748B"/>
    <w:rsid w:val="00CB75F9"/>
    <w:rsid w:val="00CB7ABE"/>
    <w:rsid w:val="00CC06E8"/>
    <w:rsid w:val="00CC09CF"/>
    <w:rsid w:val="00CC0E05"/>
    <w:rsid w:val="00CC1441"/>
    <w:rsid w:val="00CC192C"/>
    <w:rsid w:val="00CC4711"/>
    <w:rsid w:val="00CC49A1"/>
    <w:rsid w:val="00CC4DCF"/>
    <w:rsid w:val="00CC5CB6"/>
    <w:rsid w:val="00CD1D79"/>
    <w:rsid w:val="00CD2658"/>
    <w:rsid w:val="00CD2ADF"/>
    <w:rsid w:val="00CD32FC"/>
    <w:rsid w:val="00CD36D0"/>
    <w:rsid w:val="00CD36D1"/>
    <w:rsid w:val="00CD3989"/>
    <w:rsid w:val="00CD3B19"/>
    <w:rsid w:val="00CD47D7"/>
    <w:rsid w:val="00CD4FCB"/>
    <w:rsid w:val="00CD686F"/>
    <w:rsid w:val="00CD7791"/>
    <w:rsid w:val="00CD7C81"/>
    <w:rsid w:val="00CE21FC"/>
    <w:rsid w:val="00CE2C88"/>
    <w:rsid w:val="00CE3250"/>
    <w:rsid w:val="00CE3A34"/>
    <w:rsid w:val="00CE3D2A"/>
    <w:rsid w:val="00CE3E26"/>
    <w:rsid w:val="00CE42EF"/>
    <w:rsid w:val="00CE4301"/>
    <w:rsid w:val="00CE46B0"/>
    <w:rsid w:val="00CE4B20"/>
    <w:rsid w:val="00CE5505"/>
    <w:rsid w:val="00CE5A81"/>
    <w:rsid w:val="00CE625E"/>
    <w:rsid w:val="00CE6D7B"/>
    <w:rsid w:val="00CE764E"/>
    <w:rsid w:val="00CF0BB4"/>
    <w:rsid w:val="00CF15C7"/>
    <w:rsid w:val="00CF1A4D"/>
    <w:rsid w:val="00CF1C00"/>
    <w:rsid w:val="00CF1C94"/>
    <w:rsid w:val="00CF2011"/>
    <w:rsid w:val="00CF2E26"/>
    <w:rsid w:val="00CF323B"/>
    <w:rsid w:val="00CF37BB"/>
    <w:rsid w:val="00CF3A3F"/>
    <w:rsid w:val="00CF3B5E"/>
    <w:rsid w:val="00CF54F2"/>
    <w:rsid w:val="00CF67B3"/>
    <w:rsid w:val="00CF6992"/>
    <w:rsid w:val="00CF6A0D"/>
    <w:rsid w:val="00CF6BC9"/>
    <w:rsid w:val="00CF6E4F"/>
    <w:rsid w:val="00D001E5"/>
    <w:rsid w:val="00D00919"/>
    <w:rsid w:val="00D010CF"/>
    <w:rsid w:val="00D02E33"/>
    <w:rsid w:val="00D03184"/>
    <w:rsid w:val="00D03ABB"/>
    <w:rsid w:val="00D03E23"/>
    <w:rsid w:val="00D04893"/>
    <w:rsid w:val="00D0493A"/>
    <w:rsid w:val="00D04E74"/>
    <w:rsid w:val="00D05C4D"/>
    <w:rsid w:val="00D06242"/>
    <w:rsid w:val="00D062F3"/>
    <w:rsid w:val="00D06772"/>
    <w:rsid w:val="00D071A0"/>
    <w:rsid w:val="00D07BBC"/>
    <w:rsid w:val="00D100B0"/>
    <w:rsid w:val="00D101D3"/>
    <w:rsid w:val="00D1091A"/>
    <w:rsid w:val="00D1091F"/>
    <w:rsid w:val="00D11261"/>
    <w:rsid w:val="00D11293"/>
    <w:rsid w:val="00D12D0F"/>
    <w:rsid w:val="00D14EEA"/>
    <w:rsid w:val="00D15F57"/>
    <w:rsid w:val="00D16382"/>
    <w:rsid w:val="00D1696F"/>
    <w:rsid w:val="00D16BAE"/>
    <w:rsid w:val="00D17936"/>
    <w:rsid w:val="00D205AD"/>
    <w:rsid w:val="00D20722"/>
    <w:rsid w:val="00D21155"/>
    <w:rsid w:val="00D218CB"/>
    <w:rsid w:val="00D218E9"/>
    <w:rsid w:val="00D21D5D"/>
    <w:rsid w:val="00D220E7"/>
    <w:rsid w:val="00D2269F"/>
    <w:rsid w:val="00D22BE9"/>
    <w:rsid w:val="00D234D1"/>
    <w:rsid w:val="00D2393A"/>
    <w:rsid w:val="00D23E4F"/>
    <w:rsid w:val="00D253D4"/>
    <w:rsid w:val="00D2625C"/>
    <w:rsid w:val="00D26878"/>
    <w:rsid w:val="00D26B5C"/>
    <w:rsid w:val="00D30BD7"/>
    <w:rsid w:val="00D30ED3"/>
    <w:rsid w:val="00D31FC5"/>
    <w:rsid w:val="00D3248A"/>
    <w:rsid w:val="00D3272D"/>
    <w:rsid w:val="00D32C85"/>
    <w:rsid w:val="00D338B7"/>
    <w:rsid w:val="00D3436E"/>
    <w:rsid w:val="00D347A6"/>
    <w:rsid w:val="00D349C9"/>
    <w:rsid w:val="00D3532E"/>
    <w:rsid w:val="00D374B2"/>
    <w:rsid w:val="00D37605"/>
    <w:rsid w:val="00D37805"/>
    <w:rsid w:val="00D400E7"/>
    <w:rsid w:val="00D40B09"/>
    <w:rsid w:val="00D40D93"/>
    <w:rsid w:val="00D42EF3"/>
    <w:rsid w:val="00D43F85"/>
    <w:rsid w:val="00D43FBF"/>
    <w:rsid w:val="00D45271"/>
    <w:rsid w:val="00D458DA"/>
    <w:rsid w:val="00D463DE"/>
    <w:rsid w:val="00D47555"/>
    <w:rsid w:val="00D47EF8"/>
    <w:rsid w:val="00D51770"/>
    <w:rsid w:val="00D52A98"/>
    <w:rsid w:val="00D52FAB"/>
    <w:rsid w:val="00D54843"/>
    <w:rsid w:val="00D5485F"/>
    <w:rsid w:val="00D55D21"/>
    <w:rsid w:val="00D562E6"/>
    <w:rsid w:val="00D564EB"/>
    <w:rsid w:val="00D607D0"/>
    <w:rsid w:val="00D60CCD"/>
    <w:rsid w:val="00D61211"/>
    <w:rsid w:val="00D612D9"/>
    <w:rsid w:val="00D615D5"/>
    <w:rsid w:val="00D624A4"/>
    <w:rsid w:val="00D6257D"/>
    <w:rsid w:val="00D6278A"/>
    <w:rsid w:val="00D62E7A"/>
    <w:rsid w:val="00D63643"/>
    <w:rsid w:val="00D63DA1"/>
    <w:rsid w:val="00D65E6B"/>
    <w:rsid w:val="00D65E6F"/>
    <w:rsid w:val="00D65F75"/>
    <w:rsid w:val="00D667B4"/>
    <w:rsid w:val="00D67C71"/>
    <w:rsid w:val="00D70841"/>
    <w:rsid w:val="00D70C70"/>
    <w:rsid w:val="00D71B30"/>
    <w:rsid w:val="00D72A20"/>
    <w:rsid w:val="00D736FF"/>
    <w:rsid w:val="00D74549"/>
    <w:rsid w:val="00D76536"/>
    <w:rsid w:val="00D76677"/>
    <w:rsid w:val="00D768E9"/>
    <w:rsid w:val="00D802E4"/>
    <w:rsid w:val="00D803FE"/>
    <w:rsid w:val="00D804DF"/>
    <w:rsid w:val="00D80EE6"/>
    <w:rsid w:val="00D8214C"/>
    <w:rsid w:val="00D82A6F"/>
    <w:rsid w:val="00D82A9C"/>
    <w:rsid w:val="00D832DB"/>
    <w:rsid w:val="00D83596"/>
    <w:rsid w:val="00D83960"/>
    <w:rsid w:val="00D844A2"/>
    <w:rsid w:val="00D8494D"/>
    <w:rsid w:val="00D84F31"/>
    <w:rsid w:val="00D85209"/>
    <w:rsid w:val="00D8539F"/>
    <w:rsid w:val="00D90625"/>
    <w:rsid w:val="00D90BA2"/>
    <w:rsid w:val="00D9282E"/>
    <w:rsid w:val="00D92DAA"/>
    <w:rsid w:val="00D92E9A"/>
    <w:rsid w:val="00D93172"/>
    <w:rsid w:val="00D94B81"/>
    <w:rsid w:val="00D94D02"/>
    <w:rsid w:val="00D96A44"/>
    <w:rsid w:val="00D97967"/>
    <w:rsid w:val="00D97E0E"/>
    <w:rsid w:val="00DA07EF"/>
    <w:rsid w:val="00DA10B3"/>
    <w:rsid w:val="00DA1128"/>
    <w:rsid w:val="00DA3F4D"/>
    <w:rsid w:val="00DA4EC2"/>
    <w:rsid w:val="00DB09FA"/>
    <w:rsid w:val="00DB20BC"/>
    <w:rsid w:val="00DB34FA"/>
    <w:rsid w:val="00DB364B"/>
    <w:rsid w:val="00DB387D"/>
    <w:rsid w:val="00DB4DF1"/>
    <w:rsid w:val="00DB5098"/>
    <w:rsid w:val="00DB5517"/>
    <w:rsid w:val="00DB5EDA"/>
    <w:rsid w:val="00DB61B8"/>
    <w:rsid w:val="00DB6D58"/>
    <w:rsid w:val="00DB732A"/>
    <w:rsid w:val="00DB739D"/>
    <w:rsid w:val="00DB77A8"/>
    <w:rsid w:val="00DB791B"/>
    <w:rsid w:val="00DC04A6"/>
    <w:rsid w:val="00DC1955"/>
    <w:rsid w:val="00DC2095"/>
    <w:rsid w:val="00DC4064"/>
    <w:rsid w:val="00DC4516"/>
    <w:rsid w:val="00DC79DD"/>
    <w:rsid w:val="00DD03F8"/>
    <w:rsid w:val="00DD1B11"/>
    <w:rsid w:val="00DD25B1"/>
    <w:rsid w:val="00DD3C57"/>
    <w:rsid w:val="00DD4498"/>
    <w:rsid w:val="00DD681D"/>
    <w:rsid w:val="00DE01FB"/>
    <w:rsid w:val="00DE0BAA"/>
    <w:rsid w:val="00DE2D55"/>
    <w:rsid w:val="00DE2FE8"/>
    <w:rsid w:val="00DE3447"/>
    <w:rsid w:val="00DE3A19"/>
    <w:rsid w:val="00DE543A"/>
    <w:rsid w:val="00DE6F1C"/>
    <w:rsid w:val="00DF19A9"/>
    <w:rsid w:val="00DF2121"/>
    <w:rsid w:val="00DF32A4"/>
    <w:rsid w:val="00DF4238"/>
    <w:rsid w:val="00DF43EE"/>
    <w:rsid w:val="00DF4C1B"/>
    <w:rsid w:val="00DF69B4"/>
    <w:rsid w:val="00DF7B66"/>
    <w:rsid w:val="00E0076A"/>
    <w:rsid w:val="00E00D66"/>
    <w:rsid w:val="00E022AD"/>
    <w:rsid w:val="00E02B59"/>
    <w:rsid w:val="00E02B73"/>
    <w:rsid w:val="00E03036"/>
    <w:rsid w:val="00E0327D"/>
    <w:rsid w:val="00E03BD8"/>
    <w:rsid w:val="00E06404"/>
    <w:rsid w:val="00E06554"/>
    <w:rsid w:val="00E06682"/>
    <w:rsid w:val="00E069C9"/>
    <w:rsid w:val="00E07E46"/>
    <w:rsid w:val="00E10F7C"/>
    <w:rsid w:val="00E115B6"/>
    <w:rsid w:val="00E12374"/>
    <w:rsid w:val="00E1557A"/>
    <w:rsid w:val="00E1568D"/>
    <w:rsid w:val="00E15825"/>
    <w:rsid w:val="00E16583"/>
    <w:rsid w:val="00E16630"/>
    <w:rsid w:val="00E16B35"/>
    <w:rsid w:val="00E17438"/>
    <w:rsid w:val="00E2010C"/>
    <w:rsid w:val="00E23119"/>
    <w:rsid w:val="00E239C0"/>
    <w:rsid w:val="00E23AD8"/>
    <w:rsid w:val="00E23BEC"/>
    <w:rsid w:val="00E248BB"/>
    <w:rsid w:val="00E25B6E"/>
    <w:rsid w:val="00E26625"/>
    <w:rsid w:val="00E27367"/>
    <w:rsid w:val="00E27727"/>
    <w:rsid w:val="00E30812"/>
    <w:rsid w:val="00E30AC4"/>
    <w:rsid w:val="00E30E4E"/>
    <w:rsid w:val="00E32832"/>
    <w:rsid w:val="00E3297D"/>
    <w:rsid w:val="00E32B73"/>
    <w:rsid w:val="00E33A29"/>
    <w:rsid w:val="00E33C47"/>
    <w:rsid w:val="00E34487"/>
    <w:rsid w:val="00E3467A"/>
    <w:rsid w:val="00E3483F"/>
    <w:rsid w:val="00E352C6"/>
    <w:rsid w:val="00E35365"/>
    <w:rsid w:val="00E360FE"/>
    <w:rsid w:val="00E3648B"/>
    <w:rsid w:val="00E36A42"/>
    <w:rsid w:val="00E36A54"/>
    <w:rsid w:val="00E36D27"/>
    <w:rsid w:val="00E4201E"/>
    <w:rsid w:val="00E4237B"/>
    <w:rsid w:val="00E42737"/>
    <w:rsid w:val="00E42ECC"/>
    <w:rsid w:val="00E440F8"/>
    <w:rsid w:val="00E442FB"/>
    <w:rsid w:val="00E449AA"/>
    <w:rsid w:val="00E4533B"/>
    <w:rsid w:val="00E46092"/>
    <w:rsid w:val="00E467E9"/>
    <w:rsid w:val="00E46878"/>
    <w:rsid w:val="00E47410"/>
    <w:rsid w:val="00E50333"/>
    <w:rsid w:val="00E504FB"/>
    <w:rsid w:val="00E51322"/>
    <w:rsid w:val="00E516FA"/>
    <w:rsid w:val="00E51989"/>
    <w:rsid w:val="00E51C85"/>
    <w:rsid w:val="00E5316A"/>
    <w:rsid w:val="00E5374C"/>
    <w:rsid w:val="00E54D4A"/>
    <w:rsid w:val="00E55040"/>
    <w:rsid w:val="00E557D7"/>
    <w:rsid w:val="00E56123"/>
    <w:rsid w:val="00E56CBB"/>
    <w:rsid w:val="00E5732F"/>
    <w:rsid w:val="00E60FAA"/>
    <w:rsid w:val="00E61657"/>
    <w:rsid w:val="00E61726"/>
    <w:rsid w:val="00E63101"/>
    <w:rsid w:val="00E652AC"/>
    <w:rsid w:val="00E652E4"/>
    <w:rsid w:val="00E657EB"/>
    <w:rsid w:val="00E6598B"/>
    <w:rsid w:val="00E66C18"/>
    <w:rsid w:val="00E67633"/>
    <w:rsid w:val="00E6786D"/>
    <w:rsid w:val="00E708A2"/>
    <w:rsid w:val="00E708FA"/>
    <w:rsid w:val="00E715CA"/>
    <w:rsid w:val="00E72D17"/>
    <w:rsid w:val="00E7314C"/>
    <w:rsid w:val="00E73A88"/>
    <w:rsid w:val="00E73EBC"/>
    <w:rsid w:val="00E7569B"/>
    <w:rsid w:val="00E75860"/>
    <w:rsid w:val="00E75E7A"/>
    <w:rsid w:val="00E75F79"/>
    <w:rsid w:val="00E76320"/>
    <w:rsid w:val="00E7637E"/>
    <w:rsid w:val="00E766ED"/>
    <w:rsid w:val="00E77354"/>
    <w:rsid w:val="00E777B9"/>
    <w:rsid w:val="00E778CD"/>
    <w:rsid w:val="00E801C5"/>
    <w:rsid w:val="00E80C5C"/>
    <w:rsid w:val="00E81A57"/>
    <w:rsid w:val="00E82281"/>
    <w:rsid w:val="00E82312"/>
    <w:rsid w:val="00E82357"/>
    <w:rsid w:val="00E8292B"/>
    <w:rsid w:val="00E829E5"/>
    <w:rsid w:val="00E843C7"/>
    <w:rsid w:val="00E8468B"/>
    <w:rsid w:val="00E85226"/>
    <w:rsid w:val="00E85A4A"/>
    <w:rsid w:val="00E86AB1"/>
    <w:rsid w:val="00E87C54"/>
    <w:rsid w:val="00E9285A"/>
    <w:rsid w:val="00E92FF3"/>
    <w:rsid w:val="00E93183"/>
    <w:rsid w:val="00E93726"/>
    <w:rsid w:val="00E93DA1"/>
    <w:rsid w:val="00E9426D"/>
    <w:rsid w:val="00E95D60"/>
    <w:rsid w:val="00E96303"/>
    <w:rsid w:val="00E96510"/>
    <w:rsid w:val="00E97EDD"/>
    <w:rsid w:val="00EA02E9"/>
    <w:rsid w:val="00EA03D8"/>
    <w:rsid w:val="00EA0D58"/>
    <w:rsid w:val="00EA16F5"/>
    <w:rsid w:val="00EA19AF"/>
    <w:rsid w:val="00EA1F33"/>
    <w:rsid w:val="00EA289B"/>
    <w:rsid w:val="00EA2D12"/>
    <w:rsid w:val="00EA308B"/>
    <w:rsid w:val="00EA3FF3"/>
    <w:rsid w:val="00EA41CB"/>
    <w:rsid w:val="00EA438B"/>
    <w:rsid w:val="00EA47E7"/>
    <w:rsid w:val="00EA63C9"/>
    <w:rsid w:val="00EA6590"/>
    <w:rsid w:val="00EA7040"/>
    <w:rsid w:val="00EB00DD"/>
    <w:rsid w:val="00EB0851"/>
    <w:rsid w:val="00EB0DD5"/>
    <w:rsid w:val="00EB20AD"/>
    <w:rsid w:val="00EB3737"/>
    <w:rsid w:val="00EB3E18"/>
    <w:rsid w:val="00EB4E44"/>
    <w:rsid w:val="00EB50B1"/>
    <w:rsid w:val="00EB57BC"/>
    <w:rsid w:val="00EB672E"/>
    <w:rsid w:val="00EB6CEE"/>
    <w:rsid w:val="00EB714F"/>
    <w:rsid w:val="00EC1791"/>
    <w:rsid w:val="00EC1B47"/>
    <w:rsid w:val="00EC2209"/>
    <w:rsid w:val="00EC2A41"/>
    <w:rsid w:val="00EC2F1C"/>
    <w:rsid w:val="00EC300F"/>
    <w:rsid w:val="00EC33F3"/>
    <w:rsid w:val="00EC3B30"/>
    <w:rsid w:val="00EC43EE"/>
    <w:rsid w:val="00EC5360"/>
    <w:rsid w:val="00EC63E2"/>
    <w:rsid w:val="00EC65FB"/>
    <w:rsid w:val="00EC6EC8"/>
    <w:rsid w:val="00EC6F26"/>
    <w:rsid w:val="00EC7691"/>
    <w:rsid w:val="00ED0457"/>
    <w:rsid w:val="00ED141C"/>
    <w:rsid w:val="00ED17B1"/>
    <w:rsid w:val="00ED2067"/>
    <w:rsid w:val="00ED2F21"/>
    <w:rsid w:val="00ED48E0"/>
    <w:rsid w:val="00ED6521"/>
    <w:rsid w:val="00ED657A"/>
    <w:rsid w:val="00ED7534"/>
    <w:rsid w:val="00EE047C"/>
    <w:rsid w:val="00EE1567"/>
    <w:rsid w:val="00EE1C04"/>
    <w:rsid w:val="00EE1C75"/>
    <w:rsid w:val="00EE1EAA"/>
    <w:rsid w:val="00EE28A9"/>
    <w:rsid w:val="00EE4B9A"/>
    <w:rsid w:val="00EE604F"/>
    <w:rsid w:val="00EE6CF4"/>
    <w:rsid w:val="00EE79FD"/>
    <w:rsid w:val="00EE7FEA"/>
    <w:rsid w:val="00EF0EBC"/>
    <w:rsid w:val="00EF1867"/>
    <w:rsid w:val="00EF1AC3"/>
    <w:rsid w:val="00EF23D6"/>
    <w:rsid w:val="00EF272A"/>
    <w:rsid w:val="00EF27C3"/>
    <w:rsid w:val="00EF32DD"/>
    <w:rsid w:val="00EF3447"/>
    <w:rsid w:val="00EF396E"/>
    <w:rsid w:val="00EF3BF1"/>
    <w:rsid w:val="00EF4368"/>
    <w:rsid w:val="00EF5402"/>
    <w:rsid w:val="00EF5A1E"/>
    <w:rsid w:val="00EF5CC0"/>
    <w:rsid w:val="00EF60C0"/>
    <w:rsid w:val="00EF6437"/>
    <w:rsid w:val="00EF7525"/>
    <w:rsid w:val="00F00058"/>
    <w:rsid w:val="00F004A2"/>
    <w:rsid w:val="00F00630"/>
    <w:rsid w:val="00F0196C"/>
    <w:rsid w:val="00F020B9"/>
    <w:rsid w:val="00F02668"/>
    <w:rsid w:val="00F027B3"/>
    <w:rsid w:val="00F02BC9"/>
    <w:rsid w:val="00F02D57"/>
    <w:rsid w:val="00F03139"/>
    <w:rsid w:val="00F04440"/>
    <w:rsid w:val="00F050CE"/>
    <w:rsid w:val="00F05D7A"/>
    <w:rsid w:val="00F06ADF"/>
    <w:rsid w:val="00F0767A"/>
    <w:rsid w:val="00F07842"/>
    <w:rsid w:val="00F078F3"/>
    <w:rsid w:val="00F10442"/>
    <w:rsid w:val="00F10B33"/>
    <w:rsid w:val="00F10D02"/>
    <w:rsid w:val="00F10FFF"/>
    <w:rsid w:val="00F1149F"/>
    <w:rsid w:val="00F127C0"/>
    <w:rsid w:val="00F1381C"/>
    <w:rsid w:val="00F14CBE"/>
    <w:rsid w:val="00F15713"/>
    <w:rsid w:val="00F15C18"/>
    <w:rsid w:val="00F15CD7"/>
    <w:rsid w:val="00F20136"/>
    <w:rsid w:val="00F202F0"/>
    <w:rsid w:val="00F206F3"/>
    <w:rsid w:val="00F21CA2"/>
    <w:rsid w:val="00F2375E"/>
    <w:rsid w:val="00F23BBF"/>
    <w:rsid w:val="00F246A4"/>
    <w:rsid w:val="00F268B5"/>
    <w:rsid w:val="00F26FAC"/>
    <w:rsid w:val="00F27822"/>
    <w:rsid w:val="00F27A6E"/>
    <w:rsid w:val="00F30470"/>
    <w:rsid w:val="00F31B62"/>
    <w:rsid w:val="00F31F9D"/>
    <w:rsid w:val="00F3258E"/>
    <w:rsid w:val="00F3292C"/>
    <w:rsid w:val="00F32CD8"/>
    <w:rsid w:val="00F32D15"/>
    <w:rsid w:val="00F347D7"/>
    <w:rsid w:val="00F3686F"/>
    <w:rsid w:val="00F3779E"/>
    <w:rsid w:val="00F37EEC"/>
    <w:rsid w:val="00F40553"/>
    <w:rsid w:val="00F40A4C"/>
    <w:rsid w:val="00F41422"/>
    <w:rsid w:val="00F416BF"/>
    <w:rsid w:val="00F4212A"/>
    <w:rsid w:val="00F424D9"/>
    <w:rsid w:val="00F42863"/>
    <w:rsid w:val="00F43368"/>
    <w:rsid w:val="00F43AB0"/>
    <w:rsid w:val="00F43E31"/>
    <w:rsid w:val="00F450D5"/>
    <w:rsid w:val="00F46316"/>
    <w:rsid w:val="00F463E4"/>
    <w:rsid w:val="00F46D25"/>
    <w:rsid w:val="00F47104"/>
    <w:rsid w:val="00F47784"/>
    <w:rsid w:val="00F477AA"/>
    <w:rsid w:val="00F50109"/>
    <w:rsid w:val="00F50570"/>
    <w:rsid w:val="00F50B04"/>
    <w:rsid w:val="00F50CFA"/>
    <w:rsid w:val="00F52105"/>
    <w:rsid w:val="00F52E47"/>
    <w:rsid w:val="00F53BA6"/>
    <w:rsid w:val="00F55002"/>
    <w:rsid w:val="00F551CD"/>
    <w:rsid w:val="00F554F1"/>
    <w:rsid w:val="00F55782"/>
    <w:rsid w:val="00F5739E"/>
    <w:rsid w:val="00F609B5"/>
    <w:rsid w:val="00F60D9B"/>
    <w:rsid w:val="00F628B3"/>
    <w:rsid w:val="00F62F4C"/>
    <w:rsid w:val="00F641C3"/>
    <w:rsid w:val="00F64529"/>
    <w:rsid w:val="00F648BA"/>
    <w:rsid w:val="00F667DB"/>
    <w:rsid w:val="00F66E60"/>
    <w:rsid w:val="00F67807"/>
    <w:rsid w:val="00F67A82"/>
    <w:rsid w:val="00F70A56"/>
    <w:rsid w:val="00F7130B"/>
    <w:rsid w:val="00F71BFC"/>
    <w:rsid w:val="00F72261"/>
    <w:rsid w:val="00F72F95"/>
    <w:rsid w:val="00F73D21"/>
    <w:rsid w:val="00F73E4D"/>
    <w:rsid w:val="00F73F52"/>
    <w:rsid w:val="00F757DD"/>
    <w:rsid w:val="00F75B24"/>
    <w:rsid w:val="00F76551"/>
    <w:rsid w:val="00F800D4"/>
    <w:rsid w:val="00F812C1"/>
    <w:rsid w:val="00F81E64"/>
    <w:rsid w:val="00F8244A"/>
    <w:rsid w:val="00F82C30"/>
    <w:rsid w:val="00F82F19"/>
    <w:rsid w:val="00F8346D"/>
    <w:rsid w:val="00F83746"/>
    <w:rsid w:val="00F8393D"/>
    <w:rsid w:val="00F84B29"/>
    <w:rsid w:val="00F8503F"/>
    <w:rsid w:val="00F85372"/>
    <w:rsid w:val="00F85DFD"/>
    <w:rsid w:val="00F8662A"/>
    <w:rsid w:val="00F86B40"/>
    <w:rsid w:val="00F87440"/>
    <w:rsid w:val="00F9004F"/>
    <w:rsid w:val="00F908E0"/>
    <w:rsid w:val="00F909B9"/>
    <w:rsid w:val="00F909BC"/>
    <w:rsid w:val="00F90FAA"/>
    <w:rsid w:val="00F921E4"/>
    <w:rsid w:val="00F92E56"/>
    <w:rsid w:val="00F92E5D"/>
    <w:rsid w:val="00F93F35"/>
    <w:rsid w:val="00F94447"/>
    <w:rsid w:val="00F94866"/>
    <w:rsid w:val="00F950B0"/>
    <w:rsid w:val="00F9637D"/>
    <w:rsid w:val="00F966BD"/>
    <w:rsid w:val="00F96F7D"/>
    <w:rsid w:val="00F979E3"/>
    <w:rsid w:val="00F97F19"/>
    <w:rsid w:val="00FA07A2"/>
    <w:rsid w:val="00FA1418"/>
    <w:rsid w:val="00FA15C4"/>
    <w:rsid w:val="00FA1664"/>
    <w:rsid w:val="00FA1C0B"/>
    <w:rsid w:val="00FA1E1A"/>
    <w:rsid w:val="00FA2116"/>
    <w:rsid w:val="00FA221E"/>
    <w:rsid w:val="00FA3E06"/>
    <w:rsid w:val="00FA3F02"/>
    <w:rsid w:val="00FA513C"/>
    <w:rsid w:val="00FA534C"/>
    <w:rsid w:val="00FA5786"/>
    <w:rsid w:val="00FA6850"/>
    <w:rsid w:val="00FA74AA"/>
    <w:rsid w:val="00FA76CC"/>
    <w:rsid w:val="00FA77EB"/>
    <w:rsid w:val="00FB0D6E"/>
    <w:rsid w:val="00FB1527"/>
    <w:rsid w:val="00FB2F9E"/>
    <w:rsid w:val="00FB5041"/>
    <w:rsid w:val="00FB6A45"/>
    <w:rsid w:val="00FB710E"/>
    <w:rsid w:val="00FB76CF"/>
    <w:rsid w:val="00FB76E3"/>
    <w:rsid w:val="00FC25C7"/>
    <w:rsid w:val="00FC3255"/>
    <w:rsid w:val="00FC3496"/>
    <w:rsid w:val="00FC6C51"/>
    <w:rsid w:val="00FC7D45"/>
    <w:rsid w:val="00FD07E6"/>
    <w:rsid w:val="00FD0CA9"/>
    <w:rsid w:val="00FD10DD"/>
    <w:rsid w:val="00FD2353"/>
    <w:rsid w:val="00FD35A8"/>
    <w:rsid w:val="00FD4AD7"/>
    <w:rsid w:val="00FD4C58"/>
    <w:rsid w:val="00FD52AC"/>
    <w:rsid w:val="00FD5770"/>
    <w:rsid w:val="00FD5A01"/>
    <w:rsid w:val="00FD6B5C"/>
    <w:rsid w:val="00FD750F"/>
    <w:rsid w:val="00FD7CDA"/>
    <w:rsid w:val="00FD7D1A"/>
    <w:rsid w:val="00FE013B"/>
    <w:rsid w:val="00FE0535"/>
    <w:rsid w:val="00FE0F23"/>
    <w:rsid w:val="00FE10D2"/>
    <w:rsid w:val="00FE260C"/>
    <w:rsid w:val="00FE3499"/>
    <w:rsid w:val="00FE52B4"/>
    <w:rsid w:val="00FE62D3"/>
    <w:rsid w:val="00FE6D15"/>
    <w:rsid w:val="00FE75B6"/>
    <w:rsid w:val="00FE7A74"/>
    <w:rsid w:val="00FE7E0A"/>
    <w:rsid w:val="00FF07C6"/>
    <w:rsid w:val="00FF1C62"/>
    <w:rsid w:val="00FF2402"/>
    <w:rsid w:val="00FF2567"/>
    <w:rsid w:val="00FF409C"/>
    <w:rsid w:val="00FF5826"/>
    <w:rsid w:val="00FF5C13"/>
    <w:rsid w:val="00FF6183"/>
    <w:rsid w:val="00FF6793"/>
    <w:rsid w:val="00FF6D14"/>
    <w:rsid w:val="00FF70A6"/>
    <w:rsid w:val="058A01D7"/>
    <w:rsid w:val="35D23AA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5826D2B"/>
  <w15:docId w15:val="{7F0116A9-0D78-415C-AD2E-495490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qFormat="1"/>
    <w:lsdException w:name="header" w:uiPriority="99"/>
    <w:lsdException w:name="footer" w:semiHidden="1"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C3967"/>
    <w:rPr>
      <w:sz w:val="21"/>
      <w:szCs w:val="24"/>
      <w:lang w:eastAsia="en-US"/>
    </w:rPr>
  </w:style>
  <w:style w:type="paragraph" w:styleId="1">
    <w:name w:val="heading 1"/>
    <w:basedOn w:val="a2"/>
    <w:next w:val="2"/>
    <w:qFormat/>
    <w:pPr>
      <w:keepNext/>
      <w:keepLines/>
      <w:widowControl w:val="0"/>
      <w:numPr>
        <w:numId w:val="1"/>
      </w:numPr>
      <w:tabs>
        <w:tab w:val="left" w:pos="510"/>
      </w:tabs>
      <w:adjustRightInd w:val="0"/>
      <w:snapToGrid w:val="0"/>
      <w:spacing w:before="120" w:after="120"/>
      <w:jc w:val="both"/>
      <w:textAlignment w:val="baseline"/>
      <w:outlineLvl w:val="0"/>
    </w:pPr>
    <w:rPr>
      <w:b/>
      <w:kern w:val="44"/>
      <w:sz w:val="32"/>
      <w:szCs w:val="32"/>
      <w:lang w:eastAsia="zh-CN"/>
    </w:rPr>
  </w:style>
  <w:style w:type="paragraph" w:styleId="2">
    <w:name w:val="heading 2"/>
    <w:basedOn w:val="a2"/>
    <w:next w:val="30"/>
    <w:qFormat/>
    <w:pPr>
      <w:keepNext/>
      <w:keepLines/>
      <w:widowControl w:val="0"/>
      <w:tabs>
        <w:tab w:val="left" w:pos="400"/>
        <w:tab w:val="left" w:pos="510"/>
        <w:tab w:val="left" w:pos="720"/>
        <w:tab w:val="left" w:pos="1440"/>
      </w:tabs>
      <w:adjustRightInd w:val="0"/>
      <w:snapToGrid w:val="0"/>
      <w:spacing w:before="156" w:after="156" w:line="40" w:lineRule="atLeast"/>
      <w:jc w:val="both"/>
      <w:textAlignment w:val="baseline"/>
      <w:outlineLvl w:val="1"/>
    </w:pPr>
    <w:rPr>
      <w:b/>
      <w:sz w:val="28"/>
      <w:szCs w:val="28"/>
      <w:lang w:eastAsia="zh-CN"/>
    </w:rPr>
  </w:style>
  <w:style w:type="paragraph" w:styleId="30">
    <w:name w:val="heading 3"/>
    <w:basedOn w:val="a2"/>
    <w:next w:val="a2"/>
    <w:qFormat/>
    <w:pPr>
      <w:keepNext/>
      <w:keepLines/>
      <w:widowControl w:val="0"/>
      <w:numPr>
        <w:ilvl w:val="2"/>
        <w:numId w:val="1"/>
      </w:numPr>
      <w:tabs>
        <w:tab w:val="left" w:pos="510"/>
      </w:tabs>
      <w:adjustRightInd w:val="0"/>
      <w:snapToGrid w:val="0"/>
      <w:spacing w:before="156" w:after="156"/>
      <w:jc w:val="both"/>
      <w:textAlignment w:val="baseline"/>
      <w:outlineLvl w:val="2"/>
    </w:pPr>
    <w:rPr>
      <w:b/>
      <w:sz w:val="24"/>
      <w:szCs w:val="21"/>
      <w:lang w:eastAsia="zh-CN"/>
    </w:rPr>
  </w:style>
  <w:style w:type="paragraph" w:styleId="4">
    <w:name w:val="heading 4"/>
    <w:basedOn w:val="a2"/>
    <w:next w:val="a2"/>
    <w:qFormat/>
    <w:pPr>
      <w:keepNext/>
      <w:keepLines/>
      <w:widowControl w:val="0"/>
      <w:numPr>
        <w:ilvl w:val="3"/>
        <w:numId w:val="1"/>
      </w:numPr>
      <w:tabs>
        <w:tab w:val="left" w:pos="510"/>
      </w:tabs>
      <w:adjustRightInd w:val="0"/>
      <w:snapToGrid w:val="0"/>
      <w:spacing w:before="80" w:after="80"/>
      <w:jc w:val="both"/>
      <w:textAlignment w:val="baseline"/>
      <w:outlineLvl w:val="3"/>
    </w:pPr>
    <w:rPr>
      <w:b/>
      <w:szCs w:val="21"/>
      <w:lang w:eastAsia="zh-CN"/>
    </w:rPr>
  </w:style>
  <w:style w:type="paragraph" w:styleId="50">
    <w:name w:val="heading 5"/>
    <w:basedOn w:val="a2"/>
    <w:next w:val="a2"/>
    <w:qFormat/>
    <w:pPr>
      <w:keepNext/>
      <w:keepLines/>
      <w:widowControl w:val="0"/>
      <w:numPr>
        <w:ilvl w:val="4"/>
        <w:numId w:val="1"/>
      </w:numPr>
      <w:tabs>
        <w:tab w:val="left" w:pos="510"/>
        <w:tab w:val="left" w:pos="2070"/>
      </w:tabs>
      <w:adjustRightInd w:val="0"/>
      <w:ind w:left="2070" w:hanging="420"/>
      <w:jc w:val="both"/>
      <w:textAlignment w:val="baseline"/>
      <w:outlineLvl w:val="4"/>
    </w:pPr>
    <w:rPr>
      <w:rFonts w:ascii="创艺简楷体" w:eastAsia="创艺简楷体"/>
      <w:b/>
      <w:szCs w:val="21"/>
      <w:lang w:eastAsia="zh-CN"/>
    </w:rPr>
  </w:style>
  <w:style w:type="paragraph" w:styleId="6">
    <w:name w:val="heading 6"/>
    <w:next w:val="a2"/>
    <w:qFormat/>
    <w:pPr>
      <w:tabs>
        <w:tab w:val="left" w:pos="2490"/>
      </w:tabs>
      <w:spacing w:line="360" w:lineRule="auto"/>
      <w:ind w:left="2490" w:hanging="420"/>
      <w:outlineLvl w:val="5"/>
    </w:pPr>
    <w:rPr>
      <w:rFonts w:eastAsia="仿宋_GB2312"/>
      <w:kern w:val="21"/>
      <w:sz w:val="21"/>
    </w:rPr>
  </w:style>
  <w:style w:type="paragraph" w:styleId="7">
    <w:name w:val="heading 7"/>
    <w:basedOn w:val="a2"/>
    <w:next w:val="a3"/>
    <w:qFormat/>
    <w:pPr>
      <w:keepNext/>
      <w:keepLines/>
      <w:widowControl w:val="0"/>
      <w:tabs>
        <w:tab w:val="left" w:pos="1296"/>
      </w:tabs>
      <w:spacing w:before="240" w:after="64" w:line="320" w:lineRule="auto"/>
      <w:ind w:left="1296" w:hanging="1296"/>
      <w:jc w:val="both"/>
      <w:outlineLvl w:val="6"/>
    </w:pPr>
    <w:rPr>
      <w:b/>
      <w:kern w:val="2"/>
      <w:sz w:val="24"/>
      <w:szCs w:val="20"/>
      <w:lang w:eastAsia="zh-CN"/>
    </w:rPr>
  </w:style>
  <w:style w:type="paragraph" w:styleId="8">
    <w:name w:val="heading 8"/>
    <w:basedOn w:val="a2"/>
    <w:next w:val="a3"/>
    <w:qFormat/>
    <w:pPr>
      <w:keepNext/>
      <w:keepLines/>
      <w:widowControl w:val="0"/>
      <w:tabs>
        <w:tab w:val="left" w:pos="1440"/>
      </w:tabs>
      <w:spacing w:before="240" w:after="64" w:line="320" w:lineRule="auto"/>
      <w:ind w:left="1440" w:hanging="1440"/>
      <w:jc w:val="both"/>
      <w:outlineLvl w:val="7"/>
    </w:pPr>
    <w:rPr>
      <w:rFonts w:ascii="Arial" w:eastAsia="黑体" w:hAnsi="Arial"/>
      <w:kern w:val="2"/>
      <w:sz w:val="24"/>
      <w:szCs w:val="20"/>
      <w:lang w:eastAsia="zh-CN"/>
    </w:rPr>
  </w:style>
  <w:style w:type="paragraph" w:styleId="9">
    <w:name w:val="heading 9"/>
    <w:basedOn w:val="a2"/>
    <w:next w:val="a3"/>
    <w:qFormat/>
    <w:pPr>
      <w:keepNext/>
      <w:keepLines/>
      <w:widowControl w:val="0"/>
      <w:tabs>
        <w:tab w:val="left" w:pos="1584"/>
      </w:tabs>
      <w:spacing w:before="240" w:after="64" w:line="320" w:lineRule="auto"/>
      <w:ind w:left="1584" w:hanging="1584"/>
      <w:jc w:val="both"/>
      <w:outlineLvl w:val="8"/>
    </w:pPr>
    <w:rPr>
      <w:rFonts w:ascii="Arial" w:eastAsia="黑体" w:hAnsi="Arial"/>
      <w:kern w:val="2"/>
      <w:szCs w:val="20"/>
      <w:lang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widowControl w:val="0"/>
      <w:ind w:firstLine="420"/>
      <w:jc w:val="both"/>
    </w:pPr>
    <w:rPr>
      <w:kern w:val="2"/>
      <w:szCs w:val="20"/>
      <w:lang w:eastAsia="zh-CN"/>
    </w:rPr>
  </w:style>
  <w:style w:type="paragraph" w:styleId="31">
    <w:name w:val="List 3"/>
    <w:basedOn w:val="a2"/>
    <w:pPr>
      <w:ind w:leftChars="400" w:left="100" w:hangingChars="200" w:hanging="200"/>
    </w:pPr>
  </w:style>
  <w:style w:type="paragraph" w:styleId="a7">
    <w:name w:val="caption"/>
    <w:basedOn w:val="a2"/>
    <w:next w:val="a2"/>
    <w:qFormat/>
    <w:rPr>
      <w:rFonts w:ascii="Arial" w:eastAsia="黑体" w:hAnsi="Arial" w:cs="Arial"/>
      <w:sz w:val="20"/>
      <w:szCs w:val="20"/>
    </w:rPr>
  </w:style>
  <w:style w:type="paragraph" w:styleId="a">
    <w:name w:val="List Bullet"/>
    <w:basedOn w:val="a2"/>
    <w:pPr>
      <w:numPr>
        <w:numId w:val="2"/>
      </w:numPr>
    </w:pPr>
    <w:rPr>
      <w:rFonts w:ascii="Arial" w:hAnsi="Arial"/>
      <w:sz w:val="22"/>
      <w:lang w:val="en-CA" w:eastAsia="zh-CN"/>
    </w:rPr>
  </w:style>
  <w:style w:type="paragraph" w:styleId="a8">
    <w:name w:val="annotation text"/>
    <w:basedOn w:val="a2"/>
    <w:link w:val="Char"/>
    <w:semiHidden/>
    <w:qFormat/>
    <w:pPr>
      <w:jc w:val="both"/>
    </w:pPr>
    <w:rPr>
      <w:rFonts w:ascii="Arial" w:hAnsi="Arial"/>
      <w:sz w:val="24"/>
      <w:szCs w:val="20"/>
      <w:lang w:val="en-CA" w:eastAsia="en-CA"/>
    </w:rPr>
  </w:style>
  <w:style w:type="character" w:customStyle="1" w:styleId="Char">
    <w:name w:val="批注文字 Char"/>
    <w:link w:val="a8"/>
    <w:semiHidden/>
    <w:qFormat/>
    <w:rPr>
      <w:rFonts w:ascii="Arial" w:hAnsi="Arial"/>
      <w:sz w:val="24"/>
      <w:lang w:val="en-CA" w:eastAsia="en-US"/>
    </w:rPr>
  </w:style>
  <w:style w:type="paragraph" w:styleId="32">
    <w:name w:val="Body Text 3"/>
    <w:basedOn w:val="a2"/>
    <w:pPr>
      <w:jc w:val="both"/>
    </w:pPr>
    <w:rPr>
      <w:rFonts w:ascii="Arial" w:eastAsia="MS Mincho" w:hAnsi="Arial" w:cs="Arial"/>
      <w:sz w:val="20"/>
      <w:lang w:val="en-GB"/>
    </w:rPr>
  </w:style>
  <w:style w:type="paragraph" w:styleId="3">
    <w:name w:val="List Bullet 3"/>
    <w:basedOn w:val="a2"/>
    <w:pPr>
      <w:numPr>
        <w:numId w:val="3"/>
      </w:numPr>
      <w:tabs>
        <w:tab w:val="clear" w:pos="1200"/>
        <w:tab w:val="left" w:pos="926"/>
      </w:tabs>
      <w:ind w:left="926"/>
    </w:pPr>
    <w:rPr>
      <w:rFonts w:ascii="Arial" w:hAnsi="Arial"/>
      <w:sz w:val="22"/>
      <w:lang w:val="en-CA" w:eastAsia="zh-CN"/>
    </w:rPr>
  </w:style>
  <w:style w:type="paragraph" w:styleId="a9">
    <w:name w:val="Body Text"/>
    <w:basedOn w:val="a2"/>
    <w:pPr>
      <w:spacing w:after="120"/>
    </w:pPr>
  </w:style>
  <w:style w:type="paragraph" w:styleId="aa">
    <w:name w:val="Body Text Indent"/>
    <w:basedOn w:val="a2"/>
    <w:pPr>
      <w:widowControl w:val="0"/>
      <w:ind w:firstLine="629"/>
      <w:jc w:val="both"/>
    </w:pPr>
    <w:rPr>
      <w:rFonts w:eastAsia="仿宋_GB2312"/>
      <w:kern w:val="2"/>
      <w:sz w:val="32"/>
      <w:szCs w:val="20"/>
      <w:lang w:eastAsia="zh-CN"/>
    </w:rPr>
  </w:style>
  <w:style w:type="paragraph" w:styleId="ab">
    <w:name w:val="Block Text"/>
    <w:basedOn w:val="a2"/>
    <w:pPr>
      <w:tabs>
        <w:tab w:val="left" w:pos="1440"/>
        <w:tab w:val="left" w:pos="7740"/>
      </w:tabs>
      <w:ind w:left="1440" w:right="-540"/>
    </w:pPr>
    <w:rPr>
      <w:rFonts w:ascii="Arial" w:eastAsia="MS Mincho" w:hAnsi="Arial"/>
      <w:sz w:val="22"/>
      <w:lang w:val="en-GB"/>
    </w:rPr>
  </w:style>
  <w:style w:type="paragraph" w:styleId="ac">
    <w:name w:val="Plain Text"/>
    <w:basedOn w:val="a2"/>
    <w:pPr>
      <w:widowControl w:val="0"/>
      <w:jc w:val="both"/>
    </w:pPr>
    <w:rPr>
      <w:rFonts w:ascii="宋体" w:hAnsi="Courier New"/>
      <w:kern w:val="2"/>
      <w:szCs w:val="20"/>
      <w:lang w:eastAsia="zh-CN"/>
    </w:rPr>
  </w:style>
  <w:style w:type="paragraph" w:styleId="ad">
    <w:name w:val="Date"/>
    <w:basedOn w:val="a2"/>
    <w:next w:val="a2"/>
    <w:pPr>
      <w:ind w:leftChars="2500" w:left="100"/>
    </w:pPr>
  </w:style>
  <w:style w:type="paragraph" w:styleId="20">
    <w:name w:val="Body Text Indent 2"/>
    <w:basedOn w:val="a2"/>
    <w:pPr>
      <w:widowControl w:val="0"/>
      <w:ind w:firstLine="645"/>
      <w:jc w:val="both"/>
    </w:pPr>
    <w:rPr>
      <w:rFonts w:ascii="仿宋_GB2312" w:eastAsia="仿宋_GB2312"/>
      <w:kern w:val="2"/>
      <w:sz w:val="32"/>
      <w:szCs w:val="20"/>
      <w:lang w:eastAsia="zh-CN"/>
    </w:rPr>
  </w:style>
  <w:style w:type="paragraph" w:styleId="ae">
    <w:name w:val="endnote text"/>
    <w:basedOn w:val="a2"/>
    <w:semiHidden/>
    <w:pPr>
      <w:widowControl w:val="0"/>
    </w:pPr>
    <w:rPr>
      <w:rFonts w:ascii="CG Times (W1)" w:hAnsi="CG Times (W1)"/>
      <w:sz w:val="20"/>
      <w:szCs w:val="20"/>
      <w:lang w:eastAsia="zh-CN"/>
    </w:rPr>
  </w:style>
  <w:style w:type="paragraph" w:styleId="af">
    <w:name w:val="Balloon Text"/>
    <w:basedOn w:val="a2"/>
    <w:semiHidden/>
    <w:pPr>
      <w:widowControl w:val="0"/>
      <w:jc w:val="both"/>
    </w:pPr>
    <w:rPr>
      <w:kern w:val="2"/>
      <w:sz w:val="18"/>
      <w:szCs w:val="18"/>
      <w:lang w:eastAsia="zh-CN"/>
    </w:rPr>
  </w:style>
  <w:style w:type="paragraph" w:styleId="af0">
    <w:name w:val="footer"/>
    <w:basedOn w:val="a2"/>
    <w:link w:val="Char0"/>
    <w:uiPriority w:val="99"/>
    <w:pPr>
      <w:tabs>
        <w:tab w:val="center" w:pos="4153"/>
        <w:tab w:val="right" w:pos="8306"/>
      </w:tabs>
    </w:pPr>
  </w:style>
  <w:style w:type="character" w:customStyle="1" w:styleId="Char0">
    <w:name w:val="页脚 Char"/>
    <w:basedOn w:val="a4"/>
    <w:link w:val="af0"/>
    <w:uiPriority w:val="99"/>
    <w:rsid w:val="00F206F3"/>
    <w:rPr>
      <w:sz w:val="21"/>
      <w:szCs w:val="24"/>
      <w:lang w:eastAsia="en-US"/>
    </w:rPr>
  </w:style>
  <w:style w:type="paragraph" w:styleId="af1">
    <w:name w:val="header"/>
    <w:basedOn w:val="a2"/>
    <w:link w:val="Char1"/>
    <w:uiPriority w:val="99"/>
    <w:pPr>
      <w:tabs>
        <w:tab w:val="center" w:pos="4153"/>
        <w:tab w:val="right" w:pos="8306"/>
      </w:tabs>
    </w:pPr>
  </w:style>
  <w:style w:type="character" w:customStyle="1" w:styleId="Char1">
    <w:name w:val="页眉 Char"/>
    <w:link w:val="af1"/>
    <w:uiPriority w:val="99"/>
    <w:rPr>
      <w:sz w:val="21"/>
      <w:szCs w:val="24"/>
      <w:lang w:eastAsia="en-US"/>
    </w:rPr>
  </w:style>
  <w:style w:type="paragraph" w:styleId="11">
    <w:name w:val="toc 1"/>
    <w:basedOn w:val="a2"/>
    <w:next w:val="a2"/>
    <w:uiPriority w:val="39"/>
    <w:pPr>
      <w:tabs>
        <w:tab w:val="right" w:leader="dot" w:pos="9360"/>
      </w:tabs>
      <w:suppressAutoHyphens/>
      <w:spacing w:before="480"/>
      <w:ind w:left="720" w:right="720" w:hanging="720"/>
    </w:pPr>
    <w:rPr>
      <w:rFonts w:ascii="Arial" w:eastAsia="MS Mincho" w:hAnsi="Arial"/>
      <w:sz w:val="20"/>
      <w:szCs w:val="20"/>
    </w:rPr>
  </w:style>
  <w:style w:type="paragraph" w:styleId="af2">
    <w:name w:val="Subtitle"/>
    <w:basedOn w:val="a2"/>
    <w:qFormat/>
    <w:pPr>
      <w:widowControl w:val="0"/>
      <w:jc w:val="center"/>
    </w:pPr>
    <w:rPr>
      <w:b/>
      <w:kern w:val="2"/>
      <w:sz w:val="24"/>
      <w:szCs w:val="20"/>
      <w:lang w:eastAsia="zh-CN"/>
    </w:rPr>
  </w:style>
  <w:style w:type="paragraph" w:styleId="5">
    <w:name w:val="List Number 5"/>
    <w:basedOn w:val="a2"/>
    <w:pPr>
      <w:numPr>
        <w:numId w:val="4"/>
      </w:numPr>
      <w:contextualSpacing/>
    </w:pPr>
  </w:style>
  <w:style w:type="paragraph" w:styleId="33">
    <w:name w:val="Body Text Indent 3"/>
    <w:basedOn w:val="a2"/>
    <w:pPr>
      <w:spacing w:after="120"/>
      <w:ind w:leftChars="200" w:left="420"/>
    </w:pPr>
    <w:rPr>
      <w:sz w:val="16"/>
      <w:szCs w:val="16"/>
    </w:rPr>
  </w:style>
  <w:style w:type="paragraph" w:styleId="21">
    <w:name w:val="toc 2"/>
    <w:basedOn w:val="a2"/>
    <w:next w:val="a2"/>
    <w:uiPriority w:val="39"/>
    <w:pPr>
      <w:tabs>
        <w:tab w:val="right" w:leader="dot" w:pos="9360"/>
      </w:tabs>
      <w:suppressAutoHyphens/>
      <w:ind w:left="1440" w:right="720" w:hanging="720"/>
    </w:pPr>
    <w:rPr>
      <w:rFonts w:ascii="Arial" w:eastAsia="MS Mincho" w:hAnsi="Arial"/>
      <w:sz w:val="20"/>
      <w:szCs w:val="20"/>
    </w:rPr>
  </w:style>
  <w:style w:type="paragraph" w:styleId="22">
    <w:name w:val="Body Text 2"/>
    <w:basedOn w:val="a2"/>
    <w:pPr>
      <w:overflowPunct w:val="0"/>
      <w:autoSpaceDE w:val="0"/>
      <w:autoSpaceDN w:val="0"/>
      <w:adjustRightInd w:val="0"/>
      <w:spacing w:line="300" w:lineRule="exact"/>
      <w:ind w:right="340"/>
      <w:jc w:val="both"/>
      <w:textAlignment w:val="baseline"/>
    </w:pPr>
    <w:rPr>
      <w:rFonts w:ascii="Arial" w:hAnsi="Arial"/>
      <w:spacing w:val="-2"/>
      <w:sz w:val="22"/>
      <w:szCs w:val="20"/>
      <w:lang w:eastAsia="zh-CN"/>
    </w:rPr>
  </w:style>
  <w:style w:type="paragraph" w:styleId="af3">
    <w:name w:val="Title"/>
    <w:basedOn w:val="a2"/>
    <w:qFormat/>
    <w:pPr>
      <w:jc w:val="center"/>
    </w:pPr>
    <w:rPr>
      <w:rFonts w:ascii="Arial" w:eastAsia="MS Mincho" w:hAnsi="Arial" w:cs="Arial"/>
      <w:b/>
      <w:bCs/>
      <w:sz w:val="20"/>
      <w:lang w:val="en-GB"/>
    </w:rPr>
  </w:style>
  <w:style w:type="paragraph" w:styleId="af4">
    <w:name w:val="annotation subject"/>
    <w:basedOn w:val="a8"/>
    <w:next w:val="a8"/>
    <w:semiHidden/>
    <w:pPr>
      <w:jc w:val="left"/>
    </w:pPr>
    <w:rPr>
      <w:rFonts w:ascii="Times New Roman" w:hAnsi="Times New Roman"/>
      <w:b/>
      <w:bCs/>
      <w:sz w:val="21"/>
      <w:szCs w:val="24"/>
    </w:rPr>
  </w:style>
  <w:style w:type="table" w:styleId="af5">
    <w:name w:val="Table Grid"/>
    <w:basedOn w:val="a5"/>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age number"/>
  </w:style>
  <w:style w:type="character" w:styleId="af7">
    <w:name w:val="FollowedHyperlink"/>
    <w:rPr>
      <w:color w:val="800080"/>
      <w:u w:val="single"/>
    </w:rPr>
  </w:style>
  <w:style w:type="character" w:styleId="af8">
    <w:name w:val="line number"/>
    <w:rPr>
      <w:rFonts w:ascii="Century Schoolbook" w:eastAsia="Times New Roman" w:hAnsi="Century Schoolbook"/>
      <w:sz w:val="20"/>
    </w:rPr>
  </w:style>
  <w:style w:type="character" w:styleId="af9">
    <w:name w:val="Hyperlink"/>
    <w:uiPriority w:val="99"/>
    <w:rPr>
      <w:rFonts w:ascii="宋体" w:eastAsia="宋体" w:hAnsi="宋体" w:hint="eastAsia"/>
      <w:color w:val="FF0000"/>
      <w:sz w:val="18"/>
      <w:szCs w:val="18"/>
      <w:u w:val="single"/>
    </w:rPr>
  </w:style>
  <w:style w:type="character" w:styleId="afa">
    <w:name w:val="annotation reference"/>
    <w:semiHidden/>
    <w:qFormat/>
    <w:rPr>
      <w:sz w:val="21"/>
      <w:szCs w:val="21"/>
    </w:rPr>
  </w:style>
  <w:style w:type="paragraph" w:customStyle="1" w:styleId="pnc">
    <w:name w:val="pnc"/>
    <w:basedOn w:val="a2"/>
    <w:pPr>
      <w:suppressAutoHyphens/>
      <w:jc w:val="center"/>
    </w:pPr>
    <w:rPr>
      <w:rFonts w:ascii="Arial" w:eastAsia="MS Mincho" w:hAnsi="Arial"/>
      <w:b/>
      <w:sz w:val="20"/>
      <w:szCs w:val="20"/>
    </w:rPr>
  </w:style>
  <w:style w:type="paragraph" w:customStyle="1" w:styleId="b">
    <w:name w:val="b"/>
    <w:basedOn w:val="a2"/>
    <w:pPr>
      <w:suppressAutoHyphens/>
      <w:jc w:val="both"/>
    </w:pPr>
    <w:rPr>
      <w:rFonts w:ascii="Arial" w:eastAsia="MS Mincho" w:hAnsi="Arial"/>
      <w:b/>
      <w:spacing w:val="-2"/>
      <w:sz w:val="20"/>
      <w:szCs w:val="20"/>
    </w:rPr>
  </w:style>
  <w:style w:type="paragraph" w:customStyle="1" w:styleId="Header1">
    <w:name w:val="Header1"/>
    <w:basedOn w:val="a2"/>
    <w:pPr>
      <w:widowControl w:val="0"/>
      <w:tabs>
        <w:tab w:val="left" w:pos="510"/>
      </w:tabs>
      <w:adjustRightInd w:val="0"/>
      <w:spacing w:line="312" w:lineRule="atLeast"/>
      <w:jc w:val="center"/>
      <w:textAlignment w:val="baseline"/>
    </w:pPr>
    <w:rPr>
      <w:rFonts w:ascii="宋体"/>
      <w:b/>
      <w:sz w:val="36"/>
      <w:szCs w:val="36"/>
      <w:lang w:eastAsia="zh-CN"/>
    </w:rPr>
  </w:style>
  <w:style w:type="paragraph" w:customStyle="1" w:styleId="a1">
    <w:name w:val="项目编号"/>
    <w:basedOn w:val="a2"/>
    <w:pPr>
      <w:widowControl w:val="0"/>
      <w:numPr>
        <w:numId w:val="5"/>
      </w:numPr>
      <w:spacing w:after="120"/>
      <w:jc w:val="both"/>
    </w:pPr>
    <w:rPr>
      <w:rFonts w:cs="宋体"/>
      <w:kern w:val="2"/>
      <w:szCs w:val="21"/>
      <w:lang w:eastAsia="zh-CN"/>
    </w:rPr>
  </w:style>
  <w:style w:type="paragraph" w:customStyle="1" w:styleId="074">
    <w:name w:val="样式 首行缩进:  0.74 厘米"/>
    <w:basedOn w:val="a2"/>
    <w:qFormat/>
    <w:pPr>
      <w:widowControl w:val="0"/>
      <w:ind w:firstLine="397"/>
      <w:jc w:val="both"/>
    </w:pPr>
    <w:rPr>
      <w:rFonts w:cs="宋体"/>
      <w:kern w:val="2"/>
      <w:szCs w:val="20"/>
      <w:lang w:eastAsia="zh-CN"/>
    </w:rPr>
  </w:style>
  <w:style w:type="paragraph" w:customStyle="1" w:styleId="222">
    <w:name w:val="样式 样式 样式 正文首行缩进 + 首行缩进:  2 字符 + 首行缩进:  2 字符 + 首行缩进:  2 字符"/>
    <w:basedOn w:val="a2"/>
    <w:pPr>
      <w:widowControl w:val="0"/>
      <w:spacing w:after="120" w:line="360" w:lineRule="auto"/>
      <w:ind w:firstLineChars="200" w:firstLine="420"/>
      <w:jc w:val="both"/>
    </w:pPr>
    <w:rPr>
      <w:rFonts w:cs="宋体"/>
      <w:kern w:val="2"/>
      <w:szCs w:val="21"/>
      <w:lang w:eastAsia="zh-CN"/>
    </w:rPr>
  </w:style>
  <w:style w:type="paragraph" w:customStyle="1" w:styleId="Char2">
    <w:name w:val="Char"/>
    <w:basedOn w:val="a2"/>
    <w:pPr>
      <w:spacing w:after="160" w:line="240" w:lineRule="exact"/>
    </w:pPr>
    <w:rPr>
      <w:rFonts w:ascii="Verdana" w:hAnsi="Verdana"/>
      <w:sz w:val="20"/>
      <w:szCs w:val="20"/>
    </w:rPr>
  </w:style>
  <w:style w:type="paragraph" w:customStyle="1" w:styleId="aaa">
    <w:name w:val="aaa"/>
    <w:basedOn w:val="a2"/>
    <w:pPr>
      <w:widowControl w:val="0"/>
      <w:spacing w:line="360" w:lineRule="auto"/>
      <w:ind w:firstLineChars="200" w:firstLine="200"/>
      <w:jc w:val="both"/>
    </w:pPr>
    <w:rPr>
      <w:color w:val="00004B"/>
      <w:kern w:val="2"/>
      <w:sz w:val="24"/>
      <w:lang w:eastAsia="zh-CN"/>
    </w:rPr>
  </w:style>
  <w:style w:type="character" w:customStyle="1" w:styleId="HTMLMarkup">
    <w:name w:val="HTML Markup"/>
    <w:rPr>
      <w:vanish/>
      <w:color w:val="FF0000"/>
    </w:rPr>
  </w:style>
  <w:style w:type="character" w:customStyle="1" w:styleId="Alph3">
    <w:name w:val="Alph3"/>
    <w:rPr>
      <w:rFonts w:ascii="Century Schoolbook" w:eastAsia="宋体" w:hAnsi="Century Schoolbook"/>
      <w:b/>
      <w:color w:val="auto"/>
      <w:spacing w:val="0"/>
      <w:position w:val="0"/>
      <w:sz w:val="21"/>
    </w:rPr>
  </w:style>
  <w:style w:type="paragraph" w:customStyle="1" w:styleId="afb">
    <w:name w:val="表栏文字"/>
    <w:basedOn w:val="afc"/>
    <w:pPr>
      <w:spacing w:before="120"/>
      <w:jc w:val="center"/>
    </w:pPr>
  </w:style>
  <w:style w:type="paragraph" w:customStyle="1" w:styleId="afc">
    <w:name w:val="文字"/>
    <w:basedOn w:val="a2"/>
    <w:pPr>
      <w:keepLines/>
      <w:autoSpaceDE w:val="0"/>
      <w:autoSpaceDN w:val="0"/>
      <w:spacing w:line="300" w:lineRule="auto"/>
      <w:jc w:val="both"/>
      <w:textAlignment w:val="baseline"/>
    </w:pPr>
    <w:rPr>
      <w:rFonts w:ascii="Century Schoolbook" w:hAnsi="Century Schoolbook"/>
      <w:b/>
      <w:color w:val="000000"/>
      <w:kern w:val="21"/>
      <w:sz w:val="24"/>
      <w:szCs w:val="20"/>
      <w:lang w:eastAsia="zh-CN"/>
    </w:rPr>
  </w:style>
  <w:style w:type="paragraph" w:customStyle="1" w:styleId="12">
    <w:name w:val="样式1"/>
    <w:basedOn w:val="a2"/>
    <w:pPr>
      <w:autoSpaceDE w:val="0"/>
      <w:autoSpaceDN w:val="0"/>
      <w:adjustRightInd w:val="0"/>
      <w:spacing w:line="300" w:lineRule="auto"/>
      <w:ind w:right="45"/>
      <w:textAlignment w:val="baseline"/>
    </w:pPr>
    <w:rPr>
      <w:rFonts w:ascii="Century Schoolbook" w:eastAsia="仿宋体" w:hAnsi="Century Schoolbook"/>
      <w:b/>
      <w:color w:val="00FFFF"/>
      <w:kern w:val="21"/>
      <w:sz w:val="24"/>
      <w:szCs w:val="20"/>
      <w:u w:val="single"/>
      <w:lang w:eastAsia="zh-CN"/>
    </w:rPr>
  </w:style>
  <w:style w:type="paragraph" w:customStyle="1" w:styleId="Headerrigacenrale">
    <w:name w:val="Header riga cenrale"/>
    <w:basedOn w:val="af1"/>
    <w:pPr>
      <w:tabs>
        <w:tab w:val="clear" w:pos="4153"/>
        <w:tab w:val="clear" w:pos="8306"/>
        <w:tab w:val="center" w:pos="4320"/>
        <w:tab w:val="right" w:pos="8640"/>
      </w:tabs>
      <w:jc w:val="center"/>
    </w:pPr>
    <w:rPr>
      <w:rFonts w:ascii="Arial" w:hAnsi="Arial"/>
      <w:b/>
      <w:sz w:val="20"/>
      <w:szCs w:val="18"/>
      <w:lang w:val="en-GB" w:eastAsia="zh-CN"/>
    </w:rPr>
  </w:style>
  <w:style w:type="paragraph" w:customStyle="1" w:styleId="23">
    <w:name w:val="文字2"/>
    <w:basedOn w:val="a2"/>
    <w:pPr>
      <w:widowControl w:val="0"/>
      <w:spacing w:line="300" w:lineRule="auto"/>
      <w:jc w:val="both"/>
    </w:pPr>
    <w:rPr>
      <w:kern w:val="2"/>
      <w:szCs w:val="20"/>
      <w:lang w:eastAsia="zh-CN"/>
    </w:rPr>
  </w:style>
  <w:style w:type="paragraph" w:customStyle="1" w:styleId="WPFORMAT">
    <w:name w:val="WP FORMAT"/>
    <w:pPr>
      <w:tabs>
        <w:tab w:val="left" w:pos="578"/>
        <w:tab w:val="left" w:pos="1729"/>
        <w:tab w:val="left" w:pos="2426"/>
        <w:tab w:val="left" w:pos="3169"/>
      </w:tabs>
      <w:suppressAutoHyphens/>
    </w:pPr>
    <w:rPr>
      <w:rFonts w:ascii="Univers" w:hAnsi="Univers"/>
      <w:sz w:val="22"/>
      <w:lang w:eastAsia="en-US"/>
    </w:rPr>
  </w:style>
  <w:style w:type="paragraph" w:customStyle="1" w:styleId="BodyTextIndent21">
    <w:name w:val="Body Text Indent 21"/>
    <w:basedOn w:val="a2"/>
    <w:pPr>
      <w:widowControl w:val="0"/>
      <w:autoSpaceDE w:val="0"/>
      <w:autoSpaceDN w:val="0"/>
      <w:adjustRightInd w:val="0"/>
      <w:ind w:left="425" w:hanging="65"/>
      <w:jc w:val="both"/>
      <w:textAlignment w:val="baseline"/>
    </w:pPr>
    <w:rPr>
      <w:rFonts w:ascii="宋体" w:hAnsi="Tms Rmn"/>
      <w:sz w:val="32"/>
      <w:szCs w:val="20"/>
      <w:lang w:eastAsia="zh-CN"/>
    </w:rPr>
  </w:style>
  <w:style w:type="paragraph" w:customStyle="1" w:styleId="BodyTextIndent31">
    <w:name w:val="Body Text Indent 31"/>
    <w:basedOn w:val="a2"/>
    <w:pPr>
      <w:widowControl w:val="0"/>
      <w:autoSpaceDE w:val="0"/>
      <w:autoSpaceDN w:val="0"/>
      <w:adjustRightInd w:val="0"/>
      <w:ind w:left="360" w:hanging="360"/>
      <w:jc w:val="both"/>
      <w:textAlignment w:val="baseline"/>
    </w:pPr>
    <w:rPr>
      <w:rFonts w:ascii="宋体" w:hAnsi="Tms Rmn"/>
      <w:sz w:val="24"/>
      <w:szCs w:val="20"/>
      <w:lang w:eastAsia="zh-CN"/>
    </w:rPr>
  </w:style>
  <w:style w:type="paragraph" w:customStyle="1" w:styleId="BodyTextIndent2TimesNewRoman615">
    <w:name w:val="样式 Body Text Indent 2 + Times New Roman 五号 段前: 6 磅 行距: 固定值 15..."/>
    <w:basedOn w:val="BodyTextIndent21"/>
    <w:qFormat/>
    <w:pPr>
      <w:spacing w:before="120" w:line="300" w:lineRule="exact"/>
    </w:pPr>
    <w:rPr>
      <w:rFonts w:ascii="Times New Roman" w:hAnsi="Times New Roman" w:cs="宋体"/>
      <w:sz w:val="21"/>
    </w:rPr>
  </w:style>
  <w:style w:type="paragraph" w:customStyle="1" w:styleId="24">
    <w:name w:val="2级标题"/>
    <w:basedOn w:val="BodyTextIndent21"/>
    <w:pPr>
      <w:spacing w:before="120" w:line="300" w:lineRule="exact"/>
    </w:pPr>
    <w:rPr>
      <w:rFonts w:ascii="Times New Roman" w:hAnsi="Times New Roman" w:cs="宋体"/>
      <w:sz w:val="21"/>
    </w:rPr>
  </w:style>
  <w:style w:type="paragraph" w:customStyle="1" w:styleId="10">
    <w:name w:val="1级"/>
    <w:basedOn w:val="BodyTextIndent21"/>
    <w:pPr>
      <w:numPr>
        <w:numId w:val="6"/>
      </w:numPr>
      <w:spacing w:before="120" w:line="300" w:lineRule="exact"/>
    </w:pPr>
    <w:rPr>
      <w:rFonts w:ascii="Times New Roman" w:hAnsi="Times New Roman" w:cs="宋体"/>
      <w:b/>
      <w:caps/>
      <w:sz w:val="21"/>
      <w:szCs w:val="24"/>
    </w:rPr>
  </w:style>
  <w:style w:type="paragraph" w:customStyle="1" w:styleId="25">
    <w:name w:val="2级"/>
    <w:basedOn w:val="BodyTextIndent21"/>
    <w:pPr>
      <w:spacing w:before="120" w:line="300" w:lineRule="exact"/>
    </w:pPr>
    <w:rPr>
      <w:rFonts w:ascii="Times New Roman" w:hAnsi="Times New Roman" w:cs="宋体"/>
      <w:sz w:val="21"/>
    </w:rPr>
  </w:style>
  <w:style w:type="paragraph" w:customStyle="1" w:styleId="BodyTextIndent2TimesNewRoman6151">
    <w:name w:val="样式 Body Text Indent 2 + Times New Roman 五号 段前: 6 磅 行距: 固定值 15...1"/>
    <w:basedOn w:val="BodyTextIndent21"/>
    <w:pPr>
      <w:numPr>
        <w:numId w:val="7"/>
      </w:numPr>
      <w:spacing w:before="120" w:line="300" w:lineRule="exact"/>
    </w:pPr>
    <w:rPr>
      <w:rFonts w:ascii="Times New Roman" w:hAnsi="Times New Roman" w:cs="宋体"/>
      <w:sz w:val="21"/>
    </w:rPr>
  </w:style>
  <w:style w:type="paragraph" w:customStyle="1" w:styleId="26">
    <w:name w:val="2级级"/>
    <w:basedOn w:val="BodyTextIndent21"/>
    <w:pPr>
      <w:spacing w:before="120" w:line="300" w:lineRule="exact"/>
    </w:pPr>
    <w:rPr>
      <w:rFonts w:ascii="Times New Roman" w:hAnsi="Times New Roman" w:cs="宋体"/>
      <w:sz w:val="21"/>
    </w:rPr>
  </w:style>
  <w:style w:type="paragraph" w:customStyle="1" w:styleId="CharChar1">
    <w:name w:val="Char Char1"/>
    <w:basedOn w:val="a2"/>
    <w:pPr>
      <w:spacing w:after="160" w:line="240" w:lineRule="exact"/>
    </w:pPr>
    <w:rPr>
      <w:rFonts w:ascii="Verdana" w:hAnsi="Verdana"/>
      <w:sz w:val="20"/>
      <w:szCs w:val="20"/>
    </w:rPr>
  </w:style>
  <w:style w:type="paragraph" w:customStyle="1" w:styleId="CharCharCharChar1CharChar">
    <w:name w:val="Char Char Char Char1 Char Char"/>
    <w:basedOn w:val="a2"/>
    <w:pPr>
      <w:spacing w:after="160" w:line="240" w:lineRule="exact"/>
    </w:pPr>
    <w:rPr>
      <w:rFonts w:ascii="Verdana" w:hAnsi="Verdana"/>
      <w:sz w:val="20"/>
      <w:szCs w:val="20"/>
    </w:rPr>
  </w:style>
  <w:style w:type="character" w:customStyle="1" w:styleId="apple-style-span">
    <w:name w:val="apple-style-span"/>
  </w:style>
  <w:style w:type="paragraph" w:customStyle="1" w:styleId="a0">
    <w:name w:val="正文惠生合同"/>
    <w:basedOn w:val="a2"/>
    <w:qFormat/>
    <w:pPr>
      <w:widowControl w:val="0"/>
      <w:numPr>
        <w:ilvl w:val="1"/>
        <w:numId w:val="8"/>
      </w:numPr>
      <w:tabs>
        <w:tab w:val="left" w:pos="680"/>
        <w:tab w:val="left" w:pos="964"/>
      </w:tabs>
      <w:snapToGrid w:val="0"/>
      <w:spacing w:before="120"/>
      <w:outlineLvl w:val="0"/>
    </w:pPr>
    <w:rPr>
      <w:lang w:eastAsia="zh-CN"/>
    </w:rPr>
  </w:style>
  <w:style w:type="paragraph" w:customStyle="1" w:styleId="afd">
    <w:name w:val="记录表格标题"/>
    <w:basedOn w:val="a2"/>
    <w:pPr>
      <w:jc w:val="center"/>
    </w:pPr>
    <w:rPr>
      <w:rFonts w:eastAsia="黑体"/>
      <w:sz w:val="32"/>
      <w:szCs w:val="32"/>
    </w:rPr>
  </w:style>
  <w:style w:type="paragraph" w:customStyle="1" w:styleId="afe">
    <w:name w:val="小标题"/>
    <w:link w:val="Char3"/>
    <w:qFormat/>
    <w:pPr>
      <w:spacing w:line="360" w:lineRule="exact"/>
      <w:ind w:hangingChars="200" w:hanging="420"/>
    </w:pPr>
    <w:rPr>
      <w:rFonts w:cs="宋体"/>
      <w:b/>
      <w:caps/>
      <w:sz w:val="21"/>
      <w:szCs w:val="24"/>
    </w:rPr>
  </w:style>
  <w:style w:type="character" w:customStyle="1" w:styleId="Char3">
    <w:name w:val="小标题 Char"/>
    <w:link w:val="afe"/>
    <w:rPr>
      <w:rFonts w:cs="宋体"/>
      <w:b/>
      <w:caps/>
      <w:sz w:val="21"/>
      <w:szCs w:val="24"/>
    </w:rPr>
  </w:style>
  <w:style w:type="paragraph" w:styleId="aff">
    <w:name w:val="List Paragraph"/>
    <w:basedOn w:val="a2"/>
    <w:link w:val="Char4"/>
    <w:uiPriority w:val="1"/>
    <w:qFormat/>
    <w:pPr>
      <w:ind w:firstLineChars="200" w:firstLine="420"/>
    </w:pPr>
  </w:style>
  <w:style w:type="character" w:customStyle="1" w:styleId="Char4">
    <w:name w:val="列出段落 Char"/>
    <w:link w:val="aff"/>
    <w:uiPriority w:val="1"/>
    <w:locked/>
    <w:rPr>
      <w:sz w:val="21"/>
      <w:szCs w:val="24"/>
    </w:rPr>
  </w:style>
  <w:style w:type="paragraph" w:customStyle="1" w:styleId="Revision1">
    <w:name w:val="Revision1"/>
    <w:uiPriority w:val="99"/>
    <w:semiHidden/>
    <w:rPr>
      <w:sz w:val="21"/>
      <w:szCs w:val="24"/>
      <w:lang w:eastAsia="en-US"/>
    </w:rPr>
  </w:style>
  <w:style w:type="paragraph" w:customStyle="1" w:styleId="Titolo2-DB">
    <w:name w:val="Titolo2 - DB"/>
    <w:basedOn w:val="a2"/>
    <w:uiPriority w:val="99"/>
    <w:qFormat/>
    <w:pPr>
      <w:numPr>
        <w:numId w:val="9"/>
      </w:numPr>
    </w:pPr>
    <w:rPr>
      <w:rFonts w:ascii="Verdana" w:eastAsia="Times New Roman" w:hAnsi="Verdana"/>
      <w:b/>
      <w:sz w:val="22"/>
      <w:lang w:val="en-GB" w:eastAsia="it-IT"/>
    </w:rPr>
  </w:style>
  <w:style w:type="paragraph" w:customStyle="1" w:styleId="Titolo3-DB">
    <w:name w:val="Titolo 3 - DB"/>
    <w:basedOn w:val="a2"/>
    <w:qFormat/>
    <w:pPr>
      <w:numPr>
        <w:ilvl w:val="1"/>
        <w:numId w:val="9"/>
      </w:numPr>
      <w:jc w:val="both"/>
    </w:pPr>
    <w:rPr>
      <w:rFonts w:ascii="Verdana" w:eastAsia="Times New Roman" w:hAnsi="Verdana"/>
      <w:sz w:val="20"/>
      <w:u w:val="single"/>
      <w:lang w:val="en-GB" w:eastAsia="it-IT"/>
    </w:rPr>
  </w:style>
  <w:style w:type="character" w:customStyle="1" w:styleId="13">
    <w:name w:val="未处理的提及1"/>
    <w:uiPriority w:val="99"/>
    <w:semiHidden/>
    <w:unhideWhenUsed/>
    <w:rPr>
      <w:color w:val="605E5C"/>
      <w:shd w:val="clear" w:color="auto" w:fill="E1DFDD"/>
    </w:rPr>
  </w:style>
  <w:style w:type="paragraph" w:customStyle="1" w:styleId="puntoelenco1livello">
    <w:name w:val="punto elenco 1° livello"/>
    <w:basedOn w:val="a2"/>
    <w:pPr>
      <w:numPr>
        <w:numId w:val="10"/>
      </w:numPr>
      <w:spacing w:before="60" w:after="60" w:line="320" w:lineRule="exact"/>
      <w:ind w:right="964"/>
    </w:pPr>
    <w:rPr>
      <w:rFonts w:ascii="Verdana" w:eastAsia="PMingLiU" w:hAnsi="Verdana"/>
      <w:sz w:val="24"/>
      <w:szCs w:val="20"/>
      <w:lang w:val="zh-CN" w:eastAsia="zh-CN"/>
    </w:rPr>
  </w:style>
  <w:style w:type="paragraph" w:customStyle="1" w:styleId="puntoelenco2livello">
    <w:name w:val="punto elenco 2° livello"/>
    <w:basedOn w:val="puntoelenco1livello"/>
    <w:pPr>
      <w:numPr>
        <w:ilvl w:val="1"/>
      </w:numPr>
    </w:pPr>
  </w:style>
  <w:style w:type="paragraph" w:customStyle="1" w:styleId="puntoelenco3livello">
    <w:name w:val="punto elenco 3° livello"/>
    <w:basedOn w:val="puntoelenco2livello"/>
    <w:pPr>
      <w:numPr>
        <w:ilvl w:val="2"/>
      </w:numPr>
      <w:tabs>
        <w:tab w:val="left" w:pos="1800"/>
      </w:tabs>
    </w:pPr>
  </w:style>
  <w:style w:type="paragraph" w:customStyle="1" w:styleId="27">
    <w:name w:val="样式2"/>
    <w:basedOn w:val="a2"/>
    <w:link w:val="2Char"/>
    <w:qFormat/>
    <w:rsid w:val="00A82A31"/>
    <w:pPr>
      <w:widowControl w:val="0"/>
      <w:tabs>
        <w:tab w:val="left" w:pos="1260"/>
      </w:tabs>
      <w:autoSpaceDE w:val="0"/>
      <w:autoSpaceDN w:val="0"/>
      <w:adjustRightInd w:val="0"/>
      <w:spacing w:afterLines="50" w:after="120"/>
      <w:textAlignment w:val="baseline"/>
    </w:pPr>
    <w:rPr>
      <w:lang w:eastAsia="zh-CN"/>
    </w:rPr>
  </w:style>
  <w:style w:type="character" w:customStyle="1" w:styleId="2Char">
    <w:name w:val="样式2 Char"/>
    <w:basedOn w:val="a4"/>
    <w:link w:val="27"/>
    <w:rsid w:val="00A82A31"/>
    <w:rPr>
      <w:sz w:val="21"/>
      <w:szCs w:val="24"/>
    </w:rPr>
  </w:style>
  <w:style w:type="paragraph" w:styleId="aff0">
    <w:name w:val="Revision"/>
    <w:hidden/>
    <w:uiPriority w:val="99"/>
    <w:semiHidden/>
    <w:rsid w:val="00535EA5"/>
    <w:rPr>
      <w:sz w:val="21"/>
      <w:szCs w:val="24"/>
      <w:lang w:eastAsia="en-US"/>
    </w:rPr>
  </w:style>
  <w:style w:type="character" w:customStyle="1" w:styleId="transsent">
    <w:name w:val="transsent"/>
    <w:basedOn w:val="a4"/>
    <w:rsid w:val="007861C8"/>
  </w:style>
  <w:style w:type="paragraph" w:customStyle="1" w:styleId="UK11Block05">
    <w:name w:val="UK11 Block 0.5"/>
    <w:basedOn w:val="a2"/>
    <w:link w:val="UK11Block05Char"/>
    <w:qFormat/>
    <w:rsid w:val="00D43F85"/>
    <w:pPr>
      <w:spacing w:after="240" w:line="246" w:lineRule="atLeast"/>
      <w:ind w:left="720"/>
      <w:jc w:val="both"/>
    </w:pPr>
    <w:rPr>
      <w:rFonts w:eastAsia="Times New Roman"/>
      <w:sz w:val="22"/>
    </w:rPr>
  </w:style>
  <w:style w:type="character" w:customStyle="1" w:styleId="UK11Block05Char">
    <w:name w:val="UK11 Block 0.5 Char"/>
    <w:link w:val="UK11Block05"/>
    <w:rsid w:val="00D43F85"/>
    <w:rPr>
      <w:rFonts w:eastAsia="Times New Roman"/>
      <w:sz w:val="22"/>
      <w:szCs w:val="24"/>
      <w:lang w:eastAsia="en-US"/>
    </w:rPr>
  </w:style>
  <w:style w:type="paragraph" w:customStyle="1" w:styleId="-1">
    <w:name w:val="编号-列项1级"/>
    <w:basedOn w:val="a2"/>
    <w:qFormat/>
    <w:rsid w:val="00EA7040"/>
    <w:pPr>
      <w:widowControl w:val="0"/>
      <w:numPr>
        <w:numId w:val="57"/>
      </w:numPr>
      <w:jc w:val="both"/>
    </w:pPr>
    <w:rPr>
      <w:rFonts w:ascii="Arial" w:hAnsi="Arial"/>
      <w:kern w:val="2"/>
      <w:sz w:val="24"/>
      <w:lang w:eastAsia="zh-CN"/>
    </w:rPr>
  </w:style>
  <w:style w:type="paragraph" w:customStyle="1" w:styleId="-2">
    <w:name w:val="编号-列项2级"/>
    <w:basedOn w:val="a2"/>
    <w:qFormat/>
    <w:rsid w:val="00EA7040"/>
    <w:pPr>
      <w:widowControl w:val="0"/>
      <w:numPr>
        <w:ilvl w:val="1"/>
        <w:numId w:val="57"/>
      </w:numPr>
      <w:tabs>
        <w:tab w:val="left" w:pos="1327"/>
      </w:tabs>
      <w:jc w:val="both"/>
    </w:pPr>
    <w:rPr>
      <w:rFonts w:ascii="Arial" w:hAnsi="Arial"/>
      <w:kern w:val="2"/>
      <w:sz w:val="24"/>
      <w:lang w:eastAsia="zh-CN"/>
    </w:rPr>
  </w:style>
  <w:style w:type="character" w:customStyle="1" w:styleId="fontstyle01">
    <w:name w:val="fontstyle01"/>
    <w:basedOn w:val="a4"/>
    <w:rsid w:val="00C17BEF"/>
    <w:rPr>
      <w:rFonts w:ascii="Times New Roman" w:hAnsi="Times New Roman" w:cs="Times New Roman" w:hint="default"/>
      <w:b w:val="0"/>
      <w:bCs w:val="0"/>
      <w:i w:val="0"/>
      <w:iCs w:val="0"/>
      <w:color w:val="000000"/>
      <w:sz w:val="18"/>
      <w:szCs w:val="18"/>
    </w:rPr>
  </w:style>
  <w:style w:type="character" w:styleId="aff1">
    <w:name w:val="Strong"/>
    <w:basedOn w:val="a4"/>
    <w:uiPriority w:val="22"/>
    <w:qFormat/>
    <w:rsid w:val="00291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217222">
      <w:bodyDiv w:val="1"/>
      <w:marLeft w:val="0"/>
      <w:marRight w:val="0"/>
      <w:marTop w:val="0"/>
      <w:marBottom w:val="0"/>
      <w:divBdr>
        <w:top w:val="none" w:sz="0" w:space="0" w:color="auto"/>
        <w:left w:val="none" w:sz="0" w:space="0" w:color="auto"/>
        <w:bottom w:val="none" w:sz="0" w:space="0" w:color="auto"/>
        <w:right w:val="none" w:sz="0" w:space="0" w:color="auto"/>
      </w:divBdr>
      <w:divsChild>
        <w:div w:id="1477406792">
          <w:marLeft w:val="0"/>
          <w:marRight w:val="0"/>
          <w:marTop w:val="0"/>
          <w:marBottom w:val="0"/>
          <w:divBdr>
            <w:top w:val="none" w:sz="0" w:space="0" w:color="auto"/>
            <w:left w:val="none" w:sz="0" w:space="0" w:color="auto"/>
            <w:bottom w:val="none" w:sz="0" w:space="0" w:color="auto"/>
            <w:right w:val="none" w:sz="0" w:space="0" w:color="auto"/>
          </w:divBdr>
        </w:div>
        <w:div w:id="355472349">
          <w:marLeft w:val="0"/>
          <w:marRight w:val="0"/>
          <w:marTop w:val="0"/>
          <w:marBottom w:val="0"/>
          <w:divBdr>
            <w:top w:val="none" w:sz="0" w:space="0" w:color="auto"/>
            <w:left w:val="none" w:sz="0" w:space="0" w:color="auto"/>
            <w:bottom w:val="none" w:sz="0" w:space="0" w:color="auto"/>
            <w:right w:val="none" w:sz="0" w:space="0" w:color="auto"/>
          </w:divBdr>
        </w:div>
        <w:div w:id="553196311">
          <w:marLeft w:val="0"/>
          <w:marRight w:val="0"/>
          <w:marTop w:val="0"/>
          <w:marBottom w:val="0"/>
          <w:divBdr>
            <w:top w:val="none" w:sz="0" w:space="0" w:color="auto"/>
            <w:left w:val="none" w:sz="0" w:space="0" w:color="auto"/>
            <w:bottom w:val="none" w:sz="0" w:space="0" w:color="auto"/>
            <w:right w:val="none" w:sz="0" w:space="0" w:color="auto"/>
          </w:divBdr>
        </w:div>
        <w:div w:id="1678726592">
          <w:marLeft w:val="0"/>
          <w:marRight w:val="0"/>
          <w:marTop w:val="0"/>
          <w:marBottom w:val="0"/>
          <w:divBdr>
            <w:top w:val="none" w:sz="0" w:space="0" w:color="auto"/>
            <w:left w:val="none" w:sz="0" w:space="0" w:color="auto"/>
            <w:bottom w:val="none" w:sz="0" w:space="0" w:color="auto"/>
            <w:right w:val="none" w:sz="0" w:space="0" w:color="auto"/>
          </w:divBdr>
        </w:div>
        <w:div w:id="1102072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FAB3BF-D815-46D5-9ACD-4238D8BE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18214</Words>
  <Characters>103825</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标题使用黑体10</vt:lpstr>
    </vt:vector>
  </TitlesOfParts>
  <Company/>
  <LinksUpToDate>false</LinksUpToDate>
  <CharactersWithSpaces>121796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标题使用黑体10</dc:title>
  <dc:creator>Office 2004</dc:creator>
  <cp:lastModifiedBy>冯蕴潇</cp:lastModifiedBy>
  <cp:revision>3</cp:revision>
  <cp:lastPrinted>2021-04-13T21:42:00Z</cp:lastPrinted>
  <dcterms:created xsi:type="dcterms:W3CDTF">2025-11-16T11:39:00Z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FB5D1CAA43844E9C942F92A4A9A92683</vt:lpwstr>
  </property>
</Properties>
</file>